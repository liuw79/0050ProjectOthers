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56" w:beforeLines="50" w:after="156" w:afterLines="50" w:line="340" w:lineRule="exact"/>
        <w:jc w:val="center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                                                                    合同编号：</w:t>
      </w:r>
      <w:r>
        <w:rPr>
          <w:rFonts w:ascii="微软雅黑" w:hAnsi="微软雅黑" w:eastAsia="微软雅黑" w:cs="微软雅黑"/>
          <w:szCs w:val="21"/>
        </w:rPr>
        <w:t>GW-202208108-ZS-ZS-ZS-ZS-ZS-ZS-ZS</w:t>
      </w:r>
    </w:p>
    <w:p>
      <w:pPr>
        <w:ind w:right="210"/>
        <w:jc w:val="right"/>
        <w:rPr>
          <w:rFonts w:ascii="微软雅黑" w:hAnsi="微软雅黑" w:eastAsia="微软雅黑" w:cs="微软雅黑"/>
          <w:b/>
          <w:bCs/>
          <w:szCs w:val="21"/>
          <w:lang w:eastAsia="zh-Hans"/>
        </w:rPr>
      </w:pPr>
      <w:r>
        <w:rPr>
          <w:rFonts w:hint="eastAsia" w:ascii="微软雅黑" w:hAnsi="微软雅黑" w:eastAsia="微软雅黑" w:cs="微软雅黑"/>
          <w:b/>
          <w:bCs/>
          <w:szCs w:val="21"/>
          <w:lang w:eastAsia="zh-Hans"/>
        </w:rPr>
        <w:t>合同签订地：深圳市罗湖区</w:t>
      </w:r>
    </w:p>
    <w:p>
      <w:pPr>
        <w:jc w:val="right"/>
        <w:rPr>
          <w:rFonts w:ascii="微软雅黑" w:hAnsi="微软雅黑" w:eastAsia="微软雅黑" w:cs="微软雅黑"/>
          <w:b/>
          <w:bCs/>
          <w:szCs w:val="21"/>
          <w:lang w:eastAsia="zh-Hans"/>
        </w:rPr>
      </w:pPr>
    </w:p>
    <w:p>
      <w:pPr>
        <w:snapToGrid w:val="0"/>
        <w:spacing w:after="156" w:afterLines="50" w:line="440" w:lineRule="exact"/>
        <w:jc w:val="center"/>
        <w:rPr>
          <w:rFonts w:ascii="微软雅黑" w:hAnsi="微软雅黑" w:eastAsia="微软雅黑" w:cs="微软雅黑"/>
          <w:b/>
          <w:bCs/>
          <w:color w:val="000000"/>
          <w:sz w:val="36"/>
        </w:rPr>
      </w:pPr>
      <w:r>
        <w:rPr>
          <w:rFonts w:hint="eastAsia" w:ascii="微软雅黑" w:hAnsi="微软雅黑" w:eastAsia="微软雅黑" w:cs="微软雅黑"/>
          <w:b/>
          <w:bCs/>
          <w:sz w:val="36"/>
        </w:rPr>
        <w:t>企业培训咨询管理服务协议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甲方 ：</w:t>
      </w:r>
      <w:r>
        <w:rPr>
          <w:rFonts w:ascii="微软雅黑" w:hAnsi="微软雅黑" w:eastAsia="微软雅黑" w:cs="微软雅黑"/>
          <w:szCs w:val="21"/>
        </w:rPr>
        <w:t>上海网鱼信息科技有限公司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color w:val="000000"/>
          <w:szCs w:val="21"/>
          <w:u w:val="single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Cs w:val="21"/>
          <w:u w:val="single"/>
          <w:lang w:eastAsia="zh-Hans"/>
        </w:rPr>
        <w:t>统一社会信用证代码/身份证号码：</w:t>
      </w:r>
      <w:r>
        <w:rPr>
          <w:rFonts w:ascii="微软雅黑" w:hAnsi="微软雅黑" w:eastAsia="微软雅黑" w:cs="微软雅黑"/>
          <w:color w:val="000000"/>
          <w:szCs w:val="21"/>
          <w:u w:val="single"/>
          <w:lang w:eastAsia="zh-Hans"/>
        </w:rPr>
        <w:t>91310117086231052A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color w:val="000000"/>
          <w:szCs w:val="21"/>
          <w:u w:val="single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Cs w:val="21"/>
          <w:u w:val="single"/>
          <w:lang w:eastAsia="zh-Hans"/>
        </w:rPr>
        <w:t>联系人：</w:t>
      </w:r>
      <w:r>
        <w:rPr>
          <w:rFonts w:ascii="微软雅黑" w:hAnsi="微软雅黑" w:eastAsia="微软雅黑" w:cs="微软雅黑"/>
          <w:color w:val="000000"/>
          <w:szCs w:val="21"/>
          <w:u w:val="single"/>
          <w:lang w:eastAsia="zh-Hans"/>
        </w:rPr>
        <w:t>宋颖吟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color w:val="000000"/>
          <w:szCs w:val="21"/>
          <w:u w:val="single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szCs w:val="21"/>
          <w:u w:val="single"/>
          <w:lang w:eastAsia="zh-Hans"/>
        </w:rPr>
        <w:t>联系电话：</w:t>
      </w:r>
      <w:r>
        <w:rPr>
          <w:rFonts w:ascii="微软雅黑" w:hAnsi="微软雅黑" w:eastAsia="微软雅黑" w:cs="微软雅黑"/>
          <w:color w:val="000000"/>
          <w:szCs w:val="21"/>
          <w:u w:val="single"/>
          <w:lang w:eastAsia="zh-Hans"/>
        </w:rPr>
        <w:t>13801869093</w:t>
      </w:r>
    </w:p>
    <w:p>
      <w:pPr>
        <w:spacing w:line="340" w:lineRule="atLeast"/>
        <w:jc w:val="left"/>
        <w:rPr>
          <w:ins w:id="0" w:author="法务部" w:date="2022-11-02T14:50:00Z"/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color w:val="000000"/>
          <w:szCs w:val="21"/>
          <w:u w:val="single"/>
          <w:lang w:eastAsia="zh-Hans"/>
        </w:rPr>
        <w:t>电子邮箱：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b w:val="0"/>
          <w:bCs/>
          <w:szCs w:val="21"/>
          <w:u w:val="single"/>
        </w:rPr>
      </w:pPr>
      <w:ins w:id="1" w:author="法务部" w:date="2022-11-02T14:50:00Z">
        <w:r>
          <w:rPr>
            <w:rFonts w:hint="eastAsia" w:ascii="微软雅黑" w:hAnsi="微软雅黑" w:eastAsia="微软雅黑" w:cs="微软雅黑"/>
            <w:b w:val="0"/>
            <w:bCs/>
            <w:szCs w:val="21"/>
            <w:u w:val="single"/>
          </w:rPr>
          <w:t>联系地址：上海市松江区漕松路1号三号楼</w:t>
        </w:r>
      </w:ins>
    </w:p>
    <w:p>
      <w:pPr>
        <w:spacing w:line="340" w:lineRule="atLeast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乙方 ：</w:t>
      </w:r>
      <w:r>
        <w:rPr>
          <w:rFonts w:hint="eastAsia" w:ascii="微软雅黑" w:hAnsi="微软雅黑" w:eastAsia="微软雅黑" w:cs="微软雅黑"/>
          <w:b/>
          <w:szCs w:val="21"/>
        </w:rPr>
        <w:t>高维信息技术（深圳）有限公司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szCs w:val="21"/>
          <w:u w:val="single"/>
          <w:lang w:eastAsia="zh-Hans"/>
        </w:rPr>
      </w:pPr>
      <w:r>
        <w:rPr>
          <w:rFonts w:hint="eastAsia" w:ascii="微软雅黑" w:hAnsi="微软雅黑" w:eastAsia="微软雅黑" w:cs="微软雅黑"/>
          <w:szCs w:val="21"/>
          <w:u w:val="single"/>
          <w:lang w:eastAsia="zh-Hans"/>
        </w:rPr>
        <w:t>联系人：</w:t>
      </w:r>
      <w:r>
        <w:rPr>
          <w:rFonts w:ascii="微软雅黑" w:hAnsi="微软雅黑" w:eastAsia="微软雅黑" w:cs="微软雅黑"/>
          <w:szCs w:val="21"/>
          <w:u w:val="single"/>
          <w:lang w:eastAsia="zh-Hans"/>
        </w:rPr>
        <w:t>伍悦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szCs w:val="21"/>
          <w:u w:val="single"/>
          <w:lang w:eastAsia="zh-Hans"/>
        </w:rPr>
      </w:pPr>
      <w:r>
        <w:rPr>
          <w:rFonts w:hint="eastAsia" w:ascii="微软雅黑" w:hAnsi="微软雅黑" w:eastAsia="微软雅黑" w:cs="微软雅黑"/>
          <w:szCs w:val="21"/>
          <w:u w:val="single"/>
          <w:lang w:eastAsia="zh-Hans"/>
        </w:rPr>
        <w:t>联系电话：</w:t>
      </w:r>
      <w:r>
        <w:rPr>
          <w:rFonts w:ascii="微软雅黑" w:hAnsi="微软雅黑" w:eastAsia="微软雅黑" w:cs="微软雅黑"/>
          <w:szCs w:val="21"/>
          <w:u w:val="single"/>
          <w:lang w:eastAsia="zh-Hans"/>
        </w:rPr>
        <w:t>15802182660</w:t>
      </w:r>
    </w:p>
    <w:p>
      <w:pPr>
        <w:spacing w:line="340" w:lineRule="atLeast"/>
        <w:rPr>
          <w:ins w:id="2" w:author="法务部" w:date="2022-11-02T14:50:00Z"/>
          <w:rFonts w:ascii="微软雅黑" w:hAnsi="微软雅黑" w:eastAsia="微软雅黑" w:cs="微软雅黑"/>
          <w:szCs w:val="21"/>
          <w:u w:val="single"/>
          <w:lang w:eastAsia="zh-Hans"/>
        </w:rPr>
      </w:pPr>
      <w:r>
        <w:rPr>
          <w:rFonts w:hint="eastAsia" w:ascii="微软雅黑" w:hAnsi="微软雅黑" w:eastAsia="微软雅黑" w:cs="微软雅黑"/>
          <w:szCs w:val="21"/>
          <w:u w:val="single"/>
          <w:lang w:eastAsia="zh-Hans"/>
        </w:rPr>
        <w:t>电子邮箱：</w:t>
      </w:r>
      <w:ins w:id="3" w:author="法务部" w:date="2022-11-02T14:50:00Z">
        <w:r>
          <w:rPr>
            <w:rFonts w:ascii="微软雅黑" w:hAnsi="微软雅黑" w:eastAsia="微软雅黑" w:cs="微软雅黑"/>
            <w:szCs w:val="21"/>
            <w:u w:val="single"/>
            <w:lang w:eastAsia="zh-Hans"/>
          </w:rPr>
          <w:fldChar w:fldCharType="begin"/>
        </w:r>
      </w:ins>
      <w:ins w:id="4" w:author="法务部" w:date="2022-11-02T14:50:00Z">
        <w:r>
          <w:rPr>
            <w:rFonts w:ascii="微软雅黑" w:hAnsi="微软雅黑" w:eastAsia="微软雅黑" w:cs="微软雅黑"/>
            <w:szCs w:val="21"/>
            <w:u w:val="single"/>
            <w:lang w:eastAsia="zh-Hans"/>
          </w:rPr>
          <w:instrText xml:space="preserve"> HYPERLINK "mailto:</w:instrText>
        </w:r>
      </w:ins>
      <w:r>
        <w:rPr>
          <w:rFonts w:ascii="微软雅黑" w:hAnsi="微软雅黑" w:eastAsia="微软雅黑" w:cs="微软雅黑"/>
          <w:szCs w:val="21"/>
          <w:u w:val="single"/>
          <w:lang w:eastAsia="zh-Hans"/>
        </w:rPr>
        <w:instrText xml:space="preserve">wy@gaowei.com</w:instrText>
      </w:r>
      <w:ins w:id="5" w:author="法务部" w:date="2022-11-02T14:50:00Z">
        <w:r>
          <w:rPr>
            <w:rFonts w:ascii="微软雅黑" w:hAnsi="微软雅黑" w:eastAsia="微软雅黑" w:cs="微软雅黑"/>
            <w:szCs w:val="21"/>
            <w:u w:val="single"/>
            <w:lang w:eastAsia="zh-Hans"/>
          </w:rPr>
          <w:instrText xml:space="preserve">" </w:instrText>
        </w:r>
      </w:ins>
      <w:ins w:id="6" w:author="法务部" w:date="2022-11-02T14:50:00Z">
        <w:r>
          <w:rPr>
            <w:rFonts w:ascii="微软雅黑" w:hAnsi="微软雅黑" w:eastAsia="微软雅黑" w:cs="微软雅黑"/>
            <w:szCs w:val="21"/>
            <w:u w:val="single"/>
            <w:lang w:eastAsia="zh-Hans"/>
          </w:rPr>
          <w:fldChar w:fldCharType="separate"/>
        </w:r>
      </w:ins>
      <w:r>
        <w:rPr>
          <w:rStyle w:val="21"/>
          <w:rFonts w:ascii="微软雅黑" w:hAnsi="微软雅黑" w:eastAsia="微软雅黑" w:cs="微软雅黑"/>
          <w:szCs w:val="21"/>
          <w:lang w:eastAsia="zh-Hans"/>
        </w:rPr>
        <w:t>wy@gaowei.com</w:t>
      </w:r>
      <w:ins w:id="7" w:author="法务部" w:date="2022-11-02T14:50:00Z">
        <w:r>
          <w:rPr>
            <w:rFonts w:ascii="微软雅黑" w:hAnsi="微软雅黑" w:eastAsia="微软雅黑" w:cs="微软雅黑"/>
            <w:szCs w:val="21"/>
            <w:u w:val="single"/>
            <w:lang w:eastAsia="zh-Hans"/>
          </w:rPr>
          <w:fldChar w:fldCharType="end"/>
        </w:r>
      </w:ins>
    </w:p>
    <w:p>
      <w:pPr>
        <w:spacing w:line="340" w:lineRule="atLeast"/>
        <w:rPr>
          <w:rFonts w:ascii="微软雅黑" w:hAnsi="微软雅黑" w:eastAsia="微软雅黑" w:cs="微软雅黑"/>
          <w:szCs w:val="21"/>
        </w:rPr>
      </w:pPr>
      <w:ins w:id="8" w:author="法务部" w:date="2022-11-02T14:50:00Z">
        <w:r>
          <w:rPr>
            <w:rFonts w:hint="eastAsia" w:ascii="微软雅黑" w:hAnsi="微软雅黑" w:eastAsia="微软雅黑" w:cs="微软雅黑"/>
            <w:szCs w:val="21"/>
            <w:u w:val="single"/>
            <w:lang w:eastAsia="zh-Hans"/>
          </w:rPr>
          <w:t>联系地址：</w:t>
        </w:r>
      </w:ins>
      <w:ins w:id="9" w:author="Jason" w:date="2022-11-03T11:45:34Z">
        <w:r>
          <w:rPr>
            <w:rFonts w:hint="eastAsia" w:ascii="微软雅黑" w:hAnsi="微软雅黑" w:eastAsia="微软雅黑" w:cs="微软雅黑"/>
            <w:szCs w:val="21"/>
            <w:u w:val="single"/>
            <w:lang w:eastAsia="zh-Hans"/>
          </w:rPr>
          <w:t>深圳市罗湖区桂园街道深南东路5016号京基100大厦21楼21-15单元</w:t>
        </w:r>
      </w:ins>
    </w:p>
    <w:p>
      <w:pPr>
        <w:snapToGrid w:val="0"/>
        <w:spacing w:before="156" w:beforeLines="50" w:after="156" w:afterLines="50" w:line="400" w:lineRule="exact"/>
        <w:ind w:firstLine="359" w:firstLineChars="171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甲乙双方本着平等自愿、互惠互利的原则，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根据《中华人民共和国民法典》，</w:t>
      </w:r>
      <w:r>
        <w:rPr>
          <w:rFonts w:hint="eastAsia" w:ascii="微软雅黑" w:hAnsi="微软雅黑" w:eastAsia="微软雅黑" w:cs="微软雅黑"/>
          <w:szCs w:val="21"/>
        </w:rPr>
        <w:t>经友好协商，就甲方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以预充值方式购买</w:t>
      </w:r>
      <w:r>
        <w:rPr>
          <w:rFonts w:hint="eastAsia" w:ascii="微软雅黑" w:hAnsi="微软雅黑" w:eastAsia="微软雅黑" w:cs="微软雅黑"/>
          <w:szCs w:val="21"/>
        </w:rPr>
        <w:t>乙方公开课程</w:t>
      </w:r>
      <w:r>
        <w:rPr>
          <w:rFonts w:hint="eastAsia" w:ascii="微软雅黑" w:hAnsi="微软雅黑" w:eastAsia="微软雅黑" w:cs="微软雅黑"/>
          <w:color w:val="000000"/>
          <w:szCs w:val="21"/>
        </w:rPr>
        <w:t>、内训和工作坊课程</w:t>
      </w:r>
      <w:r>
        <w:rPr>
          <w:rFonts w:hint="eastAsia" w:ascii="微软雅黑" w:hAnsi="微软雅黑" w:eastAsia="微软雅黑" w:cs="微软雅黑"/>
          <w:szCs w:val="21"/>
        </w:rPr>
        <w:t>，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委托乙方提供</w:t>
      </w:r>
      <w:r>
        <w:rPr>
          <w:rFonts w:hint="eastAsia" w:ascii="微软雅黑" w:hAnsi="微软雅黑" w:eastAsia="微软雅黑" w:cs="微软雅黑"/>
          <w:szCs w:val="21"/>
        </w:rPr>
        <w:t>培训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服务等</w:t>
      </w:r>
      <w:r>
        <w:rPr>
          <w:rFonts w:hint="eastAsia" w:ascii="微软雅黑" w:hAnsi="微软雅黑" w:eastAsia="微软雅黑" w:cs="微软雅黑"/>
          <w:szCs w:val="21"/>
        </w:rPr>
        <w:t>事宜，达成如下协议：</w:t>
      </w:r>
    </w:p>
    <w:p>
      <w:pPr>
        <w:numPr>
          <w:ilvl w:val="0"/>
          <w:numId w:val="4"/>
        </w:numPr>
        <w:tabs>
          <w:tab w:val="left" w:pos="360"/>
          <w:tab w:val="clear" w:pos="600"/>
        </w:tabs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培训项目</w:t>
      </w:r>
    </w:p>
    <w:p>
      <w:pPr>
        <w:tabs>
          <w:tab w:val="left" w:pos="1080"/>
        </w:tabs>
        <w:snapToGrid w:val="0"/>
        <w:spacing w:before="156" w:beforeLines="50" w:after="156" w:afterLines="50" w:line="400" w:lineRule="exact"/>
        <w:ind w:right="130" w:rightChars="62"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高维学堂课表中的公开课程、企业内训、工作坊课程</w:t>
      </w:r>
    </w:p>
    <w:p>
      <w:pPr>
        <w:tabs>
          <w:tab w:val="left" w:pos="1080"/>
        </w:tabs>
        <w:snapToGrid w:val="0"/>
        <w:spacing w:before="156" w:beforeLines="50" w:after="156" w:afterLines="50" w:line="400" w:lineRule="exact"/>
        <w:ind w:right="130" w:rightChars="62" w:firstLine="420" w:firstLineChars="20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备注：甲方在乙方选购的课程均以</w:t>
      </w:r>
      <w:ins w:id="10" w:author="法务部" w:date="2022-11-02T14:30:00Z">
        <w:r>
          <w:rPr>
            <w:rFonts w:hint="eastAsia" w:ascii="微软雅黑" w:hAnsi="微软雅黑" w:eastAsia="微软雅黑" w:cs="微软雅黑"/>
            <w:szCs w:val="21"/>
          </w:rPr>
          <w:t>高维学堂平台</w:t>
        </w:r>
      </w:ins>
      <w:ins w:id="11" w:author="法务部" w:date="2022-11-02T14:31:00Z">
        <w:r>
          <w:rPr>
            <w:rFonts w:hint="eastAsia" w:ascii="微软雅黑" w:hAnsi="微软雅黑" w:eastAsia="微软雅黑" w:cs="微软雅黑"/>
            <w:szCs w:val="21"/>
          </w:rPr>
          <w:t>(</w:t>
        </w:r>
      </w:ins>
      <w:ins w:id="12" w:author="法务部" w:date="2022-11-02T14:31:00Z">
        <w:r>
          <w:rPr>
            <w:rFonts w:ascii="微软雅黑" w:hAnsi="微软雅黑" w:eastAsia="微软雅黑" w:cs="微软雅黑"/>
            <w:szCs w:val="21"/>
          </w:rPr>
          <w:t xml:space="preserve"> </w:t>
        </w:r>
      </w:ins>
      <w:ins w:id="13" w:author="Jason" w:date="2022-11-03T11:57:24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https://wx.gaowei.com/wx/#/courselist?coid=58f4fe31-791c-4d6f-bfc3-d00262d61389&amp;listType=&amp;type=1&amp;abtv=zc190921</w:t>
        </w:r>
      </w:ins>
      <w:ins w:id="14" w:author="法务部" w:date="2022-11-02T14:31:00Z">
        <w:r>
          <w:rPr>
            <w:rFonts w:ascii="微软雅黑" w:hAnsi="微软雅黑" w:eastAsia="微软雅黑" w:cs="微软雅黑"/>
            <w:szCs w:val="21"/>
          </w:rPr>
          <w:t xml:space="preserve">  )</w:t>
        </w:r>
      </w:ins>
      <w:ins w:id="15" w:author="法务部" w:date="2022-11-02T14:30:00Z">
        <w:r>
          <w:rPr>
            <w:rFonts w:hint="eastAsia" w:ascii="微软雅黑" w:hAnsi="微软雅黑" w:eastAsia="微软雅黑" w:cs="微软雅黑"/>
            <w:szCs w:val="21"/>
          </w:rPr>
          <w:t>展示</w:t>
        </w:r>
      </w:ins>
      <w:r>
        <w:rPr>
          <w:rFonts w:hint="eastAsia" w:ascii="微软雅黑" w:hAnsi="微软雅黑" w:eastAsia="微软雅黑" w:cs="微软雅黑"/>
          <w:szCs w:val="21"/>
        </w:rPr>
        <w:t>对应的公开价结算</w:t>
      </w:r>
    </w:p>
    <w:p>
      <w:pPr>
        <w:tabs>
          <w:tab w:val="left" w:pos="1080"/>
        </w:tabs>
        <w:snapToGrid w:val="0"/>
        <w:spacing w:before="156" w:beforeLines="50" w:after="156" w:afterLines="50" w:line="400" w:lineRule="exact"/>
        <w:ind w:right="130" w:rightChars="62" w:firstLine="420" w:firstLineChars="200"/>
        <w:rPr>
          <w:rFonts w:ascii="微软雅黑" w:hAnsi="微软雅黑" w:eastAsia="微软雅黑" w:cs="微软雅黑"/>
          <w:bCs/>
          <w:kern w:val="0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学费包括：</w:t>
      </w:r>
      <w:r>
        <w:rPr>
          <w:rFonts w:hint="eastAsia" w:ascii="微软雅黑" w:hAnsi="微软雅黑" w:eastAsia="微软雅黑" w:cs="微软雅黑"/>
          <w:bCs/>
          <w:szCs w:val="21"/>
        </w:rPr>
        <w:t>含讲义、听课费、</w:t>
      </w:r>
      <w:r>
        <w:rPr>
          <w:rFonts w:hint="eastAsia" w:ascii="微软雅黑" w:hAnsi="微软雅黑" w:eastAsia="微软雅黑" w:cs="微软雅黑"/>
          <w:bCs/>
          <w:kern w:val="0"/>
          <w:szCs w:val="21"/>
        </w:rPr>
        <w:t>茶点、餐费、税金。</w:t>
      </w:r>
    </w:p>
    <w:p>
      <w:pPr>
        <w:tabs>
          <w:tab w:val="left" w:pos="1080"/>
        </w:tabs>
        <w:snapToGrid w:val="0"/>
        <w:spacing w:before="156" w:beforeLines="50" w:after="156" w:afterLines="50" w:line="400" w:lineRule="exact"/>
        <w:ind w:left="1680" w:right="130" w:rightChars="62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培训项目内容和权益</w:t>
      </w:r>
    </w:p>
    <w:p>
      <w:pPr>
        <w:numPr>
          <w:ilvl w:val="0"/>
          <w:numId w:val="5"/>
        </w:numPr>
        <w:snapToGrid w:val="0"/>
        <w:spacing w:before="156" w:beforeLines="50" w:after="156" w:afterLines="50" w:line="400" w:lineRule="exact"/>
        <w:ind w:firstLine="315" w:firstLineChars="15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乙方免费给甲方进行一次团队管理能力诊断和一次诊断报告解读；</w:t>
      </w:r>
    </w:p>
    <w:p>
      <w:pPr>
        <w:numPr>
          <w:ilvl w:val="0"/>
          <w:numId w:val="5"/>
        </w:numPr>
        <w:snapToGrid w:val="0"/>
        <w:spacing w:before="156" w:beforeLines="50" w:after="156" w:afterLines="50" w:line="400" w:lineRule="exact"/>
        <w:ind w:firstLine="315" w:firstLineChars="15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符合本合同要求的，</w:t>
      </w:r>
      <w:r>
        <w:rPr>
          <w:rFonts w:hint="eastAsia" w:ascii="微软雅黑" w:hAnsi="微软雅黑" w:eastAsia="微软雅黑" w:cs="微软雅黑"/>
          <w:szCs w:val="21"/>
        </w:rPr>
        <w:t>甲方可获得赠送线下任意一门公开课程学习名额一个；</w:t>
      </w:r>
    </w:p>
    <w:p>
      <w:pPr>
        <w:numPr>
          <w:ilvl w:val="0"/>
          <w:numId w:val="5"/>
        </w:numPr>
        <w:snapToGrid w:val="0"/>
        <w:spacing w:before="156" w:beforeLines="50" w:after="156" w:afterLines="50" w:line="400" w:lineRule="exact"/>
        <w:ind w:firstLine="315" w:firstLineChars="15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甲方可享有7折购买</w:t>
      </w:r>
      <w:ins w:id="16" w:author="法务部" w:date="2022-11-02T14:33:00Z">
        <w:r>
          <w:rPr>
            <w:rFonts w:hint="eastAsia" w:ascii="微软雅黑" w:hAnsi="微软雅黑" w:eastAsia="微软雅黑" w:cs="微软雅黑"/>
            <w:szCs w:val="21"/>
          </w:rPr>
          <w:t>高维学堂平台</w:t>
        </w:r>
      </w:ins>
      <w:r>
        <w:rPr>
          <w:rFonts w:hint="eastAsia" w:ascii="微软雅黑" w:hAnsi="微软雅黑" w:eastAsia="微软雅黑" w:cs="微软雅黑"/>
          <w:szCs w:val="21"/>
        </w:rPr>
        <w:t>线上音频课的优惠；</w:t>
      </w:r>
    </w:p>
    <w:p>
      <w:pPr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履行期限</w:t>
      </w:r>
    </w:p>
    <w:p>
      <w:pPr>
        <w:pStyle w:val="31"/>
        <w:numPr>
          <w:ilvl w:val="0"/>
          <w:numId w:val="6"/>
        </w:numPr>
        <w:tabs>
          <w:tab w:val="left" w:pos="0"/>
        </w:tabs>
        <w:spacing w:before="156" w:beforeLines="50" w:after="156" w:afterLines="50" w:line="400" w:lineRule="exact"/>
        <w:ind w:left="36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甲方在乙方指定地点接受培训，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甲方应自行安排准时到达乙方指定地点</w:t>
      </w:r>
      <w:r>
        <w:rPr>
          <w:rFonts w:hint="eastAsia" w:ascii="微软雅黑" w:hAnsi="微软雅黑" w:eastAsia="微软雅黑" w:cs="微软雅黑"/>
          <w:szCs w:val="21"/>
        </w:rPr>
        <w:t>；</w:t>
      </w:r>
    </w:p>
    <w:p>
      <w:pPr>
        <w:pStyle w:val="31"/>
        <w:numPr>
          <w:ilvl w:val="0"/>
          <w:numId w:val="6"/>
        </w:numPr>
        <w:tabs>
          <w:tab w:val="left" w:pos="0"/>
        </w:tabs>
        <w:spacing w:before="156" w:beforeLines="50" w:after="156" w:afterLines="50" w:line="400" w:lineRule="exact"/>
        <w:ind w:left="36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本合同于</w:t>
      </w:r>
      <w:ins w:id="17" w:author="法务部" w:date="2022-11-02T14:49:00Z">
        <w:r>
          <w:rPr>
            <w:rFonts w:hint="eastAsia" w:ascii="微软雅黑" w:hAnsi="微软雅黑" w:eastAsia="微软雅黑" w:cs="微软雅黑"/>
            <w:szCs w:val="21"/>
          </w:rPr>
          <w:t>有效期为两年，自乙方收到甲方支付的全额预付款之日起算</w:t>
        </w:r>
      </w:ins>
      <w:r>
        <w:rPr>
          <w:rFonts w:hint="eastAsia" w:ascii="微软雅黑" w:hAnsi="微软雅黑" w:eastAsia="微软雅黑" w:cs="微软雅黑"/>
          <w:szCs w:val="21"/>
        </w:rPr>
        <w:t>。</w:t>
      </w:r>
    </w:p>
    <w:p>
      <w:pPr>
        <w:pStyle w:val="31"/>
        <w:numPr>
          <w:ilvl w:val="0"/>
          <w:numId w:val="0"/>
        </w:numPr>
        <w:tabs>
          <w:tab w:val="left" w:pos="0"/>
        </w:tabs>
        <w:spacing w:before="156" w:beforeLines="50" w:after="156" w:afterLines="50" w:line="400" w:lineRule="exact"/>
        <w:ind w:left="360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乙方职责</w:t>
      </w:r>
    </w:p>
    <w:p>
      <w:pPr>
        <w:pStyle w:val="31"/>
        <w:numPr>
          <w:ilvl w:val="0"/>
          <w:numId w:val="7"/>
        </w:numPr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 xml:space="preserve"> 课前准备。</w:t>
      </w:r>
    </w:p>
    <w:p>
      <w:pPr>
        <w:numPr>
          <w:ilvl w:val="0"/>
          <w:numId w:val="8"/>
        </w:numPr>
        <w:tabs>
          <w:tab w:val="left" w:pos="1408"/>
        </w:tabs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课前</w:t>
      </w:r>
      <w:ins w:id="18" w:author="法务部" w:date="2022-11-02T14:33:00Z">
        <w:r>
          <w:rPr>
            <w:rFonts w:hint="eastAsia" w:ascii="微软雅黑" w:hAnsi="微软雅黑" w:eastAsia="微软雅黑" w:cs="微软雅黑"/>
            <w:szCs w:val="21"/>
          </w:rPr>
          <w:t>至少</w:t>
        </w:r>
      </w:ins>
      <w:r>
        <w:rPr>
          <w:rFonts w:hint="eastAsia" w:ascii="微软雅黑" w:hAnsi="微软雅黑" w:eastAsia="微软雅黑" w:cs="微软雅黑"/>
          <w:szCs w:val="21"/>
        </w:rPr>
        <w:t>提前</w:t>
      </w:r>
      <w:ins w:id="19" w:author="法务部" w:date="2022-11-02T14:33:00Z">
        <w:r>
          <w:rPr>
            <w:rFonts w:hint="eastAsia" w:ascii="微软雅黑" w:hAnsi="微软雅黑" w:eastAsia="微软雅黑" w:cs="微软雅黑"/>
            <w:szCs w:val="21"/>
          </w:rPr>
          <w:t>七个工作日</w:t>
        </w:r>
      </w:ins>
      <w:r>
        <w:rPr>
          <w:rFonts w:hint="eastAsia" w:ascii="微软雅黑" w:hAnsi="微软雅黑" w:eastAsia="微软雅黑" w:cs="微软雅黑"/>
          <w:szCs w:val="21"/>
        </w:rPr>
        <w:t>通知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甲</w:t>
      </w:r>
      <w:r>
        <w:rPr>
          <w:rFonts w:hint="eastAsia" w:ascii="微软雅黑" w:hAnsi="微软雅黑" w:eastAsia="微软雅黑" w:cs="微软雅黑"/>
          <w:szCs w:val="21"/>
        </w:rPr>
        <w:t>方上课时间、地址。</w:t>
      </w:r>
    </w:p>
    <w:p>
      <w:pPr>
        <w:pStyle w:val="31"/>
        <w:numPr>
          <w:ilvl w:val="0"/>
          <w:numId w:val="7"/>
        </w:numPr>
        <w:spacing w:before="156" w:beforeLines="50" w:after="156" w:afterLines="50" w:line="400" w:lineRule="exac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Cs w:val="21"/>
        </w:rPr>
        <w:t xml:space="preserve"> </w:t>
      </w:r>
      <w:r>
        <w:rPr>
          <w:rFonts w:hint="eastAsia" w:ascii="微软雅黑" w:hAnsi="微软雅黑" w:eastAsia="微软雅黑" w:cs="微软雅黑"/>
        </w:rPr>
        <w:t>对</w:t>
      </w:r>
      <w:ins w:id="20" w:author="法务部" w:date="2022-11-02T14:33:00Z">
        <w:r>
          <w:rPr>
            <w:rFonts w:hint="eastAsia" w:ascii="微软雅黑" w:hAnsi="微软雅黑" w:eastAsia="微软雅黑" w:cs="微软雅黑"/>
          </w:rPr>
          <w:t>每次</w:t>
        </w:r>
      </w:ins>
      <w:r>
        <w:rPr>
          <w:rFonts w:hint="eastAsia" w:ascii="微软雅黑" w:hAnsi="微软雅黑" w:eastAsia="微软雅黑" w:cs="微软雅黑"/>
        </w:rPr>
        <w:t>培训进行教案准备。</w:t>
      </w:r>
    </w:p>
    <w:p>
      <w:pPr>
        <w:numPr>
          <w:ilvl w:val="0"/>
          <w:numId w:val="8"/>
        </w:numPr>
        <w:snapToGrid w:val="0"/>
        <w:spacing w:before="156" w:beforeLines="50" w:after="156" w:afterLines="50" w:line="400" w:lineRule="exact"/>
        <w:rPr>
          <w:ins w:id="21" w:author="法务部" w:date="2022-11-02T14:55:00Z"/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乙方提供文本讲义每人1份，确保质量</w:t>
      </w:r>
      <w:ins w:id="22" w:author="法务部" w:date="2022-11-02T14:34:00Z">
        <w:r>
          <w:rPr>
            <w:rFonts w:hint="eastAsia" w:ascii="微软雅黑" w:hAnsi="微软雅黑" w:eastAsia="微软雅黑" w:cs="微软雅黑"/>
            <w:szCs w:val="21"/>
          </w:rPr>
          <w:t>符合行业较高标准，且内容不侵犯任何第三方的权益</w:t>
        </w:r>
      </w:ins>
      <w:r>
        <w:rPr>
          <w:rFonts w:hint="eastAsia" w:ascii="微软雅黑" w:hAnsi="微软雅黑" w:eastAsia="微软雅黑" w:cs="微软雅黑"/>
          <w:szCs w:val="21"/>
        </w:rPr>
        <w:t>。</w:t>
      </w:r>
    </w:p>
    <w:p>
      <w:pPr>
        <w:pStyle w:val="34"/>
        <w:numPr>
          <w:ilvl w:val="0"/>
          <w:numId w:val="7"/>
        </w:numPr>
        <w:snapToGrid w:val="0"/>
        <w:spacing w:before="156" w:beforeLines="50" w:after="156" w:afterLines="50" w:line="400" w:lineRule="exact"/>
        <w:ind w:left="1262" w:hanging="420" w:firstLineChars="0"/>
        <w:rPr>
          <w:rFonts w:hint="eastAsia" w:ascii="微软雅黑" w:hAnsi="微软雅黑" w:eastAsia="微软雅黑" w:cs="微软雅黑"/>
          <w:szCs w:val="21"/>
        </w:rPr>
      </w:pPr>
      <w:ins w:id="23" w:author="法务部" w:date="2022-11-02T14:55:00Z">
        <w:r>
          <w:rPr>
            <w:rFonts w:hint="eastAsia" w:ascii="微软雅黑" w:hAnsi="微软雅黑" w:eastAsia="微软雅黑" w:cs="微软雅黑"/>
            <w:szCs w:val="21"/>
          </w:rPr>
          <w:t>乙方保证其有签署和提供本合同服务内容的资质和能力</w:t>
        </w:r>
      </w:ins>
      <w:ins w:id="24" w:author="法务部" w:date="2022-11-02T14:56:00Z">
        <w:r>
          <w:rPr>
            <w:rFonts w:hint="eastAsia" w:ascii="微软雅黑" w:hAnsi="微软雅黑" w:eastAsia="微软雅黑" w:cs="微软雅黑"/>
            <w:szCs w:val="21"/>
          </w:rPr>
          <w:t>。如非因甲方原因导致</w:t>
        </w:r>
      </w:ins>
      <w:ins w:id="25" w:author="法务部" w:date="2022-11-02T14:57:00Z">
        <w:r>
          <w:rPr>
            <w:rFonts w:hint="eastAsia" w:ascii="微软雅黑" w:hAnsi="微软雅黑" w:eastAsia="微软雅黑" w:cs="微软雅黑"/>
            <w:szCs w:val="21"/>
          </w:rPr>
          <w:t>课程或培训无法</w:t>
        </w:r>
      </w:ins>
      <w:ins w:id="26" w:author="法务部" w:date="2022-11-02T14:58:00Z">
        <w:r>
          <w:rPr>
            <w:rFonts w:hint="eastAsia" w:ascii="微软雅黑" w:hAnsi="微软雅黑" w:eastAsia="微软雅黑" w:cs="微软雅黑"/>
            <w:szCs w:val="21"/>
          </w:rPr>
          <w:t>正常开展</w:t>
        </w:r>
      </w:ins>
      <w:ins w:id="27" w:author="法务部" w:date="2022-11-02T14:57:00Z">
        <w:r>
          <w:rPr>
            <w:rFonts w:hint="eastAsia" w:ascii="微软雅黑" w:hAnsi="微软雅黑" w:eastAsia="微软雅黑" w:cs="微软雅黑"/>
            <w:szCs w:val="21"/>
          </w:rPr>
          <w:t>的，乙方应在合理期限内重新安排该等课程或培训</w:t>
        </w:r>
      </w:ins>
      <w:ins w:id="28" w:author="法务部" w:date="2022-11-02T14:58:00Z">
        <w:r>
          <w:rPr>
            <w:rFonts w:hint="eastAsia" w:ascii="微软雅黑" w:hAnsi="微软雅黑" w:eastAsia="微软雅黑" w:cs="微软雅黑"/>
            <w:szCs w:val="21"/>
          </w:rPr>
          <w:t>，或者安排同等质量的课程或培训。如</w:t>
        </w:r>
      </w:ins>
      <w:ins w:id="29" w:author="法务部" w:date="2022-11-02T15:01:00Z">
        <w:r>
          <w:rPr>
            <w:rFonts w:hint="eastAsia" w:ascii="微软雅黑" w:hAnsi="微软雅黑" w:eastAsia="微软雅黑" w:cs="微软雅黑"/>
            <w:szCs w:val="21"/>
          </w:rPr>
          <w:t>超过一个月</w:t>
        </w:r>
      </w:ins>
      <w:ins w:id="30" w:author="法务部" w:date="2022-11-02T14:58:00Z">
        <w:r>
          <w:rPr>
            <w:rFonts w:hint="eastAsia" w:ascii="微软雅黑" w:hAnsi="微软雅黑" w:eastAsia="微软雅黑" w:cs="微软雅黑"/>
            <w:szCs w:val="21"/>
          </w:rPr>
          <w:t>无法安排的，</w:t>
        </w:r>
      </w:ins>
      <w:ins w:id="31" w:author="法务部" w:date="2022-11-02T15:01:00Z">
        <w:r>
          <w:rPr>
            <w:rFonts w:hint="eastAsia" w:ascii="微软雅黑" w:hAnsi="微软雅黑" w:eastAsia="微软雅黑" w:cs="微软雅黑"/>
            <w:szCs w:val="21"/>
          </w:rPr>
          <w:t>甲方有权要求乙方在次月就该次</w:t>
        </w:r>
      </w:ins>
      <w:ins w:id="32" w:author="法务部" w:date="2022-11-02T15:02:00Z">
        <w:r>
          <w:rPr>
            <w:rFonts w:hint="eastAsia" w:ascii="微软雅黑" w:hAnsi="微软雅黑" w:eastAsia="微软雅黑" w:cs="微软雅黑"/>
            <w:szCs w:val="21"/>
          </w:rPr>
          <w:t>课程或培训进行退款</w:t>
        </w:r>
      </w:ins>
      <w:ins w:id="33" w:author="法务部" w:date="2022-11-02T14:59:00Z">
        <w:r>
          <w:rPr>
            <w:rFonts w:hint="eastAsia" w:ascii="微软雅黑" w:hAnsi="微软雅黑" w:eastAsia="微软雅黑" w:cs="微软雅黑"/>
            <w:szCs w:val="21"/>
          </w:rPr>
          <w:t>。</w:t>
        </w:r>
      </w:ins>
    </w:p>
    <w:p>
      <w:pPr>
        <w:tabs>
          <w:tab w:val="left" w:pos="1408"/>
        </w:tabs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甲方职责</w:t>
      </w:r>
    </w:p>
    <w:p>
      <w:pPr>
        <w:numPr>
          <w:ilvl w:val="2"/>
          <w:numId w:val="9"/>
        </w:numPr>
        <w:tabs>
          <w:tab w:val="clear" w:pos="1260"/>
        </w:tabs>
        <w:snapToGrid w:val="0"/>
        <w:spacing w:before="156" w:beforeLines="50" w:after="156" w:afterLines="50" w:line="400" w:lineRule="exact"/>
        <w:ind w:left="1236" w:hanging="876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按本协议规定及时支付培训费用；</w:t>
      </w:r>
    </w:p>
    <w:p>
      <w:pPr>
        <w:numPr>
          <w:ilvl w:val="2"/>
          <w:numId w:val="9"/>
        </w:numPr>
        <w:tabs>
          <w:tab w:val="clear" w:pos="1260"/>
        </w:tabs>
        <w:snapToGrid w:val="0"/>
        <w:spacing w:before="156" w:beforeLines="50" w:after="156" w:afterLines="50" w:line="400" w:lineRule="exact"/>
        <w:ind w:left="1236" w:hanging="876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及时提供参训人员基本信息等。</w:t>
      </w:r>
    </w:p>
    <w:p>
      <w:pPr>
        <w:snapToGrid w:val="0"/>
        <w:spacing w:before="156" w:beforeLines="50" w:after="156" w:afterLines="50" w:line="400" w:lineRule="exact"/>
        <w:ind w:left="1236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保密职责</w:t>
      </w:r>
      <w:ins w:id="34" w:author="法务部" w:date="2022-11-02T14:51:00Z">
        <w:r>
          <w:rPr>
            <w:rFonts w:hint="eastAsia" w:ascii="微软雅黑" w:hAnsi="微软雅黑" w:eastAsia="微软雅黑" w:cs="微软雅黑"/>
            <w:b/>
            <w:bCs/>
            <w:szCs w:val="21"/>
          </w:rPr>
          <w:t>及知识产权保护</w:t>
        </w:r>
      </w:ins>
    </w:p>
    <w:p>
      <w:pPr>
        <w:pStyle w:val="13"/>
        <w:spacing w:before="156" w:beforeLines="50" w:after="156" w:afterLines="50" w:line="400" w:lineRule="exact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甲乙双方在未经对方</w:t>
      </w:r>
      <w:r>
        <w:rPr>
          <w:rFonts w:hint="eastAsia" w:ascii="微软雅黑" w:hAnsi="微软雅黑" w:eastAsia="微软雅黑" w:cs="微软雅黑"/>
          <w:lang w:eastAsia="zh-Hans"/>
        </w:rPr>
        <w:t>书面</w:t>
      </w:r>
      <w:r>
        <w:rPr>
          <w:rFonts w:hint="eastAsia" w:ascii="微软雅黑" w:hAnsi="微软雅黑" w:eastAsia="微软雅黑" w:cs="微软雅黑"/>
        </w:rPr>
        <w:t>同意的情况下，不得以任何方式泄露、</w:t>
      </w:r>
      <w:r>
        <w:rPr>
          <w:rFonts w:hint="eastAsia" w:ascii="微软雅黑" w:hAnsi="微软雅黑" w:eastAsia="微软雅黑" w:cs="微软雅黑"/>
          <w:lang w:eastAsia="zh-Hans"/>
        </w:rPr>
        <w:t>拷贝或复制</w:t>
      </w:r>
      <w:r>
        <w:rPr>
          <w:rFonts w:hint="eastAsia" w:ascii="微软雅黑" w:hAnsi="微软雅黑" w:eastAsia="微软雅黑" w:cs="微软雅黑"/>
        </w:rPr>
        <w:t>双方有关的商业秘密、重要的文件资料（</w:t>
      </w:r>
      <w:r>
        <w:rPr>
          <w:rFonts w:hint="eastAsia" w:ascii="微软雅黑" w:hAnsi="微软雅黑" w:eastAsia="微软雅黑" w:cs="微软雅黑"/>
          <w:lang w:eastAsia="zh-Hans"/>
        </w:rPr>
        <w:t>包括乙方提供的培训课程、讲义等）</w:t>
      </w:r>
      <w:r>
        <w:rPr>
          <w:rFonts w:hint="eastAsia" w:ascii="微软雅黑" w:hAnsi="微软雅黑" w:eastAsia="微软雅黑" w:cs="微软雅黑"/>
        </w:rPr>
        <w:t>给第三方。</w:t>
      </w:r>
    </w:p>
    <w:p>
      <w:pPr>
        <w:pStyle w:val="11"/>
        <w:spacing w:before="156" w:beforeLines="50" w:after="156" w:afterLines="50" w:line="400" w:lineRule="exact"/>
        <w:ind w:firstLine="525" w:firstLineChars="250"/>
        <w:rPr>
          <w:ins w:id="35" w:author="法务部" w:date="2022-11-02T14:51:00Z"/>
          <w:rFonts w:ascii="微软雅黑" w:hAnsi="微软雅黑" w:eastAsia="微软雅黑" w:cs="微软雅黑"/>
          <w:color w:val="000000"/>
          <w:lang w:eastAsia="zh-Hans"/>
        </w:rPr>
      </w:pPr>
      <w:r>
        <w:rPr>
          <w:rFonts w:hint="eastAsia" w:ascii="微软雅黑" w:hAnsi="微软雅黑" w:eastAsia="微软雅黑" w:cs="微软雅黑"/>
          <w:color w:val="000000"/>
          <w:lang w:eastAsia="zh-Hans"/>
        </w:rPr>
        <w:t>若甲方</w:t>
      </w:r>
      <w:ins w:id="36" w:author="法务部" w:date="2022-11-02T14:36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故意</w:t>
        </w:r>
      </w:ins>
      <w:r>
        <w:rPr>
          <w:rFonts w:hint="eastAsia" w:ascii="微软雅黑" w:hAnsi="微软雅黑" w:eastAsia="微软雅黑" w:cs="微软雅黑"/>
          <w:color w:val="000000"/>
          <w:lang w:eastAsia="zh-Hans"/>
        </w:rPr>
        <w:t>泄露课程内容</w:t>
      </w:r>
      <w:r>
        <w:rPr>
          <w:rFonts w:ascii="微软雅黑" w:hAnsi="微软雅黑" w:eastAsia="微软雅黑" w:cs="微软雅黑"/>
          <w:color w:val="000000"/>
          <w:lang w:eastAsia="zh-Hans"/>
        </w:rPr>
        <w:t>、</w:t>
      </w:r>
      <w:r>
        <w:rPr>
          <w:rFonts w:hint="eastAsia" w:ascii="微软雅黑" w:hAnsi="微软雅黑" w:eastAsia="微软雅黑" w:cs="微软雅黑"/>
          <w:color w:val="000000"/>
          <w:lang w:eastAsia="zh-Hans"/>
        </w:rPr>
        <w:t>文件等，乙方不予退还预付费用。预付费用不足以弥补乙方损失的，甲方应赔偿乙方全部损失</w:t>
      </w:r>
      <w:del w:id="37" w:author="法务部" w:date="2022-11-02T14:40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。本合同所指的</w:delText>
        </w:r>
      </w:del>
      <w:del w:id="38" w:author="法务部" w:date="2022-11-02T14:36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乙方</w:delText>
        </w:r>
      </w:del>
      <w:del w:id="39" w:author="法务部" w:date="2022-11-02T14:40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全部损失包括但不限于直接</w:delText>
        </w:r>
      </w:del>
      <w:del w:id="40" w:author="法务部" w:date="2022-11-02T14:39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和间接</w:delText>
        </w:r>
      </w:del>
      <w:del w:id="41" w:author="法务部" w:date="2022-11-02T14:40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损失，向第三方支付的违约金、赔偿金、费用，为维权支出的调查费、律师费、诉讼费、仲裁费、公证费、保全费、保全保险费、鉴定费、执行费</w:delText>
        </w:r>
      </w:del>
      <w:del w:id="42" w:author="法务部" w:date="2022-11-02T14:39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、住宿差旅费</w:delText>
        </w:r>
      </w:del>
      <w:del w:id="43" w:author="法务部" w:date="2022-11-02T14:40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delText>）</w:delText>
        </w:r>
      </w:del>
      <w:r>
        <w:rPr>
          <w:rFonts w:hint="eastAsia" w:ascii="微软雅黑" w:hAnsi="微软雅黑" w:eastAsia="微软雅黑" w:cs="微软雅黑"/>
          <w:color w:val="000000"/>
          <w:lang w:eastAsia="zh-Hans"/>
        </w:rPr>
        <w:t>。甲方因违反保密义务获得的全部收益归乙方所有</w:t>
      </w:r>
      <w:r>
        <w:rPr>
          <w:rFonts w:ascii="微软雅黑" w:hAnsi="微软雅黑" w:eastAsia="微软雅黑" w:cs="微软雅黑"/>
          <w:color w:val="000000"/>
          <w:lang w:eastAsia="zh-Hans"/>
        </w:rPr>
        <w:t>。</w:t>
      </w:r>
    </w:p>
    <w:p>
      <w:pPr>
        <w:pStyle w:val="11"/>
        <w:spacing w:before="156" w:beforeLines="50" w:after="156" w:afterLines="50" w:line="400" w:lineRule="exact"/>
        <w:ind w:firstLine="525" w:firstLineChars="250"/>
        <w:rPr>
          <w:ins w:id="44" w:author="法务部" w:date="2022-11-02T14:40:00Z"/>
          <w:rFonts w:hint="eastAsia" w:ascii="微软雅黑" w:hAnsi="微软雅黑" w:eastAsia="微软雅黑" w:cs="微软雅黑"/>
          <w:color w:val="000000"/>
          <w:lang w:eastAsia="zh-Hans"/>
        </w:rPr>
      </w:pPr>
      <w:ins w:id="45" w:author="法务部" w:date="2022-11-02T14:51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乙方保证</w:t>
        </w:r>
      </w:ins>
      <w:ins w:id="46" w:author="法务部" w:date="2022-11-02T14:52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其提供</w:t>
        </w:r>
      </w:ins>
      <w:ins w:id="47" w:author="法务部" w:date="2022-11-02T14:59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的</w:t>
        </w:r>
      </w:ins>
      <w:ins w:id="48" w:author="法务部" w:date="2022-11-02T14:51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课程内容及配套讲义</w:t>
        </w:r>
      </w:ins>
      <w:ins w:id="49" w:author="法务部" w:date="2022-11-02T14:59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不侵犯任何第三方的知识产权和合法权益，</w:t>
        </w:r>
      </w:ins>
      <w:ins w:id="50" w:author="法务部" w:date="2022-11-02T15:02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否则甲方有权要求乙方</w:t>
        </w:r>
      </w:ins>
      <w:ins w:id="51" w:author="法务部" w:date="2022-11-02T15:03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全额退款，且</w:t>
        </w:r>
      </w:ins>
      <w:ins w:id="52" w:author="法务部" w:date="2022-11-02T14:59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如甲方</w:t>
        </w:r>
      </w:ins>
      <w:ins w:id="53" w:author="法务部" w:date="2022-11-02T15:00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遭受第三方索赔的，乙方应赔偿甲方全部损失。</w:t>
        </w:r>
      </w:ins>
    </w:p>
    <w:p>
      <w:pPr>
        <w:pStyle w:val="11"/>
        <w:spacing w:before="156" w:beforeLines="50" w:after="156" w:afterLines="50" w:line="400" w:lineRule="exact"/>
        <w:ind w:firstLine="525" w:firstLineChars="250"/>
        <w:rPr>
          <w:rFonts w:hint="eastAsia" w:ascii="微软雅黑" w:hAnsi="微软雅黑" w:eastAsia="微软雅黑" w:cs="微软雅黑"/>
          <w:color w:val="000000"/>
          <w:lang w:eastAsia="zh-Hans"/>
        </w:rPr>
      </w:pPr>
      <w:ins w:id="54" w:author="法务部" w:date="2022-11-02T14:40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本合同所指的全部损失包括但不限于直接损失，向第三方支付的违约金、赔偿金、费用，为维权支出的调查费、律师费、诉讼费、仲裁费、公证费、保全费、保全保险费、鉴定费、执行费</w:t>
        </w:r>
      </w:ins>
      <w:ins w:id="55" w:author="法务部" w:date="2022-11-02T15:01:00Z">
        <w:r>
          <w:rPr>
            <w:rFonts w:hint="eastAsia" w:ascii="微软雅黑" w:hAnsi="微软雅黑" w:eastAsia="微软雅黑" w:cs="微软雅黑"/>
            <w:color w:val="000000"/>
            <w:lang w:eastAsia="zh-Hans"/>
          </w:rPr>
          <w:t>。</w:t>
        </w:r>
      </w:ins>
    </w:p>
    <w:p>
      <w:pPr>
        <w:pStyle w:val="13"/>
        <w:spacing w:before="156" w:beforeLines="50" w:after="156" w:afterLines="50" w:line="400" w:lineRule="exact"/>
        <w:ind w:left="0"/>
        <w:rPr>
          <w:rFonts w:ascii="微软雅黑" w:hAnsi="微软雅黑" w:eastAsia="微软雅黑" w:cs="微软雅黑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费用及付款方式</w:t>
      </w:r>
    </w:p>
    <w:p>
      <w:pPr>
        <w:numPr>
          <w:ilvl w:val="0"/>
          <w:numId w:val="10"/>
        </w:numPr>
        <w:snapToGrid w:val="0"/>
        <w:spacing w:before="156" w:beforeLines="50" w:after="156" w:afterLines="50" w:line="400" w:lineRule="exact"/>
        <w:ind w:left="793" w:leftChars="171" w:hanging="434" w:hangingChars="207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预付费用总计</w:t>
      </w:r>
      <w:r>
        <w:rPr>
          <w:rFonts w:hint="eastAsia" w:ascii="微软雅黑" w:hAnsi="微软雅黑" w:eastAsia="微软雅黑" w:cs="微软雅黑"/>
          <w:b/>
          <w:szCs w:val="21"/>
          <w:u w:val="single"/>
        </w:rPr>
        <w:t xml:space="preserve">   </w:t>
      </w:r>
      <w:r>
        <w:rPr>
          <w:rFonts w:ascii="微软雅黑" w:hAnsi="微软雅黑" w:eastAsia="微软雅黑" w:cs="微软雅黑"/>
          <w:b/>
          <w:szCs w:val="21"/>
          <w:u w:val="single"/>
        </w:rPr>
        <w:t>100000.0</w:t>
      </w:r>
      <w:r>
        <w:rPr>
          <w:rFonts w:hint="eastAsia" w:ascii="微软雅黑" w:hAnsi="微软雅黑" w:eastAsia="微软雅黑" w:cs="微软雅黑"/>
          <w:b/>
          <w:szCs w:val="21"/>
          <w:u w:val="single"/>
        </w:rPr>
        <w:t xml:space="preserve">   </w:t>
      </w:r>
      <w:r>
        <w:rPr>
          <w:rFonts w:hint="eastAsia" w:ascii="微软雅黑" w:hAnsi="微软雅黑" w:eastAsia="微软雅黑" w:cs="微软雅黑"/>
          <w:b/>
          <w:szCs w:val="21"/>
        </w:rPr>
        <w:t>元，（人民币大写：</w:t>
      </w:r>
      <w:r>
        <w:rPr>
          <w:rFonts w:hint="eastAsia" w:ascii="微软雅黑" w:hAnsi="微软雅黑" w:eastAsia="微软雅黑" w:cs="微软雅黑"/>
          <w:b/>
          <w:szCs w:val="21"/>
          <w:u w:val="single"/>
        </w:rPr>
        <w:t xml:space="preserve">  </w:t>
      </w:r>
      <w:r>
        <w:rPr>
          <w:rFonts w:ascii="微软雅黑" w:hAnsi="微软雅黑" w:eastAsia="微软雅黑" w:cs="微软雅黑"/>
          <w:b/>
          <w:szCs w:val="21"/>
          <w:u w:val="single"/>
        </w:rPr>
        <w:t>壹拾万元整</w:t>
      </w:r>
      <w:r>
        <w:rPr>
          <w:rFonts w:hint="eastAsia" w:ascii="微软雅黑" w:hAnsi="微软雅黑" w:eastAsia="微软雅黑" w:cs="微软雅黑"/>
          <w:b/>
          <w:szCs w:val="21"/>
        </w:rPr>
        <w:t>）；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乙方收</w:t>
      </w:r>
      <w:r>
        <w:rPr>
          <w:rFonts w:hint="eastAsia" w:ascii="微软雅黑" w:hAnsi="微软雅黑" w:eastAsia="微软雅黑" w:cs="微软雅黑"/>
          <w:szCs w:val="21"/>
        </w:rPr>
        <w:t>到甲方支付预付款的3个工作日内给甲方开具</w:t>
      </w:r>
      <w:ins w:id="56" w:author="法务部" w:date="2022-11-02T14:41:00Z">
        <w:r>
          <w:rPr>
            <w:rFonts w:hint="eastAsia" w:ascii="微软雅黑" w:hAnsi="微软雅黑" w:eastAsia="微软雅黑" w:cs="微软雅黑"/>
            <w:szCs w:val="21"/>
          </w:rPr>
          <w:t>增值税专用</w:t>
        </w:r>
      </w:ins>
      <w:r>
        <w:rPr>
          <w:rFonts w:hint="eastAsia" w:ascii="微软雅黑" w:hAnsi="微软雅黑" w:eastAsia="微软雅黑" w:cs="微软雅黑"/>
          <w:szCs w:val="21"/>
        </w:rPr>
        <w:t>发票。月初选课，月底结算。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甲方一次性全额支付本协议约定的全部预付费用后，乙方赠送甲方一门线下课一个学习名额，合同期限内可随时使用，合同到期后失效</w:t>
      </w:r>
      <w:ins w:id="57" w:author="法务部" w:date="2022-11-02T14:42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t>。</w:t>
        </w:r>
      </w:ins>
      <w:r>
        <w:rPr>
          <w:rFonts w:hint="eastAsia" w:ascii="微软雅黑" w:hAnsi="微软雅黑" w:eastAsia="微软雅黑" w:cs="微软雅黑"/>
          <w:szCs w:val="21"/>
          <w:lang w:eastAsia="zh-Hans"/>
        </w:rPr>
        <w:t>若合同期内，</w:t>
      </w:r>
      <w:del w:id="58" w:author="法务部" w:date="2022-11-02T15:03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delText>甲方要求退还部分或全部预付费用或本合同</w:delText>
        </w:r>
      </w:del>
      <w:ins w:id="59" w:author="法务部" w:date="2022-11-02T15:03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t>如</w:t>
        </w:r>
      </w:ins>
      <w:ins w:id="60" w:author="法务部" w:date="2022-11-02T14:42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t>因甲方原因</w:t>
        </w:r>
      </w:ins>
      <w:ins w:id="61" w:author="法务部" w:date="2022-11-02T15:03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t>导致预付款退款或本合同</w:t>
        </w:r>
      </w:ins>
      <w:r>
        <w:rPr>
          <w:rFonts w:hint="eastAsia" w:ascii="微软雅黑" w:hAnsi="微软雅黑" w:eastAsia="微软雅黑" w:cs="微软雅黑"/>
          <w:szCs w:val="21"/>
          <w:lang w:eastAsia="zh-Hans"/>
        </w:rPr>
        <w:t>提前解除或终止的，前述赠送学习名额失效</w:t>
      </w:r>
      <w:r>
        <w:rPr>
          <w:rFonts w:hint="eastAsia" w:ascii="微软雅黑" w:hAnsi="微软雅黑" w:eastAsia="微软雅黑" w:cs="微软雅黑"/>
          <w:szCs w:val="21"/>
        </w:rPr>
        <w:t>，若已使用赠送学习名额则按实际公开价格扣除相应费用。</w:t>
      </w:r>
    </w:p>
    <w:p>
      <w:pPr>
        <w:numPr>
          <w:ilvl w:val="0"/>
          <w:numId w:val="10"/>
        </w:numPr>
        <w:snapToGrid w:val="0"/>
        <w:spacing w:before="156" w:beforeLines="50" w:after="156" w:afterLines="50" w:line="400" w:lineRule="exact"/>
        <w:ind w:left="793" w:leftChars="171" w:hanging="434" w:hangingChars="207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付款方式：对公转账。</w:t>
      </w:r>
    </w:p>
    <w:p>
      <w:pPr>
        <w:numPr>
          <w:ilvl w:val="0"/>
          <w:numId w:val="10"/>
        </w:numPr>
        <w:snapToGrid w:val="0"/>
        <w:spacing w:before="156" w:beforeLines="50" w:after="156" w:afterLines="50"/>
        <w:ind w:left="793" w:leftChars="171" w:hanging="434" w:hangingChars="207"/>
        <w:rPr>
          <w:rFonts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  <w:szCs w:val="21"/>
        </w:rPr>
        <w:t>结算方式：甲方人员参与乙方举办的培训学习，每月月初进行选课，月底进行结算。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乙方于</w:t>
      </w:r>
      <w:r>
        <w:rPr>
          <w:rFonts w:hint="eastAsia" w:ascii="微软雅黑" w:hAnsi="微软雅黑" w:eastAsia="微软雅黑" w:cs="微软雅黑"/>
          <w:lang w:eastAsia="zh-Hans"/>
        </w:rPr>
        <w:t>月底向甲方指定邮箱或者培训账户发送课程确认单，</w:t>
      </w:r>
      <w:ins w:id="62" w:author="法务部" w:date="2022-11-02T14:43:00Z">
        <w:r>
          <w:rPr>
            <w:rFonts w:hint="eastAsia" w:ascii="微软雅黑" w:hAnsi="微软雅黑" w:eastAsia="微软雅黑" w:cs="微软雅黑"/>
            <w:lang w:eastAsia="zh-Hans"/>
          </w:rPr>
          <w:t>甲</w:t>
        </w:r>
      </w:ins>
      <w:r>
        <w:rPr>
          <w:rFonts w:hint="eastAsia" w:ascii="微软雅黑" w:hAnsi="微软雅黑" w:eastAsia="微软雅黑" w:cs="微软雅黑"/>
          <w:lang w:eastAsia="zh-Hans"/>
        </w:rPr>
        <w:t>方应于</w:t>
      </w:r>
      <w:ins w:id="63" w:author="法务部" w:date="2022-11-02T14:43:00Z">
        <w:r>
          <w:rPr>
            <w:rFonts w:hint="eastAsia" w:ascii="微软雅黑" w:hAnsi="微软雅黑" w:eastAsia="微软雅黑" w:cs="微软雅黑"/>
            <w:lang w:eastAsia="zh-Hans"/>
          </w:rPr>
          <w:t>三</w:t>
        </w:r>
      </w:ins>
      <w:r>
        <w:rPr>
          <w:rFonts w:hint="eastAsia" w:ascii="微软雅黑" w:hAnsi="微软雅黑" w:eastAsia="微软雅黑" w:cs="微软雅黑"/>
          <w:lang w:eastAsia="zh-Hans"/>
        </w:rPr>
        <w:t>日</w:t>
      </w:r>
      <w:ins w:id="64" w:author="法务部" w:date="2022-11-02T14:43:00Z">
        <w:r>
          <w:rPr>
            <w:rFonts w:hint="eastAsia" w:ascii="微软雅黑" w:hAnsi="微软雅黑" w:eastAsia="微软雅黑" w:cs="微软雅黑"/>
            <w:lang w:eastAsia="zh-Hans"/>
          </w:rPr>
          <w:t>内</w:t>
        </w:r>
      </w:ins>
      <w:r>
        <w:rPr>
          <w:rFonts w:hint="eastAsia" w:ascii="微软雅黑" w:hAnsi="微软雅黑" w:eastAsia="微软雅黑" w:cs="微软雅黑"/>
          <w:lang w:eastAsia="zh-Hans"/>
        </w:rPr>
        <w:t>确认，逾期未确认的视为确认无误，甲方确认无误后，乙方在预付费用中直接予以扣除。若双方对课程确认单有异议的，以乙方选课系统数据为准。</w:t>
      </w:r>
    </w:p>
    <w:p>
      <w:pPr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10"/>
        </w:numPr>
        <w:snapToGrid w:val="0"/>
        <w:spacing w:before="156" w:beforeLines="50" w:after="156" w:afterLines="50" w:line="400" w:lineRule="exact"/>
        <w:ind w:left="793" w:leftChars="171" w:hanging="434" w:hangingChars="207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账户信息：</w:t>
      </w:r>
    </w:p>
    <w:p>
      <w:pPr>
        <w:numPr>
          <w:ilvl w:val="0"/>
          <w:numId w:val="11"/>
        </w:numPr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乙方负责出具有效的发票，甲方发票信息如下</w:t>
      </w:r>
    </w:p>
    <w:tbl>
      <w:tblPr>
        <w:tblStyle w:val="18"/>
        <w:tblW w:w="0" w:type="auto"/>
        <w:tblInd w:w="17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发票内容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管理咨询费</w:t>
            </w:r>
            <w:r>
              <w:rPr>
                <w:rFonts w:hint="eastAsia" w:ascii="微软雅黑" w:hAnsi="微软雅黑" w:eastAsia="微软雅黑" w:cs="微软雅黑"/>
              </w:rPr>
              <w:t>/咨询服务费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发票类型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增值税专用发票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名称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上海网鱼信息科技有限公司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纳税人识别号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91310117086231052A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地址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zCs w:val="21"/>
              </w:rPr>
              <w:t>上海市松江区新桥镇漕松路 1 号 3 幢 301 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电话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021-57098200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开户行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 xml:space="preserve">上海浦东发展银行新松江路支行  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账号</w:t>
            </w:r>
          </w:p>
        </w:tc>
        <w:tc>
          <w:tcPr>
            <w:tcW w:w="5760" w:type="dxa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ascii="微软雅黑" w:hAnsi="微软雅黑" w:eastAsia="微软雅黑" w:cs="微软雅黑"/>
                <w:szCs w:val="21"/>
              </w:rPr>
              <w:t>97560154740002169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</w:t>
            </w:r>
          </w:p>
        </w:tc>
      </w:tr>
    </w:tbl>
    <w:p>
      <w:pPr>
        <w:numPr>
          <w:ilvl w:val="0"/>
          <w:numId w:val="12"/>
        </w:numPr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乙方账户信息如下：</w:t>
      </w:r>
    </w:p>
    <w:tbl>
      <w:tblPr>
        <w:tblStyle w:val="18"/>
        <w:tblW w:w="0" w:type="auto"/>
        <w:tblInd w:w="172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57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户   名</w:t>
            </w:r>
          </w:p>
        </w:tc>
        <w:tc>
          <w:tcPr>
            <w:tcW w:w="5760" w:type="dxa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高维信息技术（深圳）有限公司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开户银行</w:t>
            </w:r>
          </w:p>
        </w:tc>
        <w:tc>
          <w:tcPr>
            <w:tcW w:w="5760" w:type="dxa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招商银行股份有限公司深圳深圳湾支行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C0C0C0"/>
            <w:vAlign w:val="center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b/>
                <w:bCs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Cs w:val="21"/>
              </w:rPr>
              <w:t>帐   号</w:t>
            </w:r>
          </w:p>
        </w:tc>
        <w:tc>
          <w:tcPr>
            <w:tcW w:w="5760" w:type="dxa"/>
          </w:tcPr>
          <w:p>
            <w:pPr>
              <w:spacing w:before="156" w:beforeLines="50" w:after="156" w:afterLines="50" w:line="400" w:lineRule="exact"/>
              <w:jc w:val="center"/>
              <w:rPr>
                <w:rFonts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</w:rPr>
              <w:t>755926310510802</w:t>
            </w:r>
            <w:r>
              <w:rPr>
                <w:rFonts w:hint="eastAsia" w:ascii="微软雅黑" w:hAnsi="微软雅黑" w:eastAsia="微软雅黑" w:cs="微软雅黑"/>
                <w:szCs w:val="21"/>
              </w:rPr>
              <w:t xml:space="preserve">  </w:t>
            </w:r>
          </w:p>
        </w:tc>
      </w:tr>
    </w:tbl>
    <w:p>
      <w:pPr>
        <w:snapToGrid w:val="0"/>
        <w:spacing w:before="156" w:beforeLines="50" w:after="156" w:afterLines="50" w:line="400" w:lineRule="exact"/>
        <w:ind w:left="794" w:leftChars="171" w:hanging="435" w:hangingChars="207"/>
        <w:rPr>
          <w:rFonts w:ascii="微软雅黑" w:hAnsi="微软雅黑" w:eastAsia="微软雅黑" w:cs="微软雅黑"/>
          <w:b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争议的解决</w:t>
      </w:r>
    </w:p>
    <w:p>
      <w:pPr>
        <w:snapToGrid w:val="0"/>
        <w:spacing w:before="156" w:beforeLines="50" w:after="156" w:afterLines="50" w:line="400" w:lineRule="exact"/>
        <w:ind w:firstLine="525" w:firstLineChars="250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在合同执行过程中发生争议时，双方应协商解决，也可以要求调解，如不愿调解或协商不成时，任何一方</w:t>
      </w:r>
      <w:r>
        <w:rPr>
          <w:rFonts w:hint="eastAsia" w:ascii="微软雅黑" w:hAnsi="微软雅黑" w:eastAsia="微软雅黑" w:cs="微软雅黑"/>
          <w:color w:val="000000"/>
          <w:szCs w:val="21"/>
        </w:rPr>
        <w:t>可以提请</w:t>
      </w:r>
      <w:ins w:id="65" w:author="法务部" w:date="2022-11-02T14:44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t>被告</w:t>
        </w:r>
      </w:ins>
      <w:r>
        <w:rPr>
          <w:rFonts w:hint="eastAsia" w:ascii="微软雅黑" w:hAnsi="微软雅黑" w:eastAsia="微软雅黑" w:cs="微软雅黑"/>
          <w:szCs w:val="21"/>
        </w:rPr>
        <w:t>所在地有管辖权的法院解决。</w:t>
      </w:r>
    </w:p>
    <w:p>
      <w:pPr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合同的终止</w:t>
      </w:r>
    </w:p>
    <w:p>
      <w:pPr>
        <w:snapToGrid w:val="0"/>
        <w:spacing w:before="156" w:beforeLines="50" w:after="156" w:afterLines="50" w:line="400" w:lineRule="exact"/>
        <w:ind w:left="481" w:leftChars="229" w:firstLine="417" w:firstLineChars="199"/>
        <w:rPr>
          <w:rFonts w:ascii="微软雅黑" w:hAnsi="微软雅黑" w:eastAsia="微软雅黑" w:cs="微软雅黑"/>
          <w:szCs w:val="21"/>
          <w:lang w:eastAsia="zh-Hans"/>
        </w:rPr>
      </w:pPr>
      <w:r>
        <w:rPr>
          <w:rFonts w:hint="eastAsia" w:ascii="微软雅黑" w:hAnsi="微软雅黑" w:eastAsia="微软雅黑" w:cs="微软雅黑"/>
          <w:szCs w:val="21"/>
        </w:rPr>
        <w:t>本合同在合同规定期满终止，若合同期满，预付款未全部消费完</w:t>
      </w:r>
      <w:ins w:id="66" w:author="法务部" w:date="2022-11-02T14:44:00Z">
        <w:r>
          <w:rPr>
            <w:rFonts w:hint="eastAsia" w:ascii="微软雅黑" w:hAnsi="微软雅黑" w:eastAsia="微软雅黑" w:cs="微软雅黑"/>
            <w:szCs w:val="21"/>
          </w:rPr>
          <w:t>的，</w:t>
        </w:r>
      </w:ins>
      <w:ins w:id="67" w:author="法务部" w:date="2022-11-02T14:47:00Z">
        <w:r>
          <w:rPr>
            <w:rFonts w:hint="eastAsia" w:ascii="微软雅黑" w:hAnsi="微软雅黑" w:eastAsia="微软雅黑" w:cs="微软雅黑"/>
            <w:szCs w:val="21"/>
          </w:rPr>
          <w:t>甲方</w:t>
        </w:r>
      </w:ins>
      <w:ins w:id="68" w:author="法务部" w:date="2022-11-02T14:44:00Z">
        <w:r>
          <w:rPr>
            <w:rFonts w:hint="eastAsia" w:ascii="微软雅黑" w:hAnsi="微软雅黑" w:eastAsia="微软雅黑" w:cs="微软雅黑"/>
            <w:szCs w:val="21"/>
          </w:rPr>
          <w:t>应在合同期满后</w:t>
        </w:r>
      </w:ins>
      <w:ins w:id="69" w:author="法务部" w:date="2022-11-02T14:49:00Z">
        <w:r>
          <w:rPr>
            <w:rFonts w:hint="eastAsia" w:ascii="微软雅黑" w:hAnsi="微软雅黑" w:eastAsia="微软雅黑" w:cs="微软雅黑"/>
            <w:szCs w:val="21"/>
          </w:rPr>
          <w:t>3</w:t>
        </w:r>
      </w:ins>
      <w:ins w:id="70" w:author="法务部" w:date="2022-11-02T14:44:00Z">
        <w:r>
          <w:rPr>
            <w:rFonts w:hint="eastAsia" w:ascii="微软雅黑" w:hAnsi="微软雅黑" w:eastAsia="微软雅黑" w:cs="微软雅黑"/>
            <w:szCs w:val="21"/>
          </w:rPr>
          <w:t>日</w:t>
        </w:r>
      </w:ins>
      <w:ins w:id="71" w:author="法务部" w:date="2022-11-02T14:48:00Z">
        <w:r>
          <w:rPr>
            <w:rFonts w:hint="eastAsia" w:ascii="微软雅黑" w:hAnsi="微软雅黑" w:eastAsia="微软雅黑" w:cs="微软雅黑"/>
            <w:szCs w:val="21"/>
          </w:rPr>
          <w:t>内</w:t>
        </w:r>
      </w:ins>
      <w:ins w:id="72" w:author="法务部" w:date="2022-11-02T15:04:00Z">
        <w:r>
          <w:rPr>
            <w:rFonts w:hint="eastAsia" w:ascii="微软雅黑" w:hAnsi="微软雅黑" w:eastAsia="微软雅黑" w:cs="微软雅黑"/>
            <w:szCs w:val="21"/>
          </w:rPr>
          <w:t>通知</w:t>
        </w:r>
      </w:ins>
      <w:ins w:id="73" w:author="法务部" w:date="2022-11-02T14:47:00Z">
        <w:r>
          <w:rPr>
            <w:rFonts w:hint="eastAsia" w:ascii="微软雅黑" w:hAnsi="微软雅黑" w:eastAsia="微软雅黑" w:cs="微软雅黑"/>
            <w:szCs w:val="21"/>
          </w:rPr>
          <w:t>乙方</w:t>
        </w:r>
      </w:ins>
      <w:ins w:id="74" w:author="法务部" w:date="2022-11-02T14:45:00Z">
        <w:r>
          <w:rPr>
            <w:rFonts w:hint="eastAsia" w:ascii="微软雅黑" w:hAnsi="微软雅黑" w:eastAsia="微软雅黑" w:cs="微软雅黑"/>
            <w:szCs w:val="21"/>
          </w:rPr>
          <w:t>退还未消费</w:t>
        </w:r>
      </w:ins>
      <w:ins w:id="75" w:author="法务部" w:date="2022-11-02T14:48:00Z">
        <w:r>
          <w:rPr>
            <w:rFonts w:hint="eastAsia" w:ascii="微软雅黑" w:hAnsi="微软雅黑" w:eastAsia="微软雅黑" w:cs="微软雅黑"/>
            <w:szCs w:val="21"/>
          </w:rPr>
          <w:t>预付款</w:t>
        </w:r>
      </w:ins>
      <w:del w:id="76" w:author="法务部" w:date="2022-11-02T14:44:00Z">
        <w:r>
          <w:rPr>
            <w:rFonts w:hint="eastAsia" w:ascii="微软雅黑" w:hAnsi="微软雅黑" w:eastAsia="微软雅黑" w:cs="微软雅黑"/>
            <w:szCs w:val="21"/>
          </w:rPr>
          <w:delText>，</w:delText>
        </w:r>
      </w:del>
      <w:del w:id="77" w:author="法务部" w:date="2022-11-02T14:45:00Z">
        <w:r>
          <w:rPr>
            <w:rFonts w:hint="eastAsia" w:ascii="微软雅黑" w:hAnsi="微软雅黑" w:eastAsia="微软雅黑" w:cs="微软雅黑"/>
            <w:szCs w:val="21"/>
          </w:rPr>
          <w:delText>则在</w:delText>
        </w:r>
      </w:del>
      <w:del w:id="78" w:author="法务部" w:date="2022-11-02T14:45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delText>合同到期前</w:delText>
        </w:r>
      </w:del>
      <w:del w:id="79" w:author="法务部" w:date="2022-11-02T14:45:00Z">
        <w:r>
          <w:rPr>
            <w:rFonts w:hint="eastAsia" w:ascii="微软雅黑" w:hAnsi="微软雅黑" w:eastAsia="微软雅黑" w:cs="微软雅黑"/>
            <w:szCs w:val="21"/>
          </w:rPr>
          <w:delText>7</w:delText>
        </w:r>
      </w:del>
      <w:del w:id="80" w:author="法务部" w:date="2022-11-02T14:45:00Z">
        <w:r>
          <w:rPr>
            <w:rFonts w:hint="eastAsia" w:ascii="微软雅黑" w:hAnsi="微软雅黑" w:eastAsia="微软雅黑" w:cs="微软雅黑"/>
            <w:szCs w:val="21"/>
            <w:lang w:eastAsia="zh-Hans"/>
          </w:rPr>
          <w:delText>日，</w:delText>
        </w:r>
      </w:del>
      <w:ins w:id="81" w:author="法务部" w:date="2022-11-02T14:45:00Z">
        <w:r>
          <w:rPr>
            <w:rFonts w:hint="eastAsia" w:ascii="微软雅黑" w:hAnsi="微软雅黑" w:eastAsia="微软雅黑" w:cs="微软雅黑"/>
            <w:szCs w:val="21"/>
          </w:rPr>
          <w:t>，</w:t>
        </w:r>
      </w:ins>
      <w:ins w:id="82" w:author="Jason" w:date="2022-11-03T12:06:27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合同</w:t>
        </w:r>
      </w:ins>
      <w:ins w:id="83" w:author="Jason" w:date="2022-11-03T12:06:29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内</w:t>
        </w:r>
      </w:ins>
      <w:ins w:id="84" w:author="Jason" w:date="2022-11-03T12:06:31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相应的</w:t>
        </w:r>
      </w:ins>
      <w:ins w:id="85" w:author="Jason" w:date="2022-11-03T12:06:34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优惠</w:t>
        </w:r>
      </w:ins>
      <w:ins w:id="86" w:author="Jason" w:date="2022-11-03T12:06:36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取消</w:t>
        </w:r>
      </w:ins>
      <w:ins w:id="87" w:author="Jason" w:date="2022-11-03T12:06:37Z">
        <w:r>
          <w:rPr>
            <w:rFonts w:hint="eastAsia" w:ascii="微软雅黑" w:hAnsi="微软雅黑" w:eastAsia="微软雅黑" w:cs="微软雅黑"/>
            <w:szCs w:val="21"/>
            <w:lang w:val="en-US" w:eastAsia="zh-CN"/>
          </w:rPr>
          <w:t>，</w:t>
        </w:r>
      </w:ins>
      <w:ins w:id="88" w:author="法务部" w:date="2022-11-02T14:47:00Z">
        <w:r>
          <w:rPr>
            <w:rFonts w:hint="eastAsia" w:ascii="微软雅黑" w:hAnsi="微软雅黑" w:eastAsia="微软雅黑" w:cs="微软雅黑"/>
            <w:szCs w:val="21"/>
          </w:rPr>
          <w:t>乙方应在收到甲方通知后</w:t>
        </w:r>
      </w:ins>
      <w:ins w:id="89" w:author="法务部" w:date="2022-11-02T14:49:00Z">
        <w:r>
          <w:rPr>
            <w:rFonts w:hint="eastAsia" w:ascii="微软雅黑" w:hAnsi="微软雅黑" w:eastAsia="微软雅黑" w:cs="微软雅黑"/>
            <w:szCs w:val="21"/>
          </w:rPr>
          <w:t>3</w:t>
        </w:r>
      </w:ins>
      <w:ins w:id="90" w:author="法务部" w:date="2022-11-02T14:47:00Z">
        <w:r>
          <w:rPr>
            <w:rFonts w:hint="eastAsia" w:ascii="微软雅黑" w:hAnsi="微软雅黑" w:eastAsia="微软雅黑" w:cs="微软雅黑"/>
            <w:szCs w:val="21"/>
          </w:rPr>
          <w:t>日内完成</w:t>
        </w:r>
      </w:ins>
      <w:ins w:id="91" w:author="法务部" w:date="2022-11-02T14:48:00Z">
        <w:r>
          <w:rPr>
            <w:rFonts w:hint="eastAsia" w:ascii="微软雅黑" w:hAnsi="微软雅黑" w:eastAsia="微软雅黑" w:cs="微软雅黑"/>
            <w:szCs w:val="21"/>
          </w:rPr>
          <w:t>退款。</w:t>
        </w:r>
      </w:ins>
      <w:ins w:id="92" w:author="法务部" w:date="2022-11-02T14:45:00Z">
        <w:r>
          <w:rPr>
            <w:rFonts w:hint="eastAsia" w:ascii="微软雅黑" w:hAnsi="微软雅黑" w:eastAsia="微软雅黑" w:cs="微软雅黑"/>
            <w:szCs w:val="21"/>
          </w:rPr>
          <w:t>如</w:t>
        </w:r>
      </w:ins>
      <w:r>
        <w:rPr>
          <w:rFonts w:hint="eastAsia" w:ascii="微软雅黑" w:hAnsi="微软雅黑" w:eastAsia="微软雅黑" w:cs="微软雅黑"/>
          <w:szCs w:val="21"/>
          <w:lang w:eastAsia="zh-Hans"/>
        </w:rPr>
        <w:t>甲方未提出退还预付款的，本合同自动延期</w:t>
      </w:r>
      <w:r>
        <w:rPr>
          <w:rFonts w:hint="eastAsia" w:ascii="微软雅黑" w:hAnsi="微软雅黑" w:eastAsia="微软雅黑" w:cs="微软雅黑"/>
          <w:szCs w:val="21"/>
        </w:rPr>
        <w:t>1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年。</w:t>
      </w:r>
    </w:p>
    <w:p>
      <w:pPr>
        <w:snapToGrid w:val="0"/>
        <w:spacing w:before="156" w:beforeLines="50" w:after="156" w:afterLines="50" w:line="400" w:lineRule="exact"/>
        <w:ind w:left="481" w:leftChars="229" w:firstLine="417" w:firstLineChars="199"/>
        <w:rPr>
          <w:rFonts w:ascii="微软雅黑" w:hAnsi="微软雅黑" w:eastAsia="微软雅黑" w:cs="微软雅黑"/>
          <w:szCs w:val="21"/>
        </w:rPr>
      </w:pPr>
      <w:bookmarkStart w:id="0" w:name="_GoBack"/>
      <w:bookmarkEnd w:id="0"/>
    </w:p>
    <w:p>
      <w:pPr>
        <w:numPr>
          <w:ilvl w:val="0"/>
          <w:numId w:val="4"/>
        </w:numPr>
        <w:snapToGrid w:val="0"/>
        <w:spacing w:before="156" w:beforeLines="50" w:after="156" w:afterLines="50" w:line="400" w:lineRule="exact"/>
        <w:ind w:left="482" w:hanging="482"/>
        <w:rPr>
          <w:rFonts w:ascii="微软雅黑" w:hAnsi="微软雅黑" w:eastAsia="微软雅黑" w:cs="微软雅黑"/>
          <w:b/>
          <w:bCs/>
          <w:szCs w:val="21"/>
        </w:rPr>
      </w:pPr>
      <w:r>
        <w:rPr>
          <w:rFonts w:hint="eastAsia" w:ascii="微软雅黑" w:hAnsi="微软雅黑" w:eastAsia="微软雅黑" w:cs="微软雅黑"/>
          <w:b/>
          <w:bCs/>
          <w:szCs w:val="21"/>
        </w:rPr>
        <w:t>合同生效</w:t>
      </w:r>
      <w:r>
        <w:rPr>
          <w:rFonts w:hint="eastAsia" w:ascii="微软雅黑" w:hAnsi="微软雅黑" w:eastAsia="微软雅黑" w:cs="微软雅黑"/>
          <w:b/>
          <w:bCs/>
          <w:szCs w:val="21"/>
          <w:lang w:eastAsia="zh-Hans"/>
        </w:rPr>
        <w:t>与其他</w:t>
      </w:r>
    </w:p>
    <w:p>
      <w:pPr>
        <w:numPr>
          <w:ilvl w:val="0"/>
          <w:numId w:val="13"/>
        </w:numPr>
        <w:snapToGrid w:val="0"/>
        <w:spacing w:before="156" w:beforeLines="50" w:after="156" w:afterLines="50" w:line="400" w:lineRule="exact"/>
        <w:ind w:firstLine="420" w:firstLineChars="20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Cs w:val="21"/>
          <w:lang w:eastAsia="zh-Hans"/>
        </w:rPr>
        <w:t xml:space="preserve"> </w:t>
      </w:r>
      <w:r>
        <w:rPr>
          <w:rFonts w:hint="eastAsia" w:ascii="微软雅黑" w:hAnsi="微软雅黑" w:eastAsia="微软雅黑" w:cs="微软雅黑"/>
          <w:szCs w:val="21"/>
        </w:rPr>
        <w:t xml:space="preserve"> 本合同壹式两份，甲方执壹份，乙方执壹份，具同等法律效力。自双方</w:t>
      </w:r>
      <w:ins w:id="93" w:author="法务部" w:date="2022-11-02T14:48:00Z">
        <w:r>
          <w:rPr>
            <w:rFonts w:hint="eastAsia" w:ascii="微软雅黑" w:hAnsi="微软雅黑" w:eastAsia="微软雅黑" w:cs="微软雅黑"/>
            <w:szCs w:val="21"/>
          </w:rPr>
          <w:t>均完成</w:t>
        </w:r>
      </w:ins>
      <w:r>
        <w:rPr>
          <w:rFonts w:hint="eastAsia" w:ascii="微软雅黑" w:hAnsi="微软雅黑" w:eastAsia="微软雅黑" w:cs="微软雅黑"/>
          <w:szCs w:val="21"/>
        </w:rPr>
        <w:t>盖章</w:t>
      </w:r>
      <w:r>
        <w:rPr>
          <w:rFonts w:hint="eastAsia" w:ascii="微软雅黑" w:hAnsi="微软雅黑" w:eastAsia="微软雅黑" w:cs="微软雅黑"/>
          <w:szCs w:val="21"/>
          <w:lang w:eastAsia="zh-Hans"/>
        </w:rPr>
        <w:t>且乙方收到甲方支付的全部预付费用</w:t>
      </w:r>
      <w:r>
        <w:rPr>
          <w:rFonts w:hint="eastAsia" w:ascii="微软雅黑" w:hAnsi="微软雅黑" w:eastAsia="微软雅黑" w:cs="微软雅黑"/>
          <w:szCs w:val="21"/>
        </w:rPr>
        <w:t>起生效。</w:t>
      </w:r>
    </w:p>
    <w:p>
      <w:pPr>
        <w:numPr>
          <w:ilvl w:val="0"/>
          <w:numId w:val="13"/>
        </w:numPr>
        <w:snapToGrid w:val="0"/>
        <w:spacing w:before="156" w:beforeLines="50" w:after="156" w:afterLines="50" w:line="400" w:lineRule="exact"/>
        <w:ind w:firstLine="420" w:firstLineChars="200"/>
        <w:rPr>
          <w:rFonts w:ascii="微软雅黑" w:hAnsi="微软雅黑" w:eastAsia="微软雅黑" w:cs="微软雅黑"/>
          <w:lang w:eastAsia="zh-Hans"/>
        </w:rPr>
      </w:pPr>
      <w:r>
        <w:rPr>
          <w:rFonts w:hint="eastAsia" w:ascii="微软雅黑" w:hAnsi="微软雅黑" w:eastAsia="微软雅黑" w:cs="微软雅黑"/>
        </w:rPr>
        <w:t xml:space="preserve">  </w:t>
      </w:r>
      <w:r>
        <w:rPr>
          <w:rFonts w:hint="eastAsia" w:ascii="微软雅黑" w:hAnsi="微软雅黑" w:eastAsia="微软雅黑" w:cs="微软雅黑"/>
          <w:lang w:eastAsia="zh-Hans"/>
        </w:rPr>
        <w:t>一方向另一方发出的所有通知、文件往来以及与本合同有关的通知和要求等，送交至本合同文头各方的联系地址即为送达。一方变更地址、联系方式的，应自变更之日起3个工作日内以书面形式通知对方；否则由未按约通知一方承担由此而引起的相关责任及后果。</w:t>
      </w:r>
    </w:p>
    <w:p>
      <w:pPr>
        <w:snapToGrid w:val="0"/>
        <w:spacing w:before="156" w:beforeLines="50" w:after="156" w:afterLines="50" w:line="400" w:lineRule="exact"/>
        <w:rPr>
          <w:rFonts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（以下无正文）</w:t>
      </w:r>
    </w:p>
    <w:p>
      <w:pPr>
        <w:spacing w:line="340" w:lineRule="atLeast"/>
        <w:jc w:val="left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甲方（盖章）：</w:t>
      </w:r>
      <w:r>
        <w:rPr>
          <w:rFonts w:ascii="微软雅黑" w:hAnsi="微软雅黑" w:eastAsia="微软雅黑" w:cs="微软雅黑"/>
          <w:b/>
          <w:szCs w:val="21"/>
        </w:rPr>
        <w:t>上海网鱼信息科技有限公司</w:t>
      </w:r>
      <w:r>
        <w:rPr>
          <w:rFonts w:hint="eastAsia" w:ascii="微软雅黑" w:hAnsi="微软雅黑" w:eastAsia="微软雅黑" w:cs="微软雅黑"/>
          <w:b/>
          <w:szCs w:val="21"/>
        </w:rPr>
        <w:t xml:space="preserve">        乙方（盖章）： 高维信息技术（深圳）有限公司</w:t>
      </w:r>
    </w:p>
    <w:p>
      <w:pPr>
        <w:snapToGrid w:val="0"/>
        <w:spacing w:before="156" w:beforeLines="50" w:after="156" w:afterLines="50" w:line="480" w:lineRule="auto"/>
        <w:ind w:left="-10" w:leftChars="-5" w:firstLine="8" w:firstLineChars="4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代 表 人：</w:t>
      </w:r>
      <w:r>
        <w:rPr>
          <w:rFonts w:hint="eastAsia" w:ascii="微软雅黑" w:hAnsi="微软雅黑" w:eastAsia="微软雅黑" w:cs="微软雅黑"/>
          <w:szCs w:val="21"/>
        </w:rPr>
        <w:t xml:space="preserve">                                       </w:t>
      </w:r>
      <w:r>
        <w:rPr>
          <w:rFonts w:hint="eastAsia" w:ascii="微软雅黑" w:hAnsi="微软雅黑" w:eastAsia="微软雅黑" w:cs="微软雅黑"/>
          <w:b/>
          <w:szCs w:val="21"/>
        </w:rPr>
        <w:t xml:space="preserve">代 表 人：林传科 </w:t>
      </w:r>
    </w:p>
    <w:p>
      <w:pPr>
        <w:snapToGrid w:val="0"/>
        <w:spacing w:before="156" w:beforeLines="50" w:after="156" w:afterLines="50" w:line="480" w:lineRule="auto"/>
        <w:ind w:left="-10" w:leftChars="-5" w:firstLine="8" w:firstLineChars="4"/>
        <w:rPr>
          <w:rFonts w:ascii="微软雅黑" w:hAnsi="微软雅黑" w:eastAsia="微软雅黑" w:cs="微软雅黑"/>
          <w:b/>
          <w:szCs w:val="21"/>
        </w:rPr>
      </w:pPr>
      <w:r>
        <w:rPr>
          <w:rFonts w:hint="eastAsia" w:ascii="微软雅黑" w:hAnsi="微软雅黑" w:eastAsia="微软雅黑" w:cs="微软雅黑"/>
          <w:b/>
          <w:szCs w:val="21"/>
        </w:rPr>
        <w:t>签约时间：</w:t>
      </w:r>
      <w:r>
        <w:rPr>
          <w:rFonts w:hint="eastAsia" w:ascii="微软雅黑" w:hAnsi="微软雅黑" w:eastAsia="微软雅黑" w:cs="微软雅黑"/>
          <w:szCs w:val="21"/>
        </w:rPr>
        <w:t xml:space="preserve">                                       </w:t>
      </w:r>
      <w:r>
        <w:rPr>
          <w:rFonts w:hint="eastAsia" w:ascii="微软雅黑" w:hAnsi="微软雅黑" w:eastAsia="微软雅黑" w:cs="微软雅黑"/>
          <w:b/>
          <w:szCs w:val="21"/>
        </w:rPr>
        <w:t>签约时间：</w:t>
      </w:r>
      <w:r>
        <w:rPr>
          <w:rFonts w:ascii="微软雅黑" w:hAnsi="微软雅黑" w:eastAsia="微软雅黑" w:cs="微软雅黑"/>
          <w:b/>
          <w:szCs w:val="21"/>
        </w:rPr>
        <w:t>2022-10-31</w:t>
      </w:r>
    </w:p>
    <w:sectPr>
      <w:headerReference r:id="rId3" w:type="default"/>
      <w:footerReference r:id="rId4" w:type="default"/>
      <w:pgSz w:w="11906" w:h="16838"/>
      <w:pgMar w:top="1091" w:right="907" w:bottom="907" w:left="907" w:header="468" w:footer="45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ˎ̥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仿宋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auto" w:sz="4" w:space="1"/>
      </w:pBdr>
      <w:spacing w:line="400" w:lineRule="exact"/>
      <w:jc w:val="center"/>
      <w:rPr>
        <w:szCs w:val="21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  <w:rPr>
        <w:rFonts w:ascii="宋体" w:hAnsi="宋体"/>
        <w:b/>
        <w:color w:val="1F497D"/>
        <w:sz w:val="28"/>
        <w:szCs w:val="28"/>
      </w:rPr>
    </w:pPr>
    <w:r>
      <w:rPr>
        <w:rFonts w:hint="eastAsia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5258435</wp:posOffset>
          </wp:positionH>
          <wp:positionV relativeFrom="paragraph">
            <wp:posOffset>-173355</wp:posOffset>
          </wp:positionV>
          <wp:extent cx="1028065" cy="629920"/>
          <wp:effectExtent l="0" t="0" r="0" b="0"/>
          <wp:wrapNone/>
          <wp:docPr id="2" name="图片 2" descr="E:\高维学堂\高维物料存档\2020年物料\logo\04 带slogan 各颜色版本\蓝色.png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:\高维学堂\高维物料存档\2020年物料\logo\04 带slogan 各颜色版本\蓝色.png蓝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8065" cy="62992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</w:rPr>
      <w:t xml:space="preserve">                                                                                                </w:t>
    </w:r>
    <w:r>
      <w:rPr>
        <w:rFonts w:hint="eastAsia" w:ascii="宋体" w:hAnsi="宋体" w:cs="宋体"/>
        <w:kern w:val="0"/>
        <w:sz w:val="24"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18F158"/>
    <w:multiLevelType w:val="singleLevel"/>
    <w:tmpl w:val="8E18F158"/>
    <w:lvl w:ilvl="0" w:tentative="0">
      <w:start w:val="1"/>
      <w:numFmt w:val="decimal"/>
      <w:suff w:val="space"/>
      <w:lvlText w:val="%1．"/>
      <w:lvlJc w:val="left"/>
    </w:lvl>
  </w:abstractNum>
  <w:abstractNum w:abstractNumId="1">
    <w:nsid w:val="BB2F5917"/>
    <w:multiLevelType w:val="singleLevel"/>
    <w:tmpl w:val="BB2F591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CA98A32"/>
    <w:multiLevelType w:val="singleLevel"/>
    <w:tmpl w:val="1CA98A32"/>
    <w:lvl w:ilvl="0" w:tentative="0">
      <w:start w:val="1"/>
      <w:numFmt w:val="decimal"/>
      <w:suff w:val="space"/>
      <w:lvlText w:val="%1."/>
      <w:lvlJc w:val="left"/>
      <w:pPr>
        <w:ind w:left="420" w:firstLine="0"/>
      </w:pPr>
    </w:lvl>
  </w:abstractNum>
  <w:abstractNum w:abstractNumId="3">
    <w:nsid w:val="221D6125"/>
    <w:multiLevelType w:val="multilevel"/>
    <w:tmpl w:val="221D6125"/>
    <w:lvl w:ilvl="0" w:tentative="0">
      <w:start w:val="1"/>
      <w:numFmt w:val="lowerLetter"/>
      <w:lvlText w:val="%1、"/>
      <w:lvlJc w:val="left"/>
      <w:pPr>
        <w:tabs>
          <w:tab w:val="left" w:pos="1352"/>
        </w:tabs>
        <w:ind w:left="1352" w:hanging="420"/>
      </w:pPr>
      <w:rPr>
        <w:rFonts w:hint="eastAsia"/>
      </w:rPr>
    </w:lvl>
    <w:lvl w:ilvl="1" w:tentative="0">
      <w:start w:val="1"/>
      <w:numFmt w:val="lowerLetter"/>
      <w:lvlText w:val="%2、"/>
      <w:lvlJc w:val="left"/>
      <w:pPr>
        <w:tabs>
          <w:tab w:val="left" w:pos="916"/>
        </w:tabs>
        <w:ind w:left="916" w:firstLine="0"/>
      </w:pPr>
      <w:rPr>
        <w:rFonts w:hint="default"/>
      </w:rPr>
    </w:lvl>
    <w:lvl w:ilvl="2" w:tentative="0">
      <w:start w:val="1"/>
      <w:numFmt w:val="lowerLetter"/>
      <w:pStyle w:val="29"/>
      <w:lvlText w:val="%3、"/>
      <w:lvlJc w:val="right"/>
      <w:pPr>
        <w:tabs>
          <w:tab w:val="left" w:pos="528"/>
        </w:tabs>
        <w:ind w:left="528" w:firstLine="284"/>
      </w:pPr>
      <w:rPr>
        <w:rFonts w:hint="default"/>
        <w:b w:val="0"/>
        <w:i w:val="0"/>
      </w:rPr>
    </w:lvl>
    <w:lvl w:ilvl="3" w:tentative="0">
      <w:start w:val="1"/>
      <w:numFmt w:val="lowerLetter"/>
      <w:lvlText w:val="%4、"/>
      <w:lvlJc w:val="left"/>
      <w:pPr>
        <w:tabs>
          <w:tab w:val="left" w:pos="872"/>
        </w:tabs>
        <w:ind w:left="872" w:firstLine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612"/>
        </w:tabs>
        <w:ind w:left="261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32"/>
        </w:tabs>
        <w:ind w:left="303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52"/>
        </w:tabs>
        <w:ind w:left="345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72"/>
        </w:tabs>
        <w:ind w:left="387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92"/>
        </w:tabs>
        <w:ind w:left="4292" w:hanging="420"/>
      </w:pPr>
    </w:lvl>
  </w:abstractNum>
  <w:abstractNum w:abstractNumId="4">
    <w:nsid w:val="3C5309B6"/>
    <w:multiLevelType w:val="multilevel"/>
    <w:tmpl w:val="3C5309B6"/>
    <w:lvl w:ilvl="0" w:tentative="0">
      <w:start w:val="1"/>
      <w:numFmt w:val="decimal"/>
      <w:pStyle w:val="31"/>
      <w:lvlText w:val="%1."/>
      <w:lvlJc w:val="left"/>
      <w:pPr>
        <w:tabs>
          <w:tab w:val="left" w:pos="840"/>
        </w:tabs>
        <w:ind w:left="84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401F2E01"/>
    <w:multiLevelType w:val="multilevel"/>
    <w:tmpl w:val="401F2E01"/>
    <w:lvl w:ilvl="0" w:tentative="0">
      <w:start w:val="1"/>
      <w:numFmt w:val="upperRoman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6"/>
      <w:numFmt w:val="japaneseCounting"/>
      <w:lvlText w:val="%2、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45C2752C"/>
    <w:multiLevelType w:val="multilevel"/>
    <w:tmpl w:val="45C2752C"/>
    <w:lvl w:ilvl="0" w:tentative="0">
      <w:start w:val="1"/>
      <w:numFmt w:val="bullet"/>
      <w:lvlText w:val=""/>
      <w:lvlJc w:val="left"/>
      <w:pPr>
        <w:tabs>
          <w:tab w:val="left" w:pos="870"/>
        </w:tabs>
        <w:ind w:left="87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4AF31AE7"/>
    <w:multiLevelType w:val="multilevel"/>
    <w:tmpl w:val="4AF31AE7"/>
    <w:lvl w:ilvl="0" w:tentative="0">
      <w:start w:val="1"/>
      <w:numFmt w:val="bullet"/>
      <w:lvlText w:val=""/>
      <w:lvlJc w:val="left"/>
      <w:pPr>
        <w:tabs>
          <w:tab w:val="left" w:pos="1262"/>
        </w:tabs>
        <w:ind w:left="1262" w:hanging="420"/>
      </w:pPr>
      <w:rPr>
        <w:rFonts w:hint="default" w:ascii="Wingdings" w:hAnsi="Wingdings"/>
      </w:rPr>
    </w:lvl>
    <w:lvl w:ilvl="1" w:tentative="0">
      <w:start w:val="1"/>
      <w:numFmt w:val="lowerRoman"/>
      <w:lvlText w:val="%2."/>
      <w:lvlJc w:val="right"/>
      <w:pPr>
        <w:tabs>
          <w:tab w:val="left" w:pos="1720"/>
        </w:tabs>
        <w:ind w:left="1720" w:hanging="42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2140"/>
        </w:tabs>
        <w:ind w:left="21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60"/>
        </w:tabs>
        <w:ind w:left="25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80"/>
        </w:tabs>
        <w:ind w:left="29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400"/>
        </w:tabs>
        <w:ind w:left="34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820"/>
        </w:tabs>
        <w:ind w:left="38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240"/>
        </w:tabs>
        <w:ind w:left="42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60"/>
        </w:tabs>
        <w:ind w:left="4660" w:hanging="420"/>
      </w:pPr>
      <w:rPr>
        <w:rFonts w:hint="default" w:ascii="Wingdings" w:hAnsi="Wingdings"/>
      </w:rPr>
    </w:lvl>
  </w:abstractNum>
  <w:abstractNum w:abstractNumId="8">
    <w:nsid w:val="533A15D5"/>
    <w:multiLevelType w:val="multilevel"/>
    <w:tmpl w:val="533A15D5"/>
    <w:lvl w:ilvl="0" w:tentative="0">
      <w:start w:val="1"/>
      <w:numFmt w:val="japaneseCounting"/>
      <w:lvlText w:val="%1、"/>
      <w:lvlJc w:val="left"/>
      <w:pPr>
        <w:tabs>
          <w:tab w:val="left" w:pos="600"/>
        </w:tabs>
        <w:ind w:left="600" w:hanging="480"/>
      </w:pPr>
      <w:rPr>
        <w:rFonts w:hint="default"/>
      </w:rPr>
    </w:lvl>
    <w:lvl w:ilvl="1" w:tentative="0">
      <w:start w:val="1"/>
      <w:numFmt w:val="decimal"/>
      <w:lvlText w:val="%2．"/>
      <w:lvlJc w:val="left"/>
      <w:pPr>
        <w:tabs>
          <w:tab w:val="left" w:pos="900"/>
        </w:tabs>
        <w:ind w:left="900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>
    <w:nsid w:val="5D7109AA"/>
    <w:multiLevelType w:val="multilevel"/>
    <w:tmpl w:val="5D7109AA"/>
    <w:lvl w:ilvl="0" w:tentative="0">
      <w:start w:val="1"/>
      <w:numFmt w:val="bullet"/>
      <w:lvlText w:val=""/>
      <w:lvlJc w:val="left"/>
      <w:pPr>
        <w:tabs>
          <w:tab w:val="left" w:pos="870"/>
        </w:tabs>
        <w:ind w:left="870" w:hanging="42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>
    <w:nsid w:val="717D4F72"/>
    <w:multiLevelType w:val="singleLevel"/>
    <w:tmpl w:val="717D4F7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71EDBF36"/>
    <w:multiLevelType w:val="singleLevel"/>
    <w:tmpl w:val="71EDBF36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7CC0368B"/>
    <w:multiLevelType w:val="multilevel"/>
    <w:tmpl w:val="7CC0368B"/>
    <w:lvl w:ilvl="0" w:tentative="0">
      <w:start w:val="1"/>
      <w:numFmt w:val="chineseCountingThousand"/>
      <w:pStyle w:val="2"/>
      <w:suff w:val="nothing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0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12"/>
  </w:num>
  <w:num w:numId="2">
    <w:abstractNumId w:val="3"/>
  </w:num>
  <w:num w:numId="3">
    <w:abstractNumId w:val="4"/>
  </w:num>
  <w:num w:numId="4">
    <w:abstractNumId w:val="8"/>
  </w:num>
  <w:num w:numId="5">
    <w:abstractNumId w:val="1"/>
  </w:num>
  <w:num w:numId="6">
    <w:abstractNumId w:val="11"/>
  </w:num>
  <w:num w:numId="7">
    <w:abstractNumId w:val="2"/>
  </w:num>
  <w:num w:numId="8">
    <w:abstractNumId w:val="7"/>
  </w:num>
  <w:num w:numId="9">
    <w:abstractNumId w:val="5"/>
  </w:num>
  <w:num w:numId="10">
    <w:abstractNumId w:val="0"/>
  </w:num>
  <w:num w:numId="11">
    <w:abstractNumId w:val="6"/>
  </w:num>
  <w:num w:numId="12">
    <w:abstractNumId w:val="9"/>
  </w:num>
  <w:num w:numId="13">
    <w:abstractNumId w:val="1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法务部">
    <w15:presenceInfo w15:providerId="None" w15:userId="法务部"/>
  </w15:person>
  <w15:person w15:author="Jason">
    <w15:presenceInfo w15:providerId="WPS Office" w15:userId="39701929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drawingGridHorizontalSpacing w:val="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iOGRjN2I2ZmY5ZWNjOGE2MTgwMzY0YWI0NTcwNzUifQ=="/>
  </w:docVars>
  <w:rsids>
    <w:rsidRoot w:val="00172A27"/>
    <w:rsid w:val="00077334"/>
    <w:rsid w:val="000A432A"/>
    <w:rsid w:val="00113675"/>
    <w:rsid w:val="00147EF2"/>
    <w:rsid w:val="00172A27"/>
    <w:rsid w:val="001A299E"/>
    <w:rsid w:val="001B4B94"/>
    <w:rsid w:val="00287851"/>
    <w:rsid w:val="00405BDF"/>
    <w:rsid w:val="00420D72"/>
    <w:rsid w:val="00436647"/>
    <w:rsid w:val="00446E0F"/>
    <w:rsid w:val="00480692"/>
    <w:rsid w:val="0049161C"/>
    <w:rsid w:val="004F4E67"/>
    <w:rsid w:val="00561181"/>
    <w:rsid w:val="00580256"/>
    <w:rsid w:val="005A2E72"/>
    <w:rsid w:val="005E0F76"/>
    <w:rsid w:val="00644632"/>
    <w:rsid w:val="00644B02"/>
    <w:rsid w:val="00650F77"/>
    <w:rsid w:val="00654436"/>
    <w:rsid w:val="006A21CF"/>
    <w:rsid w:val="0070435F"/>
    <w:rsid w:val="00733B74"/>
    <w:rsid w:val="007B1206"/>
    <w:rsid w:val="007B326D"/>
    <w:rsid w:val="007B7D04"/>
    <w:rsid w:val="007C69BC"/>
    <w:rsid w:val="007F3925"/>
    <w:rsid w:val="0081710E"/>
    <w:rsid w:val="00912C7B"/>
    <w:rsid w:val="009373EC"/>
    <w:rsid w:val="009C7C72"/>
    <w:rsid w:val="00A11361"/>
    <w:rsid w:val="00A268A5"/>
    <w:rsid w:val="00A76D43"/>
    <w:rsid w:val="00AB4A84"/>
    <w:rsid w:val="00B30C16"/>
    <w:rsid w:val="00B34E81"/>
    <w:rsid w:val="00B61555"/>
    <w:rsid w:val="00B67C37"/>
    <w:rsid w:val="00B85A14"/>
    <w:rsid w:val="00BA2592"/>
    <w:rsid w:val="00BA5247"/>
    <w:rsid w:val="00BE1713"/>
    <w:rsid w:val="00C473F5"/>
    <w:rsid w:val="00C6784C"/>
    <w:rsid w:val="00C767AB"/>
    <w:rsid w:val="00C97B41"/>
    <w:rsid w:val="00CC47B2"/>
    <w:rsid w:val="00CD6756"/>
    <w:rsid w:val="00CF0A6A"/>
    <w:rsid w:val="00D20F77"/>
    <w:rsid w:val="00D474A0"/>
    <w:rsid w:val="00DB4299"/>
    <w:rsid w:val="00E0035D"/>
    <w:rsid w:val="00E403D6"/>
    <w:rsid w:val="00E8388B"/>
    <w:rsid w:val="00E850A2"/>
    <w:rsid w:val="00E90B57"/>
    <w:rsid w:val="00EC3147"/>
    <w:rsid w:val="00F107C6"/>
    <w:rsid w:val="00F143CF"/>
    <w:rsid w:val="00FE057D"/>
    <w:rsid w:val="031D0FF5"/>
    <w:rsid w:val="052E150C"/>
    <w:rsid w:val="0A3C76DE"/>
    <w:rsid w:val="0A3E67CD"/>
    <w:rsid w:val="19BD295F"/>
    <w:rsid w:val="1F892640"/>
    <w:rsid w:val="21274F48"/>
    <w:rsid w:val="2815372C"/>
    <w:rsid w:val="2B2A4412"/>
    <w:rsid w:val="30E42053"/>
    <w:rsid w:val="369B31B3"/>
    <w:rsid w:val="3DEF70F6"/>
    <w:rsid w:val="408D0D34"/>
    <w:rsid w:val="46F309A6"/>
    <w:rsid w:val="495435D0"/>
    <w:rsid w:val="504B393E"/>
    <w:rsid w:val="5F893C41"/>
    <w:rsid w:val="65223F21"/>
    <w:rsid w:val="65B861CD"/>
    <w:rsid w:val="6B2E4D7B"/>
    <w:rsid w:val="6B3D11CA"/>
    <w:rsid w:val="6C7A03DB"/>
    <w:rsid w:val="74A03A64"/>
    <w:rsid w:val="782D565A"/>
    <w:rsid w:val="7B355FDC"/>
    <w:rsid w:val="7FEB3578"/>
    <w:rsid w:val="A79D7CE5"/>
    <w:rsid w:val="BBDB15AF"/>
    <w:rsid w:val="EBFE14E5"/>
    <w:rsid w:val="FC9FF982"/>
    <w:rsid w:val="FFFB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28"/>
      <w:szCs w:val="36"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snapToGrid w:val="0"/>
      <w:spacing w:before="156" w:beforeLines="50"/>
      <w:jc w:val="left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snapToGrid w:val="0"/>
      <w:spacing w:before="156" w:beforeLines="50"/>
      <w:jc w:val="left"/>
      <w:outlineLvl w:val="2"/>
    </w:pPr>
    <w:rPr>
      <w:b/>
      <w:bCs/>
      <w:sz w:val="28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szCs w:val="21"/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23"/>
    <w:uiPriority w:val="0"/>
    <w:pPr>
      <w:jc w:val="left"/>
    </w:pPr>
  </w:style>
  <w:style w:type="paragraph" w:styleId="12">
    <w:name w:val="Body Text 3"/>
    <w:basedOn w:val="1"/>
    <w:uiPriority w:val="0"/>
    <w:pPr>
      <w:snapToGrid w:val="0"/>
      <w:spacing w:line="240" w:lineRule="atLeast"/>
      <w:jc w:val="center"/>
    </w:pPr>
    <w:rPr>
      <w:rFonts w:eastAsia="隶书"/>
      <w:sz w:val="72"/>
    </w:rPr>
  </w:style>
  <w:style w:type="paragraph" w:styleId="13">
    <w:name w:val="Body Text Indent"/>
    <w:basedOn w:val="1"/>
    <w:uiPriority w:val="0"/>
    <w:pPr>
      <w:snapToGrid w:val="0"/>
      <w:spacing w:line="340" w:lineRule="exact"/>
      <w:ind w:left="488"/>
    </w:pPr>
    <w:rPr>
      <w:szCs w:val="21"/>
    </w:rPr>
  </w:style>
  <w:style w:type="paragraph" w:styleId="14">
    <w:name w:val="Balloon Text"/>
    <w:basedOn w:val="1"/>
    <w:semiHidden/>
    <w:uiPriority w:val="0"/>
    <w:rPr>
      <w:sz w:val="18"/>
      <w:szCs w:val="18"/>
    </w:rPr>
  </w:style>
  <w:style w:type="paragraph" w:styleId="1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4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annotation subject"/>
    <w:basedOn w:val="11"/>
    <w:next w:val="11"/>
    <w:link w:val="25"/>
    <w:uiPriority w:val="0"/>
    <w:rPr>
      <w:b/>
      <w:bCs/>
    </w:rPr>
  </w:style>
  <w:style w:type="character" w:styleId="20">
    <w:name w:val="Emphasis"/>
    <w:qFormat/>
    <w:uiPriority w:val="0"/>
    <w:rPr>
      <w:color w:val="CC0000"/>
    </w:rPr>
  </w:style>
  <w:style w:type="character" w:styleId="21">
    <w:name w:val="Hyperlink"/>
    <w:uiPriority w:val="0"/>
    <w:rPr>
      <w:color w:val="0000FF"/>
      <w:u w:val="single"/>
    </w:rPr>
  </w:style>
  <w:style w:type="character" w:styleId="22">
    <w:name w:val="annotation reference"/>
    <w:uiPriority w:val="0"/>
    <w:rPr>
      <w:sz w:val="21"/>
      <w:szCs w:val="21"/>
    </w:rPr>
  </w:style>
  <w:style w:type="character" w:customStyle="1" w:styleId="23">
    <w:name w:val="批注文字 字符"/>
    <w:link w:val="11"/>
    <w:qFormat/>
    <w:uiPriority w:val="0"/>
    <w:rPr>
      <w:kern w:val="2"/>
      <w:sz w:val="21"/>
      <w:szCs w:val="24"/>
    </w:rPr>
  </w:style>
  <w:style w:type="character" w:customStyle="1" w:styleId="24">
    <w:name w:val="页眉 字符"/>
    <w:link w:val="16"/>
    <w:uiPriority w:val="0"/>
    <w:rPr>
      <w:kern w:val="2"/>
      <w:sz w:val="18"/>
      <w:szCs w:val="18"/>
    </w:rPr>
  </w:style>
  <w:style w:type="character" w:customStyle="1" w:styleId="25">
    <w:name w:val="批注主题 字符"/>
    <w:link w:val="17"/>
    <w:uiPriority w:val="0"/>
    <w:rPr>
      <w:b/>
      <w:bCs/>
      <w:kern w:val="2"/>
      <w:sz w:val="21"/>
      <w:szCs w:val="24"/>
    </w:rPr>
  </w:style>
  <w:style w:type="character" w:customStyle="1" w:styleId="26">
    <w:name w:val="style31"/>
    <w:qFormat/>
    <w:uiPriority w:val="0"/>
    <w:rPr>
      <w:color w:val="000000"/>
      <w:sz w:val="18"/>
      <w:szCs w:val="18"/>
    </w:rPr>
  </w:style>
  <w:style w:type="character" w:customStyle="1" w:styleId="27">
    <w:name w:val="lemmatitleh1"/>
    <w:uiPriority w:val="0"/>
  </w:style>
  <w:style w:type="paragraph" w:customStyle="1" w:styleId="28">
    <w:name w:val="Char"/>
    <w:basedOn w:val="1"/>
    <w:qFormat/>
    <w:uiPriority w:val="0"/>
    <w:pPr>
      <w:widowControl/>
      <w:spacing w:before="100" w:beforeAutospacing="1" w:after="100" w:afterAutospacing="1" w:line="360" w:lineRule="auto"/>
      <w:ind w:left="360" w:firstLine="624"/>
      <w:jc w:val="left"/>
    </w:pPr>
    <w:rPr>
      <w:rFonts w:ascii="ˎ̥" w:hAnsi="ˎ̥" w:eastAsia="仿宋_GB2312" w:cs="宋体"/>
      <w:color w:val="51585D"/>
      <w:kern w:val="0"/>
      <w:sz w:val="32"/>
      <w:szCs w:val="18"/>
    </w:rPr>
  </w:style>
  <w:style w:type="paragraph" w:customStyle="1" w:styleId="29">
    <w:name w:val="内容"/>
    <w:basedOn w:val="1"/>
    <w:uiPriority w:val="0"/>
    <w:pPr>
      <w:numPr>
        <w:ilvl w:val="2"/>
        <w:numId w:val="2"/>
      </w:numPr>
    </w:pPr>
  </w:style>
  <w:style w:type="paragraph" w:customStyle="1" w:styleId="30">
    <w:name w:val="Char Char Char Char Char Char"/>
    <w:basedOn w:val="1"/>
    <w:qFormat/>
    <w:uiPriority w:val="0"/>
    <w:pPr>
      <w:widowControl/>
      <w:suppressAutoHyphens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paragraph" w:customStyle="1" w:styleId="31">
    <w:name w:val="样式1"/>
    <w:basedOn w:val="1"/>
    <w:uiPriority w:val="0"/>
    <w:pPr>
      <w:numPr>
        <w:ilvl w:val="0"/>
        <w:numId w:val="3"/>
      </w:numPr>
    </w:pPr>
  </w:style>
  <w:style w:type="paragraph" w:customStyle="1" w:styleId="32">
    <w:name w:val="Revision"/>
    <w:hidden/>
    <w:unhideWhenUsed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3">
    <w:name w:val="Unresolved Mention"/>
    <w:basedOn w:val="19"/>
    <w:semiHidden/>
    <w:unhideWhenUsed/>
    <w:uiPriority w:val="99"/>
    <w:rPr>
      <w:color w:val="605E5C"/>
      <w:shd w:val="clear" w:color="auto" w:fill="E1DFDD"/>
    </w:rPr>
  </w:style>
  <w:style w:type="paragraph" w:styleId="3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392</Words>
  <Characters>2240</Characters>
  <Lines>18</Lines>
  <Paragraphs>5</Paragraphs>
  <TotalTime>51</TotalTime>
  <ScaleCrop>false</ScaleCrop>
  <LinksUpToDate>false</LinksUpToDate>
  <CharactersWithSpaces>2627</CharactersWithSpaces>
  <Application>WPS Office_11.8.2.9022_F1E327BC-269C-435d-A152-05C5408002CA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2022-10-21T12:52:00Z</dcterms:created>
  <dc:creator>陶泽政</dc:creator>
  <cp:lastModifiedBy>Jason</cp:lastModifiedBy>
  <cp:lastPrinted>2013-10-09T23:19:00Z</cp:lastPrinted>
  <dcterms:modified xsi:type="dcterms:W3CDTF">2022-11-03T04:09:20Z</dcterms:modified>
  <dc:title>深圳市博明企业管理咨询有限公司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2052-11.8.2.9022</vt:lpwstr>
  </property>
  <property fmtid="{D5CDD505-2E9C-101B-9397-08002B2CF9AE}" pid="3" name="oiioBoundaries">
    <vt:bool>true</vt:bool>
  </property>
  <property fmtid="{D5CDD505-2E9C-101B-9397-08002B2CF9AE}" pid="4" name="ICV">
    <vt:lpwstr>AAA97F4E07AA495D93AEB6D622A7401D</vt:lpwstr>
  </property>
</Properties>
</file>