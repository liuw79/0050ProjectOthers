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6"/>
        <w:ind w:left="3530" w:right="1743" w:hanging="1767"/>
        <w:rPr>
          <w:rFonts w:ascii="宋体" w:hAnsi="宋体" w:eastAsia="宋体" w:cs="宋体"/>
          <w:sz w:val="44"/>
          <w:szCs w:val="44"/>
        </w:rPr>
      </w:pPr>
      <w:r>
        <w:rPr>
          <w:rFonts w:ascii="宋体" w:hAnsi="宋体" w:eastAsia="宋体" w:cs="宋体"/>
          <w:spacing w:val="-21"/>
          <w:sz w:val="44"/>
          <w:szCs w:val="44"/>
        </w:rPr>
        <w:t>高维信息技术（深圳）</w:t>
      </w:r>
      <w:r>
        <w:rPr>
          <w:rFonts w:ascii="宋体" w:hAnsi="宋体" w:eastAsia="宋体" w:cs="宋体"/>
          <w:spacing w:val="49"/>
          <w:sz w:val="44"/>
          <w:szCs w:val="44"/>
        </w:rPr>
        <w:t xml:space="preserve"> </w:t>
      </w:r>
      <w:r>
        <w:rPr>
          <w:rFonts w:ascii="宋体" w:hAnsi="宋体" w:eastAsia="宋体" w:cs="宋体"/>
          <w:spacing w:val="-21"/>
          <w:sz w:val="44"/>
          <w:szCs w:val="44"/>
        </w:rPr>
        <w:t>有限公司</w:t>
      </w:r>
      <w:r>
        <w:rPr>
          <w:rFonts w:ascii="宋体" w:hAnsi="宋体" w:eastAsia="宋体" w:cs="宋体"/>
          <w:sz w:val="44"/>
          <w:szCs w:val="44"/>
        </w:rPr>
        <w:t xml:space="preserve"> </w:t>
      </w:r>
      <w:r>
        <w:rPr>
          <w:rFonts w:ascii="宋体" w:hAnsi="宋体" w:eastAsia="宋体" w:cs="宋体"/>
          <w:spacing w:val="-5"/>
          <w:sz w:val="44"/>
          <w:szCs w:val="44"/>
        </w:rPr>
        <w:t>员工保密协议</w:t>
      </w:r>
    </w:p>
    <w:p>
      <w:pPr>
        <w:spacing w:line="293" w:lineRule="auto"/>
        <w:rPr>
          <w:rFonts w:ascii="宋体"/>
          <w:sz w:val="21"/>
        </w:rPr>
      </w:pPr>
    </w:p>
    <w:p>
      <w:pPr>
        <w:spacing w:line="293" w:lineRule="auto"/>
        <w:rPr>
          <w:rFonts w:ascii="宋体"/>
          <w:sz w:val="21"/>
        </w:rPr>
      </w:pPr>
    </w:p>
    <w:p>
      <w:pPr>
        <w:spacing w:before="68" w:line="359" w:lineRule="auto"/>
        <w:ind w:left="4" w:right="4" w:firstLine="425"/>
        <w:rPr>
          <w:ins w:id="0" w:author="宝英" w:date="2022-04-15T11:05:36Z"/>
          <w:rFonts w:hint="eastAsia" w:ascii="宋体" w:hAnsi="宋体" w:eastAsia="宋体" w:cs="宋体"/>
          <w:sz w:val="21"/>
          <w:szCs w:val="21"/>
        </w:rPr>
      </w:pPr>
      <w:ins w:id="1" w:author="宝英" w:date="2022-04-15T11:05:36Z">
        <w:r>
          <w:rPr>
            <w:rFonts w:hint="eastAsia" w:ascii="宋体" w:hAnsi="宋体" w:eastAsia="宋体" w:cs="宋体"/>
            <w:sz w:val="21"/>
            <w:szCs w:val="21"/>
          </w:rPr>
          <w:t>甲方</w:t>
        </w:r>
      </w:ins>
      <w:ins w:id="2" w:author="宝英" w:date="2022-04-15T11:06:08Z">
        <w:r>
          <w:rPr>
            <w:rFonts w:hint="default" w:ascii="宋体" w:hAnsi="宋体" w:eastAsia="宋体" w:cs="宋体"/>
            <w:sz w:val="21"/>
            <w:szCs w:val="21"/>
          </w:rPr>
          <w:t>（</w:t>
        </w:r>
      </w:ins>
      <w:ins w:id="3" w:author="宝英" w:date="2022-04-15T11:06:14Z">
        <w:r>
          <w:rPr>
            <w:rFonts w:hint="eastAsia" w:ascii="宋体" w:hAnsi="宋体" w:eastAsia="宋体" w:cs="宋体"/>
            <w:sz w:val="21"/>
            <w:szCs w:val="21"/>
            <w:lang w:val="en-US" w:eastAsia="zh-Hans"/>
          </w:rPr>
          <w:t>披露</w:t>
        </w:r>
      </w:ins>
      <w:ins w:id="4" w:author="宝英" w:date="2022-04-15T11:06:16Z">
        <w:r>
          <w:rPr>
            <w:rFonts w:hint="eastAsia" w:ascii="宋体" w:hAnsi="宋体" w:eastAsia="宋体" w:cs="宋体"/>
            <w:sz w:val="21"/>
            <w:szCs w:val="21"/>
            <w:lang w:val="en-US" w:eastAsia="zh-Hans"/>
          </w:rPr>
          <w:t>方</w:t>
        </w:r>
      </w:ins>
      <w:ins w:id="5" w:author="宝英" w:date="2022-04-15T11:06:08Z">
        <w:r>
          <w:rPr>
            <w:rFonts w:hint="default" w:ascii="宋体" w:hAnsi="宋体" w:eastAsia="宋体" w:cs="宋体"/>
            <w:sz w:val="21"/>
            <w:szCs w:val="21"/>
          </w:rPr>
          <w:t>）</w:t>
        </w:r>
      </w:ins>
      <w:ins w:id="6" w:author="宝英" w:date="2022-04-15T11:05:36Z">
        <w:r>
          <w:rPr>
            <w:rFonts w:hint="eastAsia" w:ascii="宋体" w:hAnsi="宋体" w:eastAsia="宋体" w:cs="宋体"/>
            <w:sz w:val="21"/>
            <w:szCs w:val="21"/>
          </w:rPr>
          <w:t>：</w:t>
        </w:r>
      </w:ins>
      <w:ins w:id="7" w:author="宝英" w:date="2022-04-15T11:05:45Z">
        <w:r>
          <w:rPr>
            <w:rFonts w:hint="default" w:ascii="宋体" w:hAnsi="宋体" w:eastAsia="宋体" w:cs="宋体"/>
            <w:sz w:val="21"/>
            <w:szCs w:val="21"/>
          </w:rPr>
          <w:t xml:space="preserve"> </w:t>
        </w:r>
      </w:ins>
      <w:ins w:id="8" w:author="宝英" w:date="2022-04-15T11:12:15Z">
        <w:r>
          <w:rPr>
            <w:rFonts w:hint="default" w:ascii="宋体" w:hAnsi="宋体" w:eastAsia="宋体" w:cs="宋体"/>
            <w:sz w:val="21"/>
            <w:szCs w:val="21"/>
          </w:rPr>
          <w:t>高维信息技术（深圳） 有限公司</w:t>
        </w:r>
      </w:ins>
      <w:ins w:id="9" w:author="宝英" w:date="2022-04-15T11:05:36Z">
        <w:r>
          <w:rPr>
            <w:rFonts w:hint="eastAsia" w:ascii="宋体" w:hAnsi="宋体" w:eastAsia="宋体" w:cs="宋体"/>
            <w:sz w:val="21"/>
            <w:szCs w:val="21"/>
          </w:rPr>
          <w:t xml:space="preserve">    </w:t>
        </w:r>
      </w:ins>
    </w:p>
    <w:p>
      <w:pPr>
        <w:spacing w:before="68" w:line="359" w:lineRule="auto"/>
        <w:ind w:left="4" w:right="4" w:firstLine="425"/>
        <w:rPr>
          <w:ins w:id="10" w:author="宝英" w:date="2022-04-15T11:05:49Z"/>
          <w:rFonts w:hint="eastAsia" w:ascii="宋体" w:hAnsi="宋体" w:eastAsia="宋体" w:cs="宋体"/>
          <w:sz w:val="21"/>
          <w:szCs w:val="21"/>
        </w:rPr>
      </w:pPr>
      <w:ins w:id="11" w:author="宝英" w:date="2022-04-15T11:05:36Z">
        <w:r>
          <w:rPr>
            <w:rFonts w:hint="eastAsia" w:ascii="宋体" w:hAnsi="宋体" w:eastAsia="宋体" w:cs="宋体"/>
            <w:sz w:val="21"/>
            <w:szCs w:val="21"/>
          </w:rPr>
          <w:t>法定代表人：</w:t>
        </w:r>
      </w:ins>
      <w:ins w:id="12" w:author="宝英" w:date="2022-04-15T11:05:47Z">
        <w:r>
          <w:rPr>
            <w:rFonts w:hint="default" w:ascii="宋体" w:hAnsi="宋体" w:eastAsia="宋体" w:cs="宋体"/>
            <w:sz w:val="21"/>
            <w:szCs w:val="21"/>
          </w:rPr>
          <w:t xml:space="preserve"> </w:t>
        </w:r>
      </w:ins>
      <w:ins w:id="13" w:author="宝英" w:date="2022-04-15T11:05:36Z">
        <w:r>
          <w:rPr>
            <w:rFonts w:hint="eastAsia" w:ascii="宋体" w:hAnsi="宋体" w:eastAsia="宋体" w:cs="宋体"/>
            <w:sz w:val="21"/>
            <w:szCs w:val="21"/>
          </w:rPr>
          <w:t xml:space="preserve">                     </w:t>
        </w:r>
      </w:ins>
    </w:p>
    <w:p>
      <w:pPr>
        <w:spacing w:before="68" w:line="359" w:lineRule="auto"/>
        <w:ind w:left="4" w:right="4" w:firstLine="425"/>
        <w:rPr>
          <w:ins w:id="14" w:author="宝英" w:date="2022-04-15T11:05:40Z"/>
          <w:rFonts w:hint="eastAsia" w:ascii="宋体" w:hAnsi="宋体" w:eastAsia="宋体" w:cs="宋体"/>
          <w:sz w:val="21"/>
          <w:szCs w:val="21"/>
        </w:rPr>
      </w:pPr>
      <w:ins w:id="15" w:author="宝英" w:date="2022-04-15T11:05:36Z">
        <w:r>
          <w:rPr>
            <w:rFonts w:hint="eastAsia" w:ascii="宋体" w:hAnsi="宋体" w:eastAsia="宋体" w:cs="宋体"/>
            <w:sz w:val="21"/>
            <w:szCs w:val="21"/>
          </w:rPr>
          <w:t xml:space="preserve"> 公司地址：</w:t>
        </w:r>
      </w:ins>
      <w:ins w:id="16" w:author="宝英" w:date="2022-04-15T11:05:51Z">
        <w:r>
          <w:rPr>
            <w:rFonts w:hint="default" w:ascii="宋体" w:hAnsi="宋体" w:eastAsia="宋体" w:cs="宋体"/>
            <w:sz w:val="21"/>
            <w:szCs w:val="21"/>
          </w:rPr>
          <w:t xml:space="preserve"> </w:t>
        </w:r>
      </w:ins>
    </w:p>
    <w:p>
      <w:pPr>
        <w:spacing w:before="68" w:line="359" w:lineRule="auto"/>
        <w:ind w:left="4" w:right="4" w:firstLine="425"/>
        <w:rPr>
          <w:ins w:id="17" w:author="宝英" w:date="2022-04-15T11:06:00Z"/>
          <w:rFonts w:hint="eastAsia" w:ascii="宋体" w:hAnsi="宋体" w:eastAsia="宋体" w:cs="宋体"/>
          <w:sz w:val="21"/>
          <w:szCs w:val="21"/>
        </w:rPr>
      </w:pPr>
      <w:ins w:id="18" w:author="宝英" w:date="2022-04-15T11:05:36Z">
        <w:r>
          <w:rPr>
            <w:rFonts w:hint="eastAsia" w:ascii="宋体" w:hAnsi="宋体" w:eastAsia="宋体" w:cs="宋体"/>
            <w:sz w:val="21"/>
            <w:szCs w:val="21"/>
          </w:rPr>
          <w:t xml:space="preserve"> </w:t>
        </w:r>
      </w:ins>
    </w:p>
    <w:p>
      <w:pPr>
        <w:spacing w:before="68" w:line="359" w:lineRule="auto"/>
        <w:ind w:left="4" w:right="4" w:firstLine="425"/>
        <w:rPr>
          <w:ins w:id="19" w:author="宝英" w:date="2022-04-15T11:05:53Z"/>
          <w:rFonts w:hint="eastAsia" w:ascii="宋体" w:hAnsi="宋体" w:eastAsia="宋体" w:cs="宋体"/>
          <w:sz w:val="21"/>
          <w:szCs w:val="21"/>
        </w:rPr>
      </w:pPr>
      <w:ins w:id="20" w:author="宝英" w:date="2022-04-15T11:05:36Z">
        <w:r>
          <w:rPr>
            <w:rFonts w:hint="eastAsia" w:ascii="宋体" w:hAnsi="宋体" w:eastAsia="宋体" w:cs="宋体"/>
            <w:sz w:val="21"/>
            <w:szCs w:val="21"/>
          </w:rPr>
          <w:t>乙方</w:t>
        </w:r>
      </w:ins>
      <w:ins w:id="21" w:author="宝英" w:date="2022-04-15T11:06:19Z">
        <w:r>
          <w:rPr>
            <w:rFonts w:hint="default" w:ascii="宋体" w:hAnsi="宋体" w:eastAsia="宋体" w:cs="宋体"/>
            <w:sz w:val="21"/>
            <w:szCs w:val="21"/>
          </w:rPr>
          <w:t>（</w:t>
        </w:r>
      </w:ins>
      <w:ins w:id="22" w:author="宝英" w:date="2022-04-15T11:06:22Z">
        <w:r>
          <w:rPr>
            <w:rFonts w:hint="eastAsia" w:ascii="宋体" w:hAnsi="宋体" w:eastAsia="宋体" w:cs="宋体"/>
            <w:sz w:val="21"/>
            <w:szCs w:val="21"/>
            <w:lang w:val="en-US" w:eastAsia="zh-Hans"/>
          </w:rPr>
          <w:t>接</w:t>
        </w:r>
      </w:ins>
      <w:ins w:id="23" w:author="宝英" w:date="2022-04-15T11:06:23Z">
        <w:r>
          <w:rPr>
            <w:rFonts w:hint="eastAsia" w:ascii="宋体" w:hAnsi="宋体" w:eastAsia="宋体" w:cs="宋体"/>
            <w:sz w:val="21"/>
            <w:szCs w:val="21"/>
            <w:lang w:val="en-US" w:eastAsia="zh-Hans"/>
          </w:rPr>
          <w:t>收</w:t>
        </w:r>
      </w:ins>
      <w:ins w:id="24" w:author="宝英" w:date="2022-04-15T11:06:24Z">
        <w:r>
          <w:rPr>
            <w:rFonts w:hint="eastAsia" w:ascii="宋体" w:hAnsi="宋体" w:eastAsia="宋体" w:cs="宋体"/>
            <w:sz w:val="21"/>
            <w:szCs w:val="21"/>
            <w:lang w:val="en-US" w:eastAsia="zh-Hans"/>
          </w:rPr>
          <w:t>方</w:t>
        </w:r>
      </w:ins>
      <w:ins w:id="25" w:author="宝英" w:date="2022-04-15T11:06:19Z">
        <w:r>
          <w:rPr>
            <w:rFonts w:hint="default" w:ascii="宋体" w:hAnsi="宋体" w:eastAsia="宋体" w:cs="宋体"/>
            <w:sz w:val="21"/>
            <w:szCs w:val="21"/>
          </w:rPr>
          <w:t>）</w:t>
        </w:r>
      </w:ins>
      <w:ins w:id="26" w:author="宝英" w:date="2022-04-15T11:05:36Z">
        <w:r>
          <w:rPr>
            <w:rFonts w:hint="eastAsia" w:ascii="宋体" w:hAnsi="宋体" w:eastAsia="宋体" w:cs="宋体"/>
            <w:sz w:val="21"/>
            <w:szCs w:val="21"/>
          </w:rPr>
          <w:t xml:space="preserve">：                         </w:t>
        </w:r>
      </w:ins>
      <w:bookmarkStart w:id="0" w:name="_GoBack"/>
      <w:bookmarkEnd w:id="0"/>
    </w:p>
    <w:p>
      <w:pPr>
        <w:spacing w:before="68" w:line="359" w:lineRule="auto"/>
        <w:ind w:left="4" w:right="4" w:firstLine="425"/>
        <w:rPr>
          <w:ins w:id="27" w:author="宝英" w:date="2022-04-15T11:05:36Z"/>
          <w:rFonts w:hint="eastAsia" w:ascii="宋体" w:hAnsi="宋体" w:eastAsia="宋体" w:cs="宋体"/>
          <w:sz w:val="21"/>
          <w:szCs w:val="21"/>
        </w:rPr>
      </w:pPr>
      <w:ins w:id="28" w:author="宝英" w:date="2022-04-15T11:05:36Z">
        <w:r>
          <w:rPr>
            <w:rFonts w:hint="eastAsia" w:ascii="宋体" w:hAnsi="宋体" w:eastAsia="宋体" w:cs="宋体"/>
            <w:sz w:val="21"/>
            <w:szCs w:val="21"/>
          </w:rPr>
          <w:t xml:space="preserve">身份证号码：                               </w:t>
        </w:r>
      </w:ins>
    </w:p>
    <w:p>
      <w:pPr>
        <w:spacing w:before="68" w:line="359" w:lineRule="auto"/>
        <w:ind w:left="4" w:right="4" w:firstLine="425"/>
        <w:rPr>
          <w:ins w:id="29" w:author="宝英" w:date="2022-04-15T11:05:36Z"/>
          <w:rFonts w:hint="eastAsia" w:ascii="宋体" w:hAnsi="宋体" w:eastAsia="宋体" w:cs="宋体"/>
          <w:sz w:val="21"/>
          <w:szCs w:val="21"/>
        </w:rPr>
      </w:pPr>
      <w:ins w:id="30" w:author="宝英" w:date="2022-04-15T11:05:36Z">
        <w:r>
          <w:rPr>
            <w:rFonts w:hint="eastAsia" w:ascii="宋体" w:hAnsi="宋体" w:eastAsia="宋体" w:cs="宋体"/>
            <w:sz w:val="21"/>
            <w:szCs w:val="21"/>
          </w:rPr>
          <w:t xml:space="preserve">常住地址：                         </w:t>
        </w:r>
      </w:ins>
    </w:p>
    <w:p>
      <w:pPr>
        <w:spacing w:before="68" w:line="359" w:lineRule="auto"/>
        <w:ind w:left="4" w:right="4" w:firstLine="425"/>
        <w:rPr>
          <w:ins w:id="31" w:author="宝英" w:date="2022-04-15T11:05:32Z"/>
          <w:rFonts w:ascii="宋体" w:hAnsi="宋体" w:eastAsia="宋体" w:cs="宋体"/>
          <w:sz w:val="21"/>
          <w:szCs w:val="21"/>
        </w:rPr>
      </w:pPr>
    </w:p>
    <w:p>
      <w:pPr>
        <w:spacing w:before="68" w:line="359" w:lineRule="auto"/>
        <w:ind w:left="4" w:right="4" w:firstLine="425"/>
        <w:rPr>
          <w:rFonts w:ascii="宋体" w:hAnsi="宋体" w:eastAsia="宋体" w:cs="宋体"/>
          <w:sz w:val="21"/>
          <w:szCs w:val="21"/>
        </w:rPr>
      </w:pPr>
      <w:r>
        <w:rPr>
          <w:rFonts w:ascii="宋体" w:hAnsi="宋体" w:eastAsia="宋体" w:cs="宋体"/>
          <w:sz w:val="21"/>
          <w:szCs w:val="21"/>
        </w:rPr>
        <w:t xml:space="preserve">鉴于接收方在披露方任职，在任职期间需要向接收方提供保密信息，且该保密信息属披露方之商业 秘密，故双方均希望对本协议所述之保密信息予以有效保护。现双方当事人经过协商一致，就接收方在 </w:t>
      </w:r>
      <w:r>
        <w:rPr>
          <w:rFonts w:ascii="宋体" w:hAnsi="宋体" w:eastAsia="宋体" w:cs="宋体"/>
          <w:spacing w:val="-1"/>
          <w:sz w:val="21"/>
          <w:szCs w:val="21"/>
        </w:rPr>
        <w:t>任职期间及离职以后保守披露方项目信息及其它商业秘密信息的有关事项，订立以下约定：</w:t>
      </w:r>
    </w:p>
    <w:p>
      <w:pPr>
        <w:spacing w:line="260" w:lineRule="auto"/>
        <w:rPr>
          <w:rFonts w:ascii="宋体"/>
          <w:sz w:val="21"/>
        </w:rPr>
      </w:pPr>
    </w:p>
    <w:p>
      <w:pPr>
        <w:spacing w:before="69" w:line="186" w:lineRule="auto"/>
        <w:ind w:firstLine="8"/>
        <w:rPr>
          <w:rFonts w:ascii="宋体" w:hAnsi="宋体" w:eastAsia="宋体" w:cs="宋体"/>
          <w:sz w:val="21"/>
          <w:szCs w:val="21"/>
        </w:rPr>
      </w:pPr>
      <w:r>
        <w:rPr>
          <w:rFonts w:ascii="宋体" w:hAnsi="宋体" w:eastAsia="宋体" w:cs="宋体"/>
          <w:spacing w:val="-4"/>
          <w:sz w:val="21"/>
          <w:szCs w:val="21"/>
        </w:rPr>
        <w:t>一</w:t>
      </w:r>
      <w:r>
        <w:rPr>
          <w:rFonts w:ascii="Times New Roman" w:hAnsi="Times New Roman" w:eastAsia="Times New Roman" w:cs="Times New Roman"/>
          <w:spacing w:val="-4"/>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释义</w:t>
      </w:r>
    </w:p>
    <w:p>
      <w:pPr>
        <w:spacing w:before="196" w:line="186" w:lineRule="auto"/>
        <w:ind w:firstLine="21"/>
        <w:rPr>
          <w:rFonts w:ascii="宋体" w:hAnsi="宋体" w:eastAsia="宋体" w:cs="宋体"/>
          <w:sz w:val="21"/>
          <w:szCs w:val="21"/>
        </w:rPr>
      </w:pPr>
      <w:r>
        <w:rPr>
          <w:rFonts w:ascii="Times New Roman" w:hAnsi="Times New Roman" w:eastAsia="Times New Roman" w:cs="Times New Roman"/>
          <w:spacing w:val="-4"/>
          <w:sz w:val="21"/>
          <w:szCs w:val="21"/>
        </w:rPr>
        <w:t>1.</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披露方：指提供保密信息的一方；</w:t>
      </w:r>
    </w:p>
    <w:p>
      <w:pPr>
        <w:spacing w:before="196" w:line="186" w:lineRule="auto"/>
        <w:ind w:firstLine="1"/>
        <w:rPr>
          <w:rFonts w:ascii="宋体" w:hAnsi="宋体" w:eastAsia="宋体" w:cs="宋体"/>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3"/>
          <w:sz w:val="21"/>
          <w:szCs w:val="21"/>
        </w:rPr>
        <w:t xml:space="preserve">     </w:t>
      </w:r>
      <w:r>
        <w:rPr>
          <w:rFonts w:ascii="宋体" w:hAnsi="宋体" w:eastAsia="宋体" w:cs="宋体"/>
          <w:spacing w:val="-2"/>
          <w:sz w:val="21"/>
          <w:szCs w:val="21"/>
        </w:rPr>
        <w:t>接收方：指接收保密信息的一方；</w:t>
      </w:r>
    </w:p>
    <w:p>
      <w:pPr>
        <w:spacing w:before="197" w:line="186" w:lineRule="auto"/>
        <w:ind w:firstLine="5"/>
        <w:rPr>
          <w:rFonts w:ascii="宋体" w:hAnsi="宋体" w:eastAsia="宋体" w:cs="宋体"/>
          <w:sz w:val="21"/>
          <w:szCs w:val="21"/>
        </w:rPr>
      </w:pPr>
      <w:r>
        <w:rPr>
          <w:rFonts w:ascii="Times New Roman" w:hAnsi="Times New Roman" w:eastAsia="Times New Roman" w:cs="Times New Roman"/>
          <w:spacing w:val="-5"/>
          <w:w w:val="98"/>
          <w:sz w:val="21"/>
          <w:szCs w:val="21"/>
        </w:rPr>
        <w:t>3.</w:t>
      </w:r>
      <w:r>
        <w:rPr>
          <w:rFonts w:ascii="Times New Roman" w:hAnsi="Times New Roman" w:eastAsia="Times New Roman" w:cs="Times New Roman"/>
          <w:spacing w:val="4"/>
          <w:w w:val="101"/>
          <w:sz w:val="21"/>
          <w:szCs w:val="21"/>
        </w:rPr>
        <w:t xml:space="preserve">     </w:t>
      </w:r>
      <w:r>
        <w:rPr>
          <w:rFonts w:ascii="宋体" w:hAnsi="宋体" w:eastAsia="宋体" w:cs="宋体"/>
          <w:spacing w:val="-5"/>
          <w:w w:val="98"/>
          <w:sz w:val="21"/>
          <w:szCs w:val="21"/>
        </w:rPr>
        <w:t>保密信息：</w:t>
      </w:r>
    </w:p>
    <w:p>
      <w:pPr>
        <w:spacing w:before="198" w:line="272" w:lineRule="auto"/>
        <w:ind w:left="636" w:leftChars="9" w:right="7" w:hanging="617" w:hangingChars="297"/>
        <w:rPr>
          <w:del w:id="32" w:author="zhuangyiyu" w:date="2022-04-13T09:34:51Z"/>
          <w:rFonts w:ascii="宋体" w:hAnsi="宋体" w:eastAsia="宋体" w:cs="宋体"/>
          <w:spacing w:val="-1"/>
          <w:sz w:val="21"/>
          <w:szCs w:val="21"/>
          <w:lang w:val="en-US" w:eastAsia="zh-CN"/>
        </w:rPr>
      </w:pPr>
      <w:r>
        <w:rPr>
          <w:rFonts w:ascii="宋体" w:hAnsi="宋体" w:eastAsia="宋体" w:cs="宋体"/>
          <w:spacing w:val="-1"/>
          <w:w w:val="100"/>
          <w:sz w:val="21"/>
          <w:szCs w:val="21"/>
          <w:lang w:val="en-US" w:eastAsia="zh-CN"/>
        </w:rPr>
        <w:t>3.1.</w:t>
      </w:r>
      <w:r>
        <w:rPr>
          <w:rFonts w:ascii="宋体" w:hAnsi="宋体" w:eastAsia="宋体" w:cs="宋体"/>
          <w:spacing w:val="-1"/>
          <w:sz w:val="21"/>
          <w:szCs w:val="21"/>
          <w:lang w:val="en-US" w:eastAsia="zh-CN"/>
        </w:rPr>
        <w:t xml:space="preserve"> </w:t>
      </w:r>
      <w:ins w:id="33" w:author="zhuangyiyu" w:date="2022-04-13T09:35:42Z">
        <w:r>
          <w:rPr>
            <w:rFonts w:hint="eastAsia" w:ascii="宋体" w:hAnsi="宋体" w:eastAsia="宋体" w:cs="宋体"/>
            <w:spacing w:val="-1"/>
            <w:sz w:val="21"/>
            <w:szCs w:val="21"/>
            <w:lang w:val="en-US" w:eastAsia="zh-CN"/>
          </w:rPr>
          <w:t xml:space="preserve"> </w:t>
        </w:r>
      </w:ins>
      <w:del w:id="34" w:author="zhuangyiyu" w:date="2022-04-13T09:35:41Z">
        <w:r>
          <w:rPr>
            <w:rFonts w:ascii="宋体" w:hAnsi="宋体" w:eastAsia="宋体" w:cs="宋体"/>
            <w:spacing w:val="-1"/>
            <w:sz w:val="21"/>
            <w:szCs w:val="21"/>
            <w:lang w:val="en-US" w:eastAsia="zh-CN"/>
          </w:rPr>
          <w:delText xml:space="preserve"> </w:delText>
        </w:r>
      </w:del>
      <w:del w:id="35" w:author="zhuangyiyu" w:date="2022-04-13T09:35:40Z">
        <w:r>
          <w:rPr>
            <w:rFonts w:ascii="宋体" w:hAnsi="宋体" w:eastAsia="宋体" w:cs="宋体"/>
            <w:spacing w:val="-1"/>
            <w:sz w:val="21"/>
            <w:szCs w:val="21"/>
            <w:lang w:val="en-US" w:eastAsia="zh-CN"/>
          </w:rPr>
          <w:delText xml:space="preserve">  </w:delText>
        </w:r>
      </w:del>
      <w:r>
        <w:rPr>
          <w:rFonts w:ascii="宋体" w:hAnsi="宋体" w:eastAsia="宋体" w:cs="宋体"/>
          <w:spacing w:val="-1"/>
          <w:w w:val="100"/>
          <w:sz w:val="21"/>
          <w:szCs w:val="21"/>
          <w:lang w:val="en-US" w:eastAsia="zh-CN"/>
        </w:rPr>
        <w:t>经营信息：包括但不限于涉及披露方经营方式、</w:t>
      </w:r>
      <w:ins w:id="36" w:author="zhuangyiyu" w:date="2022-04-13T09:35:01Z">
        <w:r>
          <w:rPr>
            <w:rFonts w:hint="default" w:ascii="宋体" w:hAnsi="宋体" w:eastAsia="宋体" w:cs="宋体"/>
            <w:spacing w:val="-1"/>
            <w:w w:val="100"/>
            <w:sz w:val="21"/>
            <w:szCs w:val="21"/>
            <w:lang w:val="en-US" w:eastAsia="zh-CN"/>
          </w:rPr>
          <w:t>公司的投资结构、资金来源</w:t>
        </w:r>
      </w:ins>
      <w:ins w:id="37" w:author="zhuangyiyu" w:date="2022-04-13T09:36:25Z">
        <w:r>
          <w:rPr>
            <w:rFonts w:hint="eastAsia" w:ascii="宋体" w:hAnsi="宋体" w:eastAsia="宋体" w:cs="宋体"/>
            <w:spacing w:val="-1"/>
            <w:w w:val="100"/>
            <w:sz w:val="21"/>
            <w:szCs w:val="21"/>
            <w:lang w:val="en-US" w:eastAsia="zh-CN"/>
          </w:rPr>
          <w:t>、</w:t>
        </w:r>
      </w:ins>
      <w:ins w:id="38" w:author="zhuangyiyu" w:date="2022-04-13T09:36:27Z">
        <w:r>
          <w:rPr>
            <w:rFonts w:hint="eastAsia" w:ascii="宋体" w:hAnsi="宋体" w:eastAsia="宋体" w:cs="宋体"/>
            <w:spacing w:val="-1"/>
            <w:w w:val="100"/>
            <w:sz w:val="21"/>
            <w:szCs w:val="21"/>
            <w:lang w:val="en-US" w:eastAsia="zh-CN"/>
          </w:rPr>
          <w:t>合作费用</w:t>
        </w:r>
      </w:ins>
      <w:ins w:id="39" w:author="zhuangyiyu" w:date="2022-04-13T09:36:28Z">
        <w:r>
          <w:rPr>
            <w:rFonts w:hint="eastAsia" w:ascii="宋体" w:hAnsi="宋体" w:eastAsia="宋体" w:cs="宋体"/>
            <w:spacing w:val="-1"/>
            <w:w w:val="100"/>
            <w:sz w:val="21"/>
            <w:szCs w:val="21"/>
            <w:lang w:val="en-US" w:eastAsia="zh-CN"/>
          </w:rPr>
          <w:t>、</w:t>
        </w:r>
      </w:ins>
      <w:ins w:id="40" w:author="zhuangyiyu" w:date="2022-04-13T09:36:29Z">
        <w:r>
          <w:rPr>
            <w:rFonts w:hint="eastAsia" w:ascii="宋体" w:hAnsi="宋体" w:eastAsia="宋体" w:cs="宋体"/>
            <w:spacing w:val="-1"/>
            <w:w w:val="100"/>
            <w:sz w:val="21"/>
            <w:szCs w:val="21"/>
            <w:lang w:val="en-US" w:eastAsia="zh-CN"/>
          </w:rPr>
          <w:t>细节</w:t>
        </w:r>
      </w:ins>
      <w:ins w:id="41" w:author="zhuangyiyu" w:date="2022-04-13T09:35:01Z">
        <w:r>
          <w:rPr>
            <w:rFonts w:hint="default" w:ascii="宋体" w:hAnsi="宋体" w:eastAsia="宋体" w:cs="宋体"/>
            <w:spacing w:val="-1"/>
            <w:w w:val="100"/>
            <w:sz w:val="21"/>
            <w:szCs w:val="21"/>
            <w:lang w:val="en-US" w:eastAsia="zh-CN"/>
          </w:rPr>
          <w:t>；客户、供应商、关系企业，及潜在客户的有关资料；与客户、合作伙伴的意向、合同、协议、章程等法律文件的内容；谈判方案、内容、会议会谈纪要、决议；销售渠道、公司掌握的市场结构、行业信息；交易价格、利润率；销售策略、方案</w:t>
        </w:r>
      </w:ins>
      <w:ins w:id="42" w:author="zhuangyiyu" w:date="2022-04-13T09:36:50Z">
        <w:r>
          <w:rPr>
            <w:rFonts w:hint="eastAsia" w:ascii="宋体" w:hAnsi="宋体" w:eastAsia="宋体" w:cs="宋体"/>
            <w:spacing w:val="-1"/>
            <w:w w:val="100"/>
            <w:sz w:val="21"/>
            <w:szCs w:val="21"/>
            <w:lang w:val="en-US" w:eastAsia="zh-CN"/>
          </w:rPr>
          <w:t>；</w:t>
        </w:r>
      </w:ins>
      <w:ins w:id="43" w:author="宝英" w:date="2022-04-15T11:00:40Z">
        <w:r>
          <w:rPr>
            <w:rFonts w:hint="eastAsia" w:ascii="宋体" w:hAnsi="宋体" w:eastAsia="宋体" w:cs="宋体"/>
            <w:spacing w:val="-1"/>
            <w:w w:val="100"/>
            <w:sz w:val="21"/>
            <w:szCs w:val="21"/>
            <w:lang w:val="en-US" w:eastAsia="zh-Hans"/>
          </w:rPr>
          <w:t>课程</w:t>
        </w:r>
      </w:ins>
      <w:ins w:id="44" w:author="宝英" w:date="2022-04-15T11:00:41Z">
        <w:r>
          <w:rPr>
            <w:rFonts w:hint="default" w:ascii="宋体" w:hAnsi="宋体" w:eastAsia="宋体" w:cs="宋体"/>
            <w:spacing w:val="-1"/>
            <w:w w:val="100"/>
            <w:sz w:val="21"/>
            <w:szCs w:val="21"/>
            <w:lang w:eastAsia="zh-Hans"/>
          </w:rPr>
          <w:t>、</w:t>
        </w:r>
      </w:ins>
      <w:ins w:id="45" w:author="宝英" w:date="2022-04-15T11:00:58Z">
        <w:r>
          <w:rPr>
            <w:rFonts w:hint="eastAsia" w:ascii="宋体" w:hAnsi="宋体" w:eastAsia="宋体" w:cs="宋体"/>
            <w:spacing w:val="-1"/>
            <w:w w:val="100"/>
            <w:sz w:val="21"/>
            <w:szCs w:val="21"/>
            <w:lang w:val="en-US" w:eastAsia="zh-Hans"/>
          </w:rPr>
          <w:t>课程</w:t>
        </w:r>
      </w:ins>
      <w:ins w:id="46" w:author="宝英" w:date="2022-04-15T11:00:59Z">
        <w:r>
          <w:rPr>
            <w:rFonts w:hint="eastAsia" w:ascii="宋体" w:hAnsi="宋体" w:eastAsia="宋体" w:cs="宋体"/>
            <w:spacing w:val="-1"/>
            <w:w w:val="100"/>
            <w:sz w:val="21"/>
            <w:szCs w:val="21"/>
            <w:lang w:val="en-US" w:eastAsia="zh-Hans"/>
          </w:rPr>
          <w:t>研发</w:t>
        </w:r>
      </w:ins>
      <w:ins w:id="47" w:author="宝英" w:date="2022-04-15T11:01:20Z">
        <w:r>
          <w:rPr>
            <w:rFonts w:hint="eastAsia" w:ascii="宋体" w:hAnsi="宋体" w:eastAsia="宋体" w:cs="宋体"/>
            <w:spacing w:val="-1"/>
            <w:w w:val="100"/>
            <w:sz w:val="21"/>
            <w:szCs w:val="21"/>
            <w:lang w:val="en-US" w:eastAsia="zh-Hans"/>
          </w:rPr>
          <w:t>思路</w:t>
        </w:r>
      </w:ins>
      <w:ins w:id="48" w:author="宝英" w:date="2022-04-15T11:01:06Z">
        <w:r>
          <w:rPr>
            <w:rFonts w:hint="default" w:ascii="宋体" w:hAnsi="宋体" w:eastAsia="宋体" w:cs="宋体"/>
            <w:spacing w:val="-1"/>
            <w:w w:val="100"/>
            <w:sz w:val="21"/>
            <w:szCs w:val="21"/>
            <w:lang w:eastAsia="zh-Hans"/>
          </w:rPr>
          <w:t>；</w:t>
        </w:r>
      </w:ins>
      <w:ins w:id="49" w:author="zhuangyiyu" w:date="2022-04-13T09:36:45Z">
        <w:r>
          <w:rPr>
            <w:rFonts w:hint="eastAsia" w:ascii="宋体" w:hAnsi="宋体" w:eastAsia="宋体" w:cs="宋体"/>
            <w:spacing w:val="-1"/>
            <w:w w:val="100"/>
            <w:sz w:val="21"/>
            <w:szCs w:val="21"/>
            <w:lang w:val="en-US" w:eastAsia="zh-CN"/>
          </w:rPr>
          <w:t>知识产品</w:t>
        </w:r>
      </w:ins>
      <w:ins w:id="50" w:author="zhuangyiyu" w:date="2022-04-13T09:36:46Z">
        <w:r>
          <w:rPr>
            <w:rFonts w:hint="eastAsia" w:ascii="宋体" w:hAnsi="宋体" w:eastAsia="宋体" w:cs="宋体"/>
            <w:spacing w:val="-1"/>
            <w:w w:val="100"/>
            <w:sz w:val="21"/>
            <w:szCs w:val="21"/>
            <w:lang w:val="en-US" w:eastAsia="zh-CN"/>
          </w:rPr>
          <w:t>、</w:t>
        </w:r>
      </w:ins>
      <w:ins w:id="51" w:author="zhuangyiyu" w:date="2022-04-13T09:36:57Z">
        <w:r>
          <w:rPr>
            <w:rFonts w:hint="eastAsia" w:ascii="宋体" w:hAnsi="宋体" w:eastAsia="宋体" w:cs="宋体"/>
            <w:spacing w:val="-1"/>
            <w:w w:val="100"/>
            <w:sz w:val="21"/>
            <w:szCs w:val="21"/>
            <w:lang w:val="en-US" w:eastAsia="zh-CN"/>
          </w:rPr>
          <w:t>制度文件、</w:t>
        </w:r>
      </w:ins>
      <w:ins w:id="52" w:author="zhuangyiyu" w:date="2022-04-13T09:37:02Z">
        <w:r>
          <w:rPr>
            <w:rFonts w:hint="eastAsia" w:ascii="宋体" w:hAnsi="宋体" w:eastAsia="宋体" w:cs="宋体"/>
            <w:spacing w:val="-1"/>
            <w:w w:val="100"/>
            <w:sz w:val="21"/>
            <w:szCs w:val="21"/>
            <w:lang w:val="en-US" w:eastAsia="zh-CN"/>
          </w:rPr>
          <w:t>著作</w:t>
        </w:r>
      </w:ins>
      <w:ins w:id="53" w:author="zhuangyiyu" w:date="2022-04-13T09:37:05Z">
        <w:r>
          <w:rPr>
            <w:rFonts w:hint="eastAsia" w:ascii="宋体" w:hAnsi="宋体" w:eastAsia="宋体" w:cs="宋体"/>
            <w:spacing w:val="-1"/>
            <w:w w:val="100"/>
            <w:sz w:val="21"/>
            <w:szCs w:val="21"/>
            <w:lang w:val="en-US" w:eastAsia="zh-CN"/>
          </w:rPr>
          <w:t>、</w:t>
        </w:r>
      </w:ins>
      <w:ins w:id="54" w:author="zhuangyiyu" w:date="2022-04-13T09:37:07Z">
        <w:r>
          <w:rPr>
            <w:rFonts w:hint="eastAsia" w:ascii="宋体" w:hAnsi="宋体" w:eastAsia="宋体" w:cs="宋体"/>
            <w:spacing w:val="-1"/>
            <w:w w:val="100"/>
            <w:sz w:val="21"/>
            <w:szCs w:val="21"/>
            <w:lang w:val="en-US" w:eastAsia="zh-CN"/>
          </w:rPr>
          <w:t>研发</w:t>
        </w:r>
      </w:ins>
      <w:ins w:id="55" w:author="宝英" w:date="2022-04-15T10:48:15Z">
        <w:r>
          <w:rPr>
            <w:rFonts w:hint="default" w:ascii="宋体" w:hAnsi="宋体" w:eastAsia="宋体" w:cs="宋体"/>
            <w:spacing w:val="-1"/>
            <w:w w:val="100"/>
            <w:sz w:val="21"/>
            <w:szCs w:val="21"/>
            <w:lang w:eastAsia="zh-CN"/>
          </w:rPr>
          <w:t>（</w:t>
        </w:r>
      </w:ins>
      <w:ins w:id="56" w:author="宝英" w:date="2022-04-15T10:58:55Z">
        <w:r>
          <w:rPr>
            <w:rFonts w:hint="default" w:ascii="宋体" w:hAnsi="宋体" w:eastAsia="宋体" w:cs="宋体"/>
            <w:spacing w:val="-1"/>
            <w:w w:val="100"/>
            <w:sz w:val="21"/>
            <w:szCs w:val="21"/>
            <w:lang w:eastAsia="zh-CN"/>
          </w:rPr>
          <w:t>各类</w:t>
        </w:r>
      </w:ins>
      <w:ins w:id="57" w:author="宝英" w:date="2022-04-15T10:59:11Z">
        <w:r>
          <w:rPr>
            <w:rFonts w:hint="eastAsia" w:ascii="宋体" w:hAnsi="宋体" w:eastAsia="宋体" w:cs="宋体"/>
            <w:spacing w:val="-1"/>
            <w:w w:val="100"/>
            <w:sz w:val="21"/>
            <w:szCs w:val="21"/>
            <w:lang w:val="en-US" w:eastAsia="zh-Hans"/>
          </w:rPr>
          <w:t>系统</w:t>
        </w:r>
      </w:ins>
      <w:ins w:id="58" w:author="宝英" w:date="2022-04-15T10:58:55Z">
        <w:r>
          <w:rPr>
            <w:rFonts w:hint="default" w:ascii="宋体" w:hAnsi="宋体" w:eastAsia="宋体" w:cs="宋体"/>
            <w:spacing w:val="-1"/>
            <w:w w:val="100"/>
            <w:sz w:val="21"/>
            <w:szCs w:val="21"/>
            <w:lang w:eastAsia="zh-CN"/>
          </w:rPr>
          <w:t>研发思路、技术研发思路、方案、技术代码、程序</w:t>
        </w:r>
      </w:ins>
      <w:ins w:id="59" w:author="宝英" w:date="2022-04-15T10:48:24Z">
        <w:r>
          <w:rPr>
            <w:rFonts w:hint="eastAsia" w:ascii="宋体" w:hAnsi="宋体" w:eastAsia="宋体" w:cs="宋体"/>
            <w:spacing w:val="-1"/>
            <w:w w:val="100"/>
            <w:sz w:val="21"/>
            <w:szCs w:val="21"/>
            <w:lang w:val="en-US" w:eastAsia="zh-Hans"/>
          </w:rPr>
          <w:t>等</w:t>
        </w:r>
      </w:ins>
      <w:ins w:id="60" w:author="宝英" w:date="2022-04-15T10:48:25Z">
        <w:r>
          <w:rPr>
            <w:rFonts w:hint="default" w:ascii="宋体" w:hAnsi="宋体" w:eastAsia="宋体" w:cs="宋体"/>
            <w:spacing w:val="-1"/>
            <w:w w:val="100"/>
            <w:sz w:val="21"/>
            <w:szCs w:val="21"/>
            <w:lang w:eastAsia="zh-Hans"/>
          </w:rPr>
          <w:t>）</w:t>
        </w:r>
      </w:ins>
      <w:ins w:id="61" w:author="zhuangyiyu" w:date="2022-04-13T09:35:01Z">
        <w:r>
          <w:rPr>
            <w:rFonts w:hint="default" w:ascii="宋体" w:hAnsi="宋体" w:eastAsia="宋体" w:cs="宋体"/>
            <w:spacing w:val="-1"/>
            <w:w w:val="100"/>
            <w:sz w:val="21"/>
            <w:szCs w:val="21"/>
            <w:lang w:val="en-US" w:eastAsia="zh-CN"/>
          </w:rPr>
          <w:t>等与公司业务相关之工作内容</w:t>
        </w:r>
      </w:ins>
      <w:ins w:id="62" w:author="zhuangyiyu" w:date="2022-04-13T09:35:01Z">
        <w:del w:id="63" w:author="宝英" w:date="2022-04-15T10:47:16Z">
          <w:r>
            <w:rPr>
              <w:rFonts w:hint="default" w:ascii="宋体" w:hAnsi="宋体" w:eastAsia="宋体" w:cs="宋体"/>
              <w:spacing w:val="-1"/>
              <w:w w:val="100"/>
              <w:sz w:val="21"/>
              <w:szCs w:val="21"/>
              <w:lang w:val="en-US" w:eastAsia="zh-CN"/>
            </w:rPr>
            <w:delText>。</w:delText>
          </w:r>
        </w:del>
      </w:ins>
      <w:del w:id="64" w:author="zhuangyiyu" w:date="2022-04-13T09:34:54Z">
        <w:r>
          <w:rPr>
            <w:rFonts w:ascii="宋体" w:hAnsi="宋体" w:eastAsia="宋体" w:cs="宋体"/>
            <w:spacing w:val="-1"/>
            <w:w w:val="100"/>
            <w:sz w:val="21"/>
            <w:szCs w:val="21"/>
            <w:lang w:val="en-US" w:eastAsia="zh-CN"/>
          </w:rPr>
          <w:delText>计酬方</w:delText>
        </w:r>
      </w:del>
      <w:del w:id="65" w:author="zhuangyiyu" w:date="2022-04-13T09:34:53Z">
        <w:r>
          <w:rPr>
            <w:rFonts w:ascii="宋体" w:hAnsi="宋体" w:eastAsia="宋体" w:cs="宋体"/>
            <w:spacing w:val="-1"/>
            <w:w w:val="100"/>
            <w:sz w:val="21"/>
            <w:szCs w:val="21"/>
            <w:lang w:val="en-US" w:eastAsia="zh-CN"/>
          </w:rPr>
          <w:delText>法、知识产</w:delText>
        </w:r>
      </w:del>
      <w:del w:id="66" w:author="zhuangyiyu" w:date="2022-04-13T09:34:52Z">
        <w:r>
          <w:rPr>
            <w:rFonts w:ascii="宋体" w:hAnsi="宋体" w:eastAsia="宋体" w:cs="宋体"/>
            <w:spacing w:val="-1"/>
            <w:w w:val="100"/>
            <w:sz w:val="21"/>
            <w:szCs w:val="21"/>
            <w:lang w:val="en-US" w:eastAsia="zh-CN"/>
          </w:rPr>
          <w:delText>品、制度文件</w:delText>
        </w:r>
      </w:del>
      <w:del w:id="67" w:author="zhuangyiyu" w:date="2022-04-13T09:34:51Z">
        <w:r>
          <w:rPr>
            <w:rFonts w:ascii="宋体" w:hAnsi="宋体" w:eastAsia="宋体" w:cs="宋体"/>
            <w:spacing w:val="-1"/>
            <w:w w:val="100"/>
            <w:sz w:val="21"/>
            <w:szCs w:val="21"/>
            <w:lang w:val="en-US" w:eastAsia="zh-CN"/>
          </w:rPr>
          <w:delText>、著作、研</w:delText>
        </w:r>
      </w:del>
    </w:p>
    <w:p>
      <w:pPr>
        <w:spacing w:before="198" w:line="272" w:lineRule="auto"/>
        <w:ind w:left="636" w:leftChars="9" w:right="7" w:hanging="617" w:hangingChars="297"/>
        <w:rPr>
          <w:rFonts w:ascii="宋体" w:hAnsi="宋体" w:eastAsia="宋体" w:cs="宋体"/>
          <w:spacing w:val="-1"/>
          <w:sz w:val="21"/>
          <w:szCs w:val="21"/>
          <w:lang w:val="en-US" w:eastAsia="zh-CN"/>
        </w:rPr>
      </w:pPr>
      <w:del w:id="68" w:author="zhuangyiyu" w:date="2022-04-13T09:34:49Z">
        <w:r>
          <w:rPr>
            <w:rFonts w:ascii="宋体" w:hAnsi="宋体" w:eastAsia="宋体" w:cs="宋体"/>
            <w:spacing w:val="-1"/>
            <w:sz w:val="21"/>
            <w:szCs w:val="21"/>
            <w:lang w:val="en-US" w:eastAsia="zh-CN"/>
          </w:rPr>
          <w:delText>发、人事； 合作费用、细节</w:delText>
        </w:r>
      </w:del>
      <w:r>
        <w:rPr>
          <w:rFonts w:ascii="宋体" w:hAnsi="宋体" w:eastAsia="宋体" w:cs="宋体"/>
          <w:spacing w:val="-1"/>
          <w:sz w:val="21"/>
          <w:szCs w:val="21"/>
          <w:lang w:val="en-US" w:eastAsia="zh-CN"/>
        </w:rPr>
        <w:t>； 或者以上未提及但于项目过程中所发生之所有信息或资料；</w:t>
      </w:r>
    </w:p>
    <w:p>
      <w:pPr>
        <w:spacing w:before="198" w:line="272" w:lineRule="auto"/>
        <w:ind w:left="435" w:right="7" w:hanging="414"/>
        <w:rPr>
          <w:rFonts w:ascii="宋体" w:hAnsi="宋体" w:eastAsia="宋体" w:cs="宋体"/>
          <w:spacing w:val="-1"/>
          <w:sz w:val="21"/>
          <w:szCs w:val="21"/>
          <w:lang w:val="en-US" w:eastAsia="zh-CN"/>
        </w:rPr>
      </w:pPr>
      <w:r>
        <w:rPr>
          <w:rFonts w:ascii="宋体" w:hAnsi="宋体" w:eastAsia="宋体" w:cs="宋体"/>
          <w:spacing w:val="-1"/>
          <w:sz w:val="21"/>
          <w:szCs w:val="21"/>
          <w:lang w:val="en-US" w:eastAsia="zh-CN"/>
        </w:rPr>
        <w:t>3.2.</w:t>
      </w:r>
      <w:r>
        <w:rPr>
          <w:rFonts w:ascii="宋体" w:hAnsi="宋体" w:eastAsia="宋体" w:cs="宋体"/>
          <w:spacing w:val="-1"/>
          <w:w w:val="100"/>
          <w:sz w:val="21"/>
          <w:szCs w:val="21"/>
          <w:lang w:val="en-US" w:eastAsia="zh-CN"/>
        </w:rPr>
        <w:t xml:space="preserve">  </w:t>
      </w:r>
      <w:del w:id="69" w:author="zhuangyiyu" w:date="2022-04-13T09:35:24Z">
        <w:r>
          <w:rPr>
            <w:rFonts w:ascii="宋体" w:hAnsi="宋体" w:eastAsia="宋体" w:cs="宋体"/>
            <w:spacing w:val="-1"/>
            <w:w w:val="100"/>
            <w:sz w:val="21"/>
            <w:szCs w:val="21"/>
            <w:lang w:val="en-US" w:eastAsia="zh-CN"/>
          </w:rPr>
          <w:delText xml:space="preserve">  </w:delText>
        </w:r>
      </w:del>
      <w:r>
        <w:rPr>
          <w:rFonts w:ascii="宋体" w:hAnsi="宋体" w:eastAsia="宋体" w:cs="宋体"/>
          <w:spacing w:val="-1"/>
          <w:sz w:val="21"/>
          <w:szCs w:val="21"/>
          <w:lang w:val="en-US" w:eastAsia="zh-CN"/>
        </w:rPr>
        <w:t>其他事项：双方依照法律规定（如通过与项目对方当事人缔约）和有关协议（如合作协议等）</w:t>
      </w:r>
    </w:p>
    <w:p>
      <w:pPr>
        <w:spacing w:before="198" w:line="272" w:lineRule="auto"/>
        <w:ind w:left="439" w:leftChars="209" w:right="7" w:firstLine="210" w:firstLineChars="101"/>
        <w:rPr>
          <w:ins w:id="70" w:author="zhuangyiyu" w:date="2022-04-13T09:25:59Z"/>
          <w:rFonts w:ascii="宋体" w:hAnsi="宋体" w:eastAsia="宋体" w:cs="宋体"/>
          <w:spacing w:val="-1"/>
          <w:sz w:val="21"/>
          <w:szCs w:val="21"/>
          <w:lang w:val="en-US" w:eastAsia="zh-CN"/>
        </w:rPr>
      </w:pPr>
      <w:r>
        <w:rPr>
          <w:rFonts w:ascii="宋体" w:hAnsi="宋体" w:eastAsia="宋体" w:cs="宋体"/>
          <w:spacing w:val="-1"/>
          <w:sz w:val="21"/>
          <w:szCs w:val="21"/>
          <w:lang w:val="en-US" w:eastAsia="zh-CN"/>
        </w:rPr>
        <w:t>的约定要求对方承担保密义务的其他事项。</w:t>
      </w:r>
    </w:p>
    <w:p>
      <w:pPr>
        <w:spacing w:before="198" w:line="272" w:lineRule="auto"/>
        <w:ind w:left="636" w:leftChars="9" w:right="7" w:hanging="617" w:hangingChars="297"/>
        <w:rPr>
          <w:ins w:id="71" w:author="zhuangyiyu" w:date="2022-04-13T09:26:41Z"/>
          <w:rFonts w:hint="default" w:ascii="宋体" w:hAnsi="宋体" w:eastAsia="宋体" w:cs="宋体"/>
          <w:spacing w:val="-1"/>
          <w:w w:val="100"/>
          <w:sz w:val="21"/>
          <w:szCs w:val="21"/>
          <w:lang w:val="en-US" w:eastAsia="zh-CN"/>
        </w:rPr>
      </w:pPr>
      <w:ins w:id="72" w:author="zhuangyiyu" w:date="2022-04-13T09:26:03Z">
        <w:r>
          <w:rPr>
            <w:rFonts w:hint="default" w:ascii="宋体" w:hAnsi="宋体" w:eastAsia="宋体" w:cs="宋体"/>
            <w:spacing w:val="-1"/>
            <w:w w:val="100"/>
            <w:sz w:val="21"/>
            <w:szCs w:val="21"/>
            <w:lang w:val="en-US" w:eastAsia="zh-CN"/>
          </w:rPr>
          <w:t>3</w:t>
        </w:r>
      </w:ins>
      <w:ins w:id="73" w:author="zhuangyiyu" w:date="2022-04-13T09:26:04Z">
        <w:r>
          <w:rPr>
            <w:rFonts w:hint="default" w:ascii="宋体" w:hAnsi="宋体" w:eastAsia="宋体" w:cs="宋体"/>
            <w:spacing w:val="-1"/>
            <w:w w:val="100"/>
            <w:sz w:val="21"/>
            <w:szCs w:val="21"/>
            <w:lang w:val="en-US" w:eastAsia="zh-CN"/>
          </w:rPr>
          <w:t>.3</w:t>
        </w:r>
      </w:ins>
      <w:ins w:id="74" w:author="zhuangyiyu" w:date="2022-04-13T09:26:17Z">
        <w:r>
          <w:rPr>
            <w:rFonts w:hint="default" w:ascii="宋体" w:hAnsi="宋体" w:eastAsia="宋体" w:cs="宋体"/>
            <w:spacing w:val="-1"/>
            <w:w w:val="100"/>
            <w:sz w:val="21"/>
            <w:szCs w:val="21"/>
            <w:lang w:val="en-US" w:eastAsia="zh-CN"/>
          </w:rPr>
          <w:t xml:space="preserve"> </w:t>
        </w:r>
      </w:ins>
      <w:ins w:id="75" w:author="zhuangyiyu" w:date="2022-04-13T09:35:27Z">
        <w:r>
          <w:rPr>
            <w:rFonts w:hint="eastAsia" w:ascii="宋体" w:hAnsi="宋体" w:eastAsia="宋体" w:cs="宋体"/>
            <w:spacing w:val="-1"/>
            <w:w w:val="100"/>
            <w:sz w:val="21"/>
            <w:szCs w:val="21"/>
            <w:lang w:val="en-US" w:eastAsia="zh-CN"/>
          </w:rPr>
          <w:t xml:space="preserve"> </w:t>
        </w:r>
      </w:ins>
      <w:ins w:id="76" w:author="zhuangyiyu" w:date="2022-04-13T09:30:47Z">
        <w:r>
          <w:rPr>
            <w:rFonts w:hint="default" w:ascii="宋体" w:hAnsi="宋体" w:eastAsia="宋体" w:cs="宋体"/>
            <w:spacing w:val="-1"/>
            <w:w w:val="100"/>
            <w:sz w:val="21"/>
            <w:szCs w:val="21"/>
            <w:lang w:val="en-US" w:eastAsia="zh-CN"/>
          </w:rPr>
          <w:t xml:space="preserve"> </w:t>
        </w:r>
      </w:ins>
      <w:ins w:id="77" w:author="zhuangyiyu" w:date="2022-04-13T09:26:41Z">
        <w:r>
          <w:rPr>
            <w:rFonts w:hint="default" w:ascii="宋体" w:hAnsi="宋体" w:eastAsia="宋体" w:cs="宋体"/>
            <w:spacing w:val="-1"/>
            <w:w w:val="100"/>
            <w:sz w:val="21"/>
            <w:szCs w:val="21"/>
            <w:lang w:val="en-US" w:eastAsia="zh-CN"/>
          </w:rPr>
          <w:t>公司内部管理中的秘密事项。包括但不限于公司内部人员的组织结构、人员分工；营销网络的构成；各分支机构之间的信息交流；公司内部重大人事变动；重要管理人员的个人信息；招聘裁员计划等。</w:t>
        </w:r>
      </w:ins>
    </w:p>
    <w:p>
      <w:pPr>
        <w:spacing w:before="198" w:line="272" w:lineRule="auto"/>
        <w:ind w:left="636" w:leftChars="9" w:right="7" w:hanging="617" w:hangingChars="297"/>
        <w:rPr>
          <w:ins w:id="78" w:author="zhuangyiyu" w:date="2022-04-13T09:27:30Z"/>
          <w:rFonts w:hint="default" w:ascii="宋体" w:hAnsi="宋体" w:eastAsia="宋体" w:cs="宋体"/>
          <w:spacing w:val="-1"/>
          <w:w w:val="100"/>
          <w:sz w:val="21"/>
          <w:szCs w:val="21"/>
          <w:lang w:val="en-US" w:eastAsia="zh-CN"/>
        </w:rPr>
      </w:pPr>
      <w:ins w:id="79" w:author="zhuangyiyu" w:date="2022-04-13T09:27:06Z">
        <w:r>
          <w:rPr>
            <w:rFonts w:hint="default" w:ascii="宋体" w:hAnsi="宋体" w:eastAsia="宋体" w:cs="宋体"/>
            <w:spacing w:val="-1"/>
            <w:w w:val="100"/>
            <w:sz w:val="21"/>
            <w:szCs w:val="21"/>
            <w:lang w:val="en-US" w:eastAsia="zh-CN"/>
          </w:rPr>
          <w:t>3.</w:t>
        </w:r>
      </w:ins>
      <w:ins w:id="80" w:author="zhuangyiyu" w:date="2022-04-13T09:27:07Z">
        <w:r>
          <w:rPr>
            <w:rFonts w:hint="default" w:ascii="宋体" w:hAnsi="宋体" w:eastAsia="宋体" w:cs="宋体"/>
            <w:spacing w:val="-1"/>
            <w:w w:val="100"/>
            <w:sz w:val="21"/>
            <w:szCs w:val="21"/>
            <w:lang w:val="en-US" w:eastAsia="zh-CN"/>
          </w:rPr>
          <w:t>4</w:t>
        </w:r>
      </w:ins>
      <w:ins w:id="81" w:author="zhuangyiyu" w:date="2022-04-13T09:27:08Z">
        <w:r>
          <w:rPr>
            <w:rFonts w:hint="default" w:ascii="宋体" w:hAnsi="宋体" w:eastAsia="宋体" w:cs="宋体"/>
            <w:spacing w:val="-1"/>
            <w:w w:val="100"/>
            <w:sz w:val="21"/>
            <w:szCs w:val="21"/>
            <w:lang w:val="en-US" w:eastAsia="zh-CN"/>
          </w:rPr>
          <w:t xml:space="preserve">  </w:t>
        </w:r>
      </w:ins>
      <w:ins w:id="82" w:author="zhuangyiyu" w:date="2022-04-13T09:35:32Z">
        <w:r>
          <w:rPr>
            <w:rFonts w:hint="eastAsia" w:ascii="宋体" w:hAnsi="宋体" w:eastAsia="宋体" w:cs="宋体"/>
            <w:spacing w:val="-1"/>
            <w:w w:val="100"/>
            <w:sz w:val="21"/>
            <w:szCs w:val="21"/>
            <w:lang w:val="en-US" w:eastAsia="zh-CN"/>
          </w:rPr>
          <w:t xml:space="preserve"> </w:t>
        </w:r>
      </w:ins>
      <w:ins w:id="83" w:author="zhuangyiyu" w:date="2022-04-13T10:10:31Z">
        <w:r>
          <w:rPr>
            <w:rFonts w:hint="eastAsia" w:ascii="宋体" w:hAnsi="宋体" w:eastAsia="宋体" w:cs="宋体"/>
            <w:spacing w:val="-1"/>
            <w:w w:val="100"/>
            <w:sz w:val="21"/>
            <w:szCs w:val="21"/>
            <w:lang w:val="en-US" w:eastAsia="zh-CN"/>
          </w:rPr>
          <w:t>公司</w:t>
        </w:r>
      </w:ins>
      <w:ins w:id="84" w:author="zhuangyiyu" w:date="2022-04-13T09:27:30Z">
        <w:r>
          <w:rPr>
            <w:rFonts w:hint="default" w:ascii="宋体" w:hAnsi="宋体" w:eastAsia="宋体" w:cs="宋体"/>
            <w:spacing w:val="-1"/>
            <w:w w:val="100"/>
            <w:sz w:val="21"/>
            <w:szCs w:val="21"/>
            <w:lang w:val="en-US" w:eastAsia="zh-CN"/>
          </w:rPr>
          <w:t>财务状况</w:t>
        </w:r>
      </w:ins>
      <w:ins w:id="85" w:author="zhuangyiyu" w:date="2022-04-13T09:27:44Z">
        <w:r>
          <w:rPr>
            <w:rFonts w:hint="default" w:ascii="宋体" w:hAnsi="宋体" w:eastAsia="宋体" w:cs="宋体"/>
            <w:spacing w:val="-1"/>
            <w:w w:val="100"/>
            <w:sz w:val="21"/>
            <w:szCs w:val="21"/>
            <w:lang w:val="en-US" w:eastAsia="zh-CN"/>
          </w:rPr>
          <w:t>:</w:t>
        </w:r>
      </w:ins>
      <w:ins w:id="86" w:author="zhuangyiyu" w:date="2022-04-13T09:27:30Z">
        <w:r>
          <w:rPr>
            <w:rFonts w:hint="default" w:ascii="宋体" w:hAnsi="宋体" w:eastAsia="宋体" w:cs="宋体"/>
            <w:spacing w:val="-1"/>
            <w:w w:val="100"/>
            <w:sz w:val="21"/>
            <w:szCs w:val="21"/>
            <w:lang w:val="en-US" w:eastAsia="zh-CN"/>
          </w:rPr>
          <w:t>包括但不限于公司的利润分配结构；财务账簿、报表；工资、奖金、福利分配方案；公司的盈亏状况；公司的损益报表；公司的银行帐号及存款；公司的固定资产情况。</w:t>
        </w:r>
      </w:ins>
    </w:p>
    <w:p>
      <w:pPr>
        <w:spacing w:before="198" w:line="272" w:lineRule="auto"/>
        <w:ind w:left="636" w:leftChars="9" w:right="7" w:hanging="617" w:hangingChars="297"/>
        <w:rPr>
          <w:ins w:id="87" w:author="宝英" w:date="2022-04-15T11:02:39Z"/>
          <w:rFonts w:hint="default" w:ascii="宋体" w:hAnsi="宋体" w:eastAsia="宋体" w:cs="宋体"/>
          <w:color w:val="000000"/>
          <w:spacing w:val="-1"/>
          <w:w w:val="100"/>
          <w:kern w:val="0"/>
          <w:sz w:val="21"/>
          <w:shd w:val="clear"/>
        </w:rPr>
      </w:pPr>
      <w:ins w:id="88" w:author="zhuangyiyu" w:date="2022-04-13T09:27:51Z">
        <w:r>
          <w:rPr>
            <w:rFonts w:hint="default" w:ascii="宋体" w:hAnsi="宋体" w:eastAsia="宋体" w:cs="宋体"/>
            <w:spacing w:val="-1"/>
            <w:w w:val="100"/>
            <w:sz w:val="21"/>
            <w:szCs w:val="21"/>
            <w:lang w:val="en-US" w:eastAsia="zh-CN"/>
          </w:rPr>
          <w:t>3.5</w:t>
        </w:r>
      </w:ins>
      <w:ins w:id="89" w:author="zhuangyiyu" w:date="2022-04-13T09:27:57Z">
        <w:r>
          <w:rPr>
            <w:rFonts w:hint="default" w:ascii="宋体" w:hAnsi="宋体" w:eastAsia="宋体" w:cs="宋体"/>
            <w:spacing w:val="-1"/>
            <w:w w:val="100"/>
            <w:sz w:val="21"/>
            <w:szCs w:val="21"/>
            <w:lang w:val="en-US" w:eastAsia="zh-CN"/>
          </w:rPr>
          <w:t xml:space="preserve">  </w:t>
        </w:r>
      </w:ins>
      <w:ins w:id="90" w:author="zhuangyiyu" w:date="2022-04-13T09:35:35Z">
        <w:r>
          <w:rPr>
            <w:rFonts w:hint="eastAsia" w:ascii="宋体" w:hAnsi="宋体" w:eastAsia="宋体" w:cs="宋体"/>
            <w:spacing w:val="-1"/>
            <w:w w:val="100"/>
            <w:sz w:val="21"/>
            <w:szCs w:val="21"/>
            <w:lang w:val="en-US" w:eastAsia="zh-CN"/>
          </w:rPr>
          <w:t xml:space="preserve"> </w:t>
        </w:r>
      </w:ins>
      <w:ins w:id="91" w:author="zhuangyiyu" w:date="2022-04-13T09:28:18Z">
        <w:r>
          <w:rPr>
            <w:rFonts w:hint="default" w:ascii="宋体" w:hAnsi="宋体" w:eastAsia="宋体" w:cs="宋体"/>
            <w:color w:val="000000"/>
            <w:spacing w:val="-1"/>
            <w:w w:val="100"/>
            <w:kern w:val="0"/>
            <w:sz w:val="21"/>
            <w:shd w:val="clear"/>
          </w:rPr>
          <w:t>公司的重大决策与计划行动</w:t>
        </w:r>
      </w:ins>
      <w:ins w:id="92" w:author="zhuangyiyu" w:date="2022-04-13T09:30:20Z">
        <w:r>
          <w:rPr>
            <w:rFonts w:hint="default" w:ascii="宋体" w:hAnsi="宋体" w:eastAsia="宋体" w:cs="宋体"/>
            <w:color w:val="000000"/>
            <w:spacing w:val="-1"/>
            <w:w w:val="100"/>
            <w:kern w:val="0"/>
            <w:sz w:val="21"/>
            <w:shd w:val="clear"/>
            <w:lang w:val="en-US" w:eastAsia="zh-CN"/>
          </w:rPr>
          <w:t>:</w:t>
        </w:r>
      </w:ins>
      <w:ins w:id="93" w:author="zhuangyiyu" w:date="2022-04-13T09:28:18Z">
        <w:r>
          <w:rPr>
            <w:rFonts w:hint="default" w:ascii="宋体" w:hAnsi="宋体" w:eastAsia="宋体" w:cs="宋体"/>
            <w:color w:val="000000"/>
            <w:spacing w:val="-1"/>
            <w:w w:val="100"/>
            <w:kern w:val="0"/>
            <w:sz w:val="21"/>
            <w:shd w:val="clear"/>
          </w:rPr>
          <w:t>包括但不限于公司的长期或者短期规划，制定公司利润分配方案与弥补亏损方案的计划。</w:t>
        </w:r>
      </w:ins>
    </w:p>
    <w:p>
      <w:pPr>
        <w:spacing w:before="198" w:line="272" w:lineRule="auto"/>
        <w:ind w:left="636" w:leftChars="9" w:right="7" w:hanging="617" w:hangingChars="297"/>
        <w:rPr>
          <w:ins w:id="94" w:author="宝英" w:date="2022-04-15T11:02:46Z"/>
          <w:rFonts w:hint="default" w:ascii="宋体" w:hAnsi="宋体" w:eastAsia="宋体" w:cs="宋体"/>
          <w:color w:val="000000"/>
          <w:spacing w:val="-1"/>
          <w:w w:val="100"/>
          <w:kern w:val="0"/>
          <w:sz w:val="21"/>
          <w:shd w:val="clear"/>
          <w:lang w:eastAsia="zh-Hans"/>
        </w:rPr>
      </w:pPr>
      <w:ins w:id="95" w:author="宝英" w:date="2022-04-15T11:02:41Z">
        <w:r>
          <w:rPr>
            <w:rFonts w:hint="default" w:ascii="宋体" w:hAnsi="宋体" w:eastAsia="宋体" w:cs="宋体"/>
            <w:color w:val="000000"/>
            <w:spacing w:val="-1"/>
            <w:w w:val="100"/>
            <w:kern w:val="0"/>
            <w:sz w:val="21"/>
            <w:shd w:val="clear"/>
          </w:rPr>
          <w:t>3</w:t>
        </w:r>
      </w:ins>
      <w:ins w:id="96" w:author="宝英" w:date="2022-04-15T11:02:41Z">
        <w:r>
          <w:rPr>
            <w:rFonts w:hint="eastAsia" w:ascii="宋体" w:hAnsi="宋体" w:eastAsia="宋体" w:cs="宋体"/>
            <w:color w:val="000000"/>
            <w:spacing w:val="-1"/>
            <w:w w:val="100"/>
            <w:kern w:val="0"/>
            <w:sz w:val="21"/>
            <w:shd w:val="clear"/>
            <w:lang w:val="en-US" w:eastAsia="zh-Hans"/>
          </w:rPr>
          <w:t>.</w:t>
        </w:r>
      </w:ins>
      <w:ins w:id="97" w:author="宝英" w:date="2022-04-15T11:02:41Z">
        <w:r>
          <w:rPr>
            <w:rFonts w:hint="default" w:ascii="宋体" w:hAnsi="宋体" w:eastAsia="宋体" w:cs="宋体"/>
            <w:color w:val="000000"/>
            <w:spacing w:val="-1"/>
            <w:w w:val="100"/>
            <w:kern w:val="0"/>
            <w:sz w:val="21"/>
            <w:shd w:val="clear"/>
            <w:lang w:eastAsia="zh-Hans"/>
          </w:rPr>
          <w:t>6</w:t>
        </w:r>
      </w:ins>
      <w:ins w:id="98" w:author="宝英" w:date="2022-04-15T11:02:42Z">
        <w:r>
          <w:rPr>
            <w:rFonts w:hint="default" w:ascii="宋体" w:hAnsi="宋体" w:eastAsia="宋体" w:cs="宋体"/>
            <w:color w:val="000000"/>
            <w:spacing w:val="-1"/>
            <w:w w:val="100"/>
            <w:kern w:val="0"/>
            <w:sz w:val="21"/>
            <w:shd w:val="clear"/>
            <w:lang w:eastAsia="zh-Hans"/>
          </w:rPr>
          <w:t xml:space="preserve"> </w:t>
        </w:r>
      </w:ins>
      <w:ins w:id="99" w:author="宝英" w:date="2022-04-15T11:02:48Z">
        <w:r>
          <w:rPr>
            <w:rFonts w:hint="default" w:ascii="宋体" w:hAnsi="宋体" w:eastAsia="宋体" w:cs="宋体"/>
            <w:color w:val="000000"/>
            <w:spacing w:val="-1"/>
            <w:w w:val="100"/>
            <w:kern w:val="0"/>
            <w:sz w:val="21"/>
            <w:shd w:val="clear"/>
            <w:lang w:eastAsia="zh-Hans"/>
          </w:rPr>
          <w:t xml:space="preserve"> </w:t>
        </w:r>
      </w:ins>
      <w:ins w:id="100" w:author="宝英" w:date="2022-04-15T11:02:49Z">
        <w:r>
          <w:rPr>
            <w:rFonts w:hint="default" w:ascii="宋体" w:hAnsi="宋体" w:eastAsia="宋体" w:cs="宋体"/>
            <w:color w:val="000000"/>
            <w:spacing w:val="-1"/>
            <w:w w:val="100"/>
            <w:kern w:val="0"/>
            <w:sz w:val="21"/>
            <w:shd w:val="clear"/>
            <w:lang w:eastAsia="zh-Hans"/>
          </w:rPr>
          <w:t xml:space="preserve">    </w:t>
        </w:r>
      </w:ins>
      <w:ins w:id="101" w:author="宝英" w:date="2022-04-15T11:02:52Z">
        <w:r>
          <w:rPr>
            <w:rFonts w:hint="eastAsia" w:ascii="宋体" w:hAnsi="宋体" w:eastAsia="宋体" w:cs="宋体"/>
            <w:color w:val="000000"/>
            <w:spacing w:val="-1"/>
            <w:w w:val="100"/>
            <w:kern w:val="0"/>
            <w:sz w:val="21"/>
            <w:shd w:val="clear"/>
            <w:lang w:val="en-US" w:eastAsia="zh-Hans"/>
          </w:rPr>
          <w:t>接收方</w:t>
        </w:r>
      </w:ins>
      <w:ins w:id="102" w:author="宝英" w:date="2022-04-15T11:02:46Z">
        <w:r>
          <w:rPr>
            <w:rFonts w:hint="default" w:ascii="宋体" w:hAnsi="宋体" w:eastAsia="宋体" w:cs="宋体"/>
            <w:color w:val="000000"/>
            <w:spacing w:val="-1"/>
            <w:w w:val="100"/>
            <w:kern w:val="0"/>
            <w:sz w:val="21"/>
            <w:shd w:val="clear"/>
            <w:lang w:eastAsia="zh-Hans"/>
          </w:rPr>
          <w:t>任职期间，在本职工作中做出的职务成果，或主要利用</w:t>
        </w:r>
      </w:ins>
      <w:ins w:id="103" w:author="宝英" w:date="2022-04-15T11:03:09Z">
        <w:r>
          <w:rPr>
            <w:rFonts w:hint="eastAsia" w:ascii="宋体" w:hAnsi="宋体" w:eastAsia="宋体" w:cs="宋体"/>
            <w:color w:val="000000"/>
            <w:spacing w:val="-1"/>
            <w:w w:val="100"/>
            <w:kern w:val="0"/>
            <w:sz w:val="21"/>
            <w:shd w:val="clear"/>
            <w:lang w:val="en-US" w:eastAsia="zh-Hans"/>
          </w:rPr>
          <w:t>信息披露</w:t>
        </w:r>
      </w:ins>
      <w:ins w:id="104" w:author="宝英" w:date="2022-04-15T11:03:10Z">
        <w:r>
          <w:rPr>
            <w:rFonts w:hint="eastAsia" w:ascii="宋体" w:hAnsi="宋体" w:eastAsia="宋体" w:cs="宋体"/>
            <w:color w:val="000000"/>
            <w:spacing w:val="-1"/>
            <w:w w:val="100"/>
            <w:kern w:val="0"/>
            <w:sz w:val="21"/>
            <w:shd w:val="clear"/>
            <w:lang w:val="en-US" w:eastAsia="zh-Hans"/>
          </w:rPr>
          <w:t>方</w:t>
        </w:r>
      </w:ins>
      <w:ins w:id="105" w:author="宝英" w:date="2022-04-15T11:02:46Z">
        <w:r>
          <w:rPr>
            <w:rFonts w:hint="default" w:ascii="宋体" w:hAnsi="宋体" w:eastAsia="宋体" w:cs="宋体"/>
            <w:color w:val="000000"/>
            <w:spacing w:val="-1"/>
            <w:w w:val="100"/>
            <w:kern w:val="0"/>
            <w:sz w:val="21"/>
            <w:shd w:val="clear"/>
            <w:lang w:eastAsia="zh-Hans"/>
          </w:rPr>
          <w:t>工作条件或便利做出的职务成果，其所有权归属</w:t>
        </w:r>
      </w:ins>
      <w:ins w:id="106" w:author="宝英" w:date="2022-04-15T11:03:19Z">
        <w:r>
          <w:rPr>
            <w:rFonts w:hint="eastAsia" w:ascii="宋体" w:hAnsi="宋体" w:eastAsia="宋体" w:cs="宋体"/>
            <w:color w:val="000000"/>
            <w:spacing w:val="-1"/>
            <w:w w:val="100"/>
            <w:kern w:val="0"/>
            <w:sz w:val="21"/>
            <w:shd w:val="clear"/>
            <w:lang w:val="en-US" w:eastAsia="zh-Hans"/>
          </w:rPr>
          <w:t>于</w:t>
        </w:r>
      </w:ins>
      <w:ins w:id="107" w:author="宝英" w:date="2022-04-15T11:03:20Z">
        <w:r>
          <w:rPr>
            <w:rFonts w:hint="eastAsia" w:ascii="宋体" w:hAnsi="宋体" w:eastAsia="宋体" w:cs="宋体"/>
            <w:color w:val="000000"/>
            <w:spacing w:val="-1"/>
            <w:w w:val="100"/>
            <w:kern w:val="0"/>
            <w:sz w:val="21"/>
            <w:shd w:val="clear"/>
            <w:lang w:val="en-US" w:eastAsia="zh-Hans"/>
          </w:rPr>
          <w:t>披露</w:t>
        </w:r>
      </w:ins>
      <w:ins w:id="108" w:author="宝英" w:date="2022-04-15T11:03:21Z">
        <w:r>
          <w:rPr>
            <w:rFonts w:hint="eastAsia" w:ascii="宋体" w:hAnsi="宋体" w:eastAsia="宋体" w:cs="宋体"/>
            <w:color w:val="000000"/>
            <w:spacing w:val="-1"/>
            <w:w w:val="100"/>
            <w:kern w:val="0"/>
            <w:sz w:val="21"/>
            <w:shd w:val="clear"/>
            <w:lang w:val="en-US" w:eastAsia="zh-Hans"/>
          </w:rPr>
          <w:t>方</w:t>
        </w:r>
      </w:ins>
      <w:ins w:id="109" w:author="宝英" w:date="2022-04-15T11:02:46Z">
        <w:r>
          <w:rPr>
            <w:rFonts w:hint="default" w:ascii="宋体" w:hAnsi="宋体" w:eastAsia="宋体" w:cs="宋体"/>
            <w:color w:val="000000"/>
            <w:spacing w:val="-1"/>
            <w:w w:val="100"/>
            <w:kern w:val="0"/>
            <w:sz w:val="21"/>
            <w:shd w:val="clear"/>
            <w:lang w:eastAsia="zh-Hans"/>
          </w:rPr>
          <w:t>。</w:t>
        </w:r>
      </w:ins>
      <w:ins w:id="110" w:author="宝英" w:date="2022-04-15T11:03:38Z">
        <w:r>
          <w:rPr>
            <w:rFonts w:hint="eastAsia" w:ascii="宋体" w:hAnsi="宋体" w:eastAsia="宋体" w:cs="宋体"/>
            <w:color w:val="000000"/>
            <w:spacing w:val="-1"/>
            <w:w w:val="100"/>
            <w:kern w:val="0"/>
            <w:sz w:val="21"/>
            <w:shd w:val="clear"/>
            <w:lang w:val="en-US" w:eastAsia="zh-Hans"/>
          </w:rPr>
          <w:t>接收方</w:t>
        </w:r>
      </w:ins>
      <w:ins w:id="111" w:author="宝英" w:date="2022-04-15T11:03:40Z">
        <w:r>
          <w:rPr>
            <w:rFonts w:hint="eastAsia" w:ascii="宋体" w:hAnsi="宋体" w:eastAsia="宋体" w:cs="宋体"/>
            <w:color w:val="000000"/>
            <w:spacing w:val="-1"/>
            <w:w w:val="100"/>
            <w:kern w:val="0"/>
            <w:sz w:val="21"/>
            <w:shd w:val="clear"/>
            <w:lang w:val="en-US" w:eastAsia="zh-Hans"/>
          </w:rPr>
          <w:t>的</w:t>
        </w:r>
      </w:ins>
      <w:ins w:id="112" w:author="宝英" w:date="2022-04-15T11:02:46Z">
        <w:r>
          <w:rPr>
            <w:rFonts w:hint="default" w:ascii="宋体" w:hAnsi="宋体" w:eastAsia="宋体" w:cs="宋体"/>
            <w:color w:val="000000"/>
            <w:spacing w:val="-1"/>
            <w:w w:val="100"/>
            <w:kern w:val="0"/>
            <w:sz w:val="21"/>
            <w:shd w:val="clear"/>
            <w:lang w:eastAsia="zh-Hans"/>
          </w:rPr>
          <w:t>职务成果包括但不限于：商业秘密、发明、著作等</w:t>
        </w:r>
      </w:ins>
      <w:ins w:id="113" w:author="宝英" w:date="2022-04-15T11:03:50Z">
        <w:r>
          <w:rPr>
            <w:rFonts w:hint="default" w:ascii="宋体" w:hAnsi="宋体" w:eastAsia="宋体" w:cs="宋体"/>
            <w:color w:val="000000"/>
            <w:spacing w:val="-1"/>
            <w:w w:val="100"/>
            <w:kern w:val="0"/>
            <w:sz w:val="21"/>
            <w:shd w:val="clear"/>
            <w:lang w:eastAsia="zh-Hans"/>
          </w:rPr>
          <w:t>。</w:t>
        </w:r>
      </w:ins>
      <w:ins w:id="114" w:author="宝英" w:date="2022-04-15T11:04:07Z">
        <w:r>
          <w:rPr>
            <w:rFonts w:hint="default" w:ascii="宋体" w:hAnsi="宋体" w:eastAsia="宋体" w:cs="宋体"/>
            <w:color w:val="000000"/>
            <w:spacing w:val="-1"/>
            <w:w w:val="100"/>
            <w:kern w:val="0"/>
            <w:sz w:val="21"/>
            <w:shd w:val="clear"/>
            <w:lang w:eastAsia="zh-Hans"/>
          </w:rPr>
          <w:t xml:space="preserve"> </w:t>
        </w:r>
      </w:ins>
      <w:ins w:id="115" w:author="宝英" w:date="2022-04-15T11:04:13Z">
        <w:r>
          <w:rPr>
            <w:rFonts w:hint="eastAsia" w:ascii="宋体" w:hAnsi="宋体" w:eastAsia="宋体" w:cs="宋体"/>
            <w:color w:val="000000"/>
            <w:spacing w:val="-1"/>
            <w:w w:val="100"/>
            <w:kern w:val="0"/>
            <w:sz w:val="21"/>
            <w:shd w:val="clear"/>
            <w:lang w:val="en-US" w:eastAsia="zh-Hans"/>
          </w:rPr>
          <w:t>接收方</w:t>
        </w:r>
      </w:ins>
      <w:ins w:id="116" w:author="宝英" w:date="2022-04-15T11:02:46Z">
        <w:r>
          <w:rPr>
            <w:rFonts w:hint="default" w:ascii="宋体" w:hAnsi="宋体" w:eastAsia="宋体" w:cs="宋体"/>
            <w:color w:val="000000"/>
            <w:spacing w:val="-1"/>
            <w:w w:val="100"/>
            <w:kern w:val="0"/>
            <w:sz w:val="21"/>
            <w:shd w:val="clear"/>
            <w:lang w:eastAsia="zh-Hans"/>
          </w:rPr>
          <w:t>保证，对应归属于</w:t>
        </w:r>
      </w:ins>
      <w:ins w:id="117" w:author="宝英" w:date="2022-04-15T11:04:18Z">
        <w:r>
          <w:rPr>
            <w:rFonts w:hint="eastAsia" w:ascii="宋体" w:hAnsi="宋体" w:eastAsia="宋体" w:cs="宋体"/>
            <w:color w:val="000000"/>
            <w:spacing w:val="-1"/>
            <w:w w:val="100"/>
            <w:kern w:val="0"/>
            <w:sz w:val="21"/>
            <w:shd w:val="clear"/>
            <w:lang w:val="en-US" w:eastAsia="zh-Hans"/>
          </w:rPr>
          <w:t>信息</w:t>
        </w:r>
      </w:ins>
      <w:ins w:id="118" w:author="宝英" w:date="2022-04-15T11:04:20Z">
        <w:r>
          <w:rPr>
            <w:rFonts w:hint="eastAsia" w:ascii="宋体" w:hAnsi="宋体" w:eastAsia="宋体" w:cs="宋体"/>
            <w:color w:val="000000"/>
            <w:spacing w:val="-1"/>
            <w:w w:val="100"/>
            <w:kern w:val="0"/>
            <w:sz w:val="21"/>
            <w:shd w:val="clear"/>
            <w:lang w:val="en-US" w:eastAsia="zh-Hans"/>
          </w:rPr>
          <w:t>披露</w:t>
        </w:r>
      </w:ins>
      <w:ins w:id="119" w:author="宝英" w:date="2022-04-15T11:04:21Z">
        <w:r>
          <w:rPr>
            <w:rFonts w:hint="eastAsia" w:ascii="宋体" w:hAnsi="宋体" w:eastAsia="宋体" w:cs="宋体"/>
            <w:color w:val="000000"/>
            <w:spacing w:val="-1"/>
            <w:w w:val="100"/>
            <w:kern w:val="0"/>
            <w:sz w:val="21"/>
            <w:shd w:val="clear"/>
            <w:lang w:val="en-US" w:eastAsia="zh-Hans"/>
          </w:rPr>
          <w:t>方</w:t>
        </w:r>
      </w:ins>
      <w:ins w:id="120" w:author="宝英" w:date="2022-04-15T11:04:25Z">
        <w:r>
          <w:rPr>
            <w:rFonts w:hint="eastAsia" w:ascii="宋体" w:hAnsi="宋体" w:eastAsia="宋体" w:cs="宋体"/>
            <w:color w:val="000000"/>
            <w:spacing w:val="-1"/>
            <w:w w:val="100"/>
            <w:kern w:val="0"/>
            <w:sz w:val="21"/>
            <w:shd w:val="clear"/>
            <w:lang w:val="en-US" w:eastAsia="zh-Hans"/>
          </w:rPr>
          <w:t>的</w:t>
        </w:r>
      </w:ins>
      <w:ins w:id="121" w:author="宝英" w:date="2022-04-15T11:02:46Z">
        <w:r>
          <w:rPr>
            <w:rFonts w:hint="default" w:ascii="宋体" w:hAnsi="宋体" w:eastAsia="宋体" w:cs="宋体"/>
            <w:color w:val="000000"/>
            <w:spacing w:val="-1"/>
            <w:w w:val="100"/>
            <w:kern w:val="0"/>
            <w:sz w:val="21"/>
            <w:shd w:val="clear"/>
            <w:lang w:eastAsia="zh-Hans"/>
          </w:rPr>
          <w:t>上述职务成果有保密义务。</w:t>
        </w:r>
      </w:ins>
    </w:p>
    <w:p>
      <w:pPr>
        <w:spacing w:before="198" w:line="272" w:lineRule="auto"/>
        <w:ind w:left="636" w:leftChars="9" w:right="7" w:hanging="617" w:hangingChars="297"/>
        <w:rPr>
          <w:rFonts w:hint="default" w:ascii="宋体" w:hAnsi="宋体" w:eastAsia="宋体" w:cs="宋体"/>
          <w:color w:val="000000"/>
          <w:spacing w:val="-1"/>
          <w:w w:val="100"/>
          <w:kern w:val="0"/>
          <w:sz w:val="21"/>
          <w:shd w:val="clear"/>
          <w:lang w:eastAsia="zh-CN"/>
        </w:rPr>
      </w:pPr>
    </w:p>
    <w:p>
      <w:pPr>
        <w:spacing w:line="429" w:lineRule="auto"/>
        <w:rPr>
          <w:rFonts w:ascii="宋体"/>
          <w:sz w:val="21"/>
        </w:rPr>
      </w:pPr>
    </w:p>
    <w:p>
      <w:pPr>
        <w:spacing w:before="68" w:line="186" w:lineRule="auto"/>
        <w:ind w:firstLine="8"/>
        <w:rPr>
          <w:rFonts w:ascii="宋体" w:hAnsi="宋体" w:eastAsia="宋体" w:cs="宋体"/>
          <w:sz w:val="21"/>
          <w:szCs w:val="21"/>
        </w:rPr>
      </w:pPr>
      <w:r>
        <w:rPr>
          <w:rFonts w:ascii="宋体" w:hAnsi="宋体" w:eastAsia="宋体" w:cs="宋体"/>
          <w:spacing w:val="-2"/>
          <w:sz w:val="21"/>
          <w:szCs w:val="21"/>
        </w:rPr>
        <w:t>二</w:t>
      </w:r>
      <w:r>
        <w:rPr>
          <w:rFonts w:ascii="Times New Roman" w:hAnsi="Times New Roman" w:eastAsia="Times New Roman" w:cs="Times New Roman"/>
          <w:spacing w:val="-2"/>
          <w:sz w:val="21"/>
          <w:szCs w:val="21"/>
        </w:rPr>
        <w:t>.</w:t>
      </w:r>
      <w:r>
        <w:rPr>
          <w:rFonts w:ascii="Times New Roman" w:hAnsi="Times New Roman" w:eastAsia="Times New Roman" w:cs="Times New Roman"/>
          <w:spacing w:val="5"/>
          <w:w w:val="101"/>
          <w:sz w:val="21"/>
          <w:szCs w:val="21"/>
        </w:rPr>
        <w:t xml:space="preserve">    </w:t>
      </w:r>
      <w:r>
        <w:rPr>
          <w:rFonts w:ascii="宋体" w:hAnsi="宋体" w:eastAsia="宋体" w:cs="宋体"/>
          <w:spacing w:val="-2"/>
          <w:sz w:val="21"/>
          <w:szCs w:val="21"/>
        </w:rPr>
        <w:t>保密信息来源及形式</w:t>
      </w:r>
    </w:p>
    <w:p>
      <w:pPr>
        <w:spacing w:before="198" w:line="272" w:lineRule="auto"/>
        <w:ind w:left="435" w:right="7" w:hanging="414"/>
        <w:rPr>
          <w:rFonts w:ascii="宋体" w:hAnsi="宋体" w:eastAsia="宋体" w:cs="宋体"/>
          <w:sz w:val="21"/>
          <w:szCs w:val="21"/>
        </w:rPr>
      </w:pPr>
      <w:r>
        <w:rPr>
          <w:rFonts w:ascii="Times New Roman" w:hAnsi="Times New Roman" w:eastAsia="Times New Roman" w:cs="Times New Roman"/>
          <w:spacing w:val="-1"/>
          <w:sz w:val="21"/>
          <w:szCs w:val="21"/>
        </w:rPr>
        <w:t>1.</w:t>
      </w:r>
      <w:r>
        <w:rPr>
          <w:rFonts w:ascii="Times New Roman" w:hAnsi="Times New Roman" w:eastAsia="Times New Roman" w:cs="Times New Roman"/>
          <w:spacing w:val="10"/>
          <w:sz w:val="21"/>
          <w:szCs w:val="21"/>
        </w:rPr>
        <w:t xml:space="preserve">     </w:t>
      </w:r>
      <w:r>
        <w:rPr>
          <w:rFonts w:ascii="宋体" w:hAnsi="宋体" w:eastAsia="宋体" w:cs="宋体"/>
          <w:spacing w:val="-1"/>
          <w:sz w:val="21"/>
          <w:szCs w:val="21"/>
        </w:rPr>
        <w:t>接收方从披露方获得的与项目有关或因项目产生的任何技术、经营、运营、商业数据，包括但不限</w:t>
      </w:r>
      <w:r>
        <w:rPr>
          <w:rFonts w:ascii="宋体" w:hAnsi="宋体" w:eastAsia="宋体" w:cs="宋体"/>
          <w:sz w:val="21"/>
          <w:szCs w:val="21"/>
        </w:rPr>
        <w:t xml:space="preserve"> </w:t>
      </w:r>
      <w:r>
        <w:rPr>
          <w:rFonts w:ascii="宋体" w:hAnsi="宋体" w:eastAsia="宋体" w:cs="宋体"/>
          <w:spacing w:val="-2"/>
          <w:sz w:val="21"/>
          <w:szCs w:val="21"/>
        </w:rPr>
        <w:t>于各种发现、观念、创意、思路、意见、技巧或其他性质的有形或无形的资料；</w:t>
      </w:r>
    </w:p>
    <w:p>
      <w:pPr>
        <w:spacing w:before="202" w:line="272" w:lineRule="auto"/>
        <w:ind w:left="433" w:right="53" w:hanging="432"/>
        <w:rPr>
          <w:rFonts w:ascii="宋体" w:hAnsi="宋体" w:eastAsia="宋体" w:cs="宋体"/>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5"/>
          <w:sz w:val="21"/>
          <w:szCs w:val="21"/>
        </w:rPr>
        <w:t xml:space="preserve">     </w:t>
      </w:r>
      <w:r>
        <w:rPr>
          <w:rFonts w:ascii="宋体" w:hAnsi="宋体" w:eastAsia="宋体" w:cs="宋体"/>
          <w:spacing w:val="-1"/>
          <w:sz w:val="21"/>
          <w:szCs w:val="21"/>
        </w:rPr>
        <w:t>保密信息不限于以何种形式或载于何种载体，</w:t>
      </w:r>
      <w:r>
        <w:rPr>
          <w:rFonts w:ascii="宋体" w:hAnsi="宋体" w:eastAsia="宋体" w:cs="宋体"/>
          <w:spacing w:val="53"/>
          <w:sz w:val="21"/>
          <w:szCs w:val="21"/>
        </w:rPr>
        <w:t xml:space="preserve"> </w:t>
      </w:r>
      <w:r>
        <w:rPr>
          <w:rFonts w:ascii="宋体" w:hAnsi="宋体" w:eastAsia="宋体" w:cs="宋体"/>
          <w:spacing w:val="-1"/>
          <w:sz w:val="21"/>
          <w:szCs w:val="21"/>
        </w:rPr>
        <w:t>无论是否具有专利权、著作权、商标权等知识产权，</w:t>
      </w:r>
      <w:r>
        <w:rPr>
          <w:rFonts w:ascii="宋体" w:hAnsi="宋体" w:eastAsia="宋体" w:cs="宋体"/>
          <w:sz w:val="21"/>
          <w:szCs w:val="21"/>
        </w:rPr>
        <w:t xml:space="preserve"> </w:t>
      </w:r>
      <w:r>
        <w:rPr>
          <w:rFonts w:ascii="宋体" w:hAnsi="宋体" w:eastAsia="宋体" w:cs="宋体"/>
          <w:spacing w:val="-1"/>
          <w:sz w:val="21"/>
          <w:szCs w:val="21"/>
        </w:rPr>
        <w:t>无论在披露时是否以口头、图像或以书面方式表明其具有保密性。</w:t>
      </w:r>
    </w:p>
    <w:p>
      <w:pPr>
        <w:spacing w:line="429" w:lineRule="auto"/>
        <w:rPr>
          <w:rFonts w:ascii="宋体"/>
          <w:sz w:val="21"/>
        </w:rPr>
      </w:pPr>
    </w:p>
    <w:p>
      <w:pPr>
        <w:spacing w:before="69" w:line="186" w:lineRule="auto"/>
        <w:ind w:firstLine="4"/>
        <w:rPr>
          <w:rFonts w:ascii="宋体" w:hAnsi="宋体" w:eastAsia="宋体" w:cs="宋体"/>
          <w:sz w:val="21"/>
          <w:szCs w:val="21"/>
        </w:rPr>
      </w:pPr>
      <w:r>
        <w:rPr>
          <w:rFonts w:ascii="宋体" w:hAnsi="宋体" w:eastAsia="宋体" w:cs="宋体"/>
          <w:spacing w:val="-2"/>
          <w:sz w:val="21"/>
          <w:szCs w:val="21"/>
        </w:rPr>
        <w:t>三</w:t>
      </w:r>
      <w:r>
        <w:rPr>
          <w:rFonts w:ascii="Times New Roman" w:hAnsi="Times New Roman" w:eastAsia="Times New Roman" w:cs="Times New Roman"/>
          <w:spacing w:val="-2"/>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保密义务</w:t>
      </w:r>
    </w:p>
    <w:p>
      <w:pPr>
        <w:spacing w:before="196" w:line="186" w:lineRule="auto"/>
        <w:ind w:firstLine="426"/>
        <w:rPr>
          <w:rFonts w:ascii="宋体" w:hAnsi="宋体" w:eastAsia="宋体" w:cs="宋体"/>
          <w:sz w:val="21"/>
          <w:szCs w:val="21"/>
        </w:rPr>
      </w:pPr>
      <w:r>
        <w:rPr>
          <w:rFonts w:ascii="宋体" w:hAnsi="宋体" w:eastAsia="宋体" w:cs="宋体"/>
          <w:spacing w:val="-2"/>
          <w:sz w:val="21"/>
          <w:szCs w:val="21"/>
        </w:rPr>
        <w:t>对披露方提供、披露的保密信息，接收方承诺：</w:t>
      </w:r>
    </w:p>
    <w:p>
      <w:pPr>
        <w:spacing w:before="197" w:line="274" w:lineRule="auto"/>
        <w:ind w:left="430" w:right="7" w:hanging="409"/>
        <w:rPr>
          <w:rFonts w:ascii="宋体" w:hAnsi="宋体" w:eastAsia="宋体" w:cs="宋体"/>
          <w:sz w:val="21"/>
          <w:szCs w:val="21"/>
        </w:rPr>
      </w:pPr>
      <w:r>
        <w:rPr>
          <w:rFonts w:ascii="Times New Roman" w:hAnsi="Times New Roman" w:eastAsia="Times New Roman" w:cs="Times New Roman"/>
          <w:spacing w:val="-4"/>
          <w:sz w:val="21"/>
          <w:szCs w:val="21"/>
        </w:rPr>
        <w:t>1.</w:t>
      </w:r>
      <w:r>
        <w:rPr>
          <w:rFonts w:ascii="Times New Roman" w:hAnsi="Times New Roman" w:eastAsia="Times New Roman" w:cs="Times New Roman"/>
          <w:spacing w:val="5"/>
          <w:sz w:val="21"/>
          <w:szCs w:val="21"/>
        </w:rPr>
        <w:t xml:space="preserve">     </w:t>
      </w:r>
      <w:r>
        <w:rPr>
          <w:rFonts w:ascii="宋体" w:hAnsi="宋体" w:eastAsia="宋体" w:cs="宋体"/>
          <w:spacing w:val="-4"/>
          <w:sz w:val="21"/>
          <w:szCs w:val="21"/>
        </w:rPr>
        <w:t>严守机密，并采取所有保密措施和制度保护该秘密，其程度包括但不仅限于接受方为保护其自有商</w:t>
      </w:r>
      <w:r>
        <w:rPr>
          <w:rFonts w:ascii="宋体" w:hAnsi="宋体" w:eastAsia="宋体" w:cs="宋体"/>
          <w:sz w:val="21"/>
          <w:szCs w:val="21"/>
        </w:rPr>
        <w:t xml:space="preserve"> </w:t>
      </w:r>
      <w:r>
        <w:rPr>
          <w:rFonts w:ascii="宋体" w:hAnsi="宋体" w:eastAsia="宋体" w:cs="宋体"/>
          <w:spacing w:val="-2"/>
          <w:sz w:val="21"/>
          <w:szCs w:val="21"/>
        </w:rPr>
        <w:t>业秘密所采用的措施和制度和业务行为、业务习惯；</w:t>
      </w:r>
    </w:p>
    <w:p>
      <w:pPr>
        <w:spacing w:before="197" w:line="186" w:lineRule="auto"/>
        <w:ind w:firstLine="1"/>
        <w:rPr>
          <w:rFonts w:ascii="宋体" w:hAnsi="宋体" w:eastAsia="宋体" w:cs="宋体"/>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10"/>
          <w:sz w:val="21"/>
          <w:szCs w:val="21"/>
        </w:rPr>
        <w:t xml:space="preserve">     </w:t>
      </w:r>
      <w:r>
        <w:rPr>
          <w:rFonts w:ascii="宋体" w:hAnsi="宋体" w:eastAsia="宋体" w:cs="宋体"/>
          <w:spacing w:val="-1"/>
          <w:sz w:val="21"/>
          <w:szCs w:val="21"/>
        </w:rPr>
        <w:t>未经披露方书面同意，不泄露（包括故意或过失）任何保密信息的全部或部分给任何第三方；</w:t>
      </w:r>
    </w:p>
    <w:p>
      <w:pPr>
        <w:spacing w:before="197" w:line="272" w:lineRule="auto"/>
        <w:ind w:left="433" w:right="7" w:hanging="428"/>
        <w:rPr>
          <w:rFonts w:ascii="宋体" w:hAnsi="宋体" w:eastAsia="宋体" w:cs="宋体"/>
          <w:sz w:val="21"/>
          <w:szCs w:val="21"/>
        </w:rPr>
      </w:pPr>
      <w:r>
        <w:rPr>
          <w:rFonts w:ascii="Times New Roman" w:hAnsi="Times New Roman" w:eastAsia="Times New Roman" w:cs="Times New Roman"/>
          <w:sz w:val="21"/>
          <w:szCs w:val="21"/>
        </w:rPr>
        <w:t>3.</w:t>
      </w:r>
      <w:r>
        <w:rPr>
          <w:rFonts w:ascii="Times New Roman" w:hAnsi="Times New Roman" w:eastAsia="Times New Roman" w:cs="Times New Roman"/>
          <w:spacing w:val="5"/>
          <w:w w:val="101"/>
          <w:sz w:val="21"/>
          <w:szCs w:val="21"/>
        </w:rPr>
        <w:t xml:space="preserve">     </w:t>
      </w:r>
      <w:r>
        <w:rPr>
          <w:rFonts w:ascii="宋体" w:hAnsi="宋体" w:eastAsia="宋体" w:cs="宋体"/>
          <w:sz w:val="21"/>
          <w:szCs w:val="21"/>
        </w:rPr>
        <w:t>除用于履行与</w:t>
      </w:r>
      <w:del w:id="122" w:author="zhuangyiyu" w:date="2022-04-13T10:15:32Z">
        <w:r>
          <w:rPr>
            <w:rFonts w:hint="default" w:ascii="宋体" w:hAnsi="宋体" w:eastAsia="宋体" w:cs="宋体"/>
            <w:sz w:val="21"/>
            <w:szCs w:val="21"/>
            <w:lang w:val="en-US"/>
          </w:rPr>
          <w:delText>对</w:delText>
        </w:r>
      </w:del>
      <w:ins w:id="123" w:author="zhuangyiyu" w:date="2022-04-13T10:15:34Z">
        <w:r>
          <w:rPr>
            <w:rFonts w:hint="eastAsia" w:ascii="宋体" w:hAnsi="宋体" w:eastAsia="宋体" w:cs="宋体"/>
            <w:sz w:val="21"/>
            <w:szCs w:val="21"/>
            <w:lang w:val="en-US" w:eastAsia="zh-CN"/>
          </w:rPr>
          <w:t>披露</w:t>
        </w:r>
      </w:ins>
      <w:r>
        <w:rPr>
          <w:rFonts w:ascii="宋体" w:hAnsi="宋体" w:eastAsia="宋体" w:cs="宋体"/>
          <w:sz w:val="21"/>
          <w:szCs w:val="21"/>
        </w:rPr>
        <w:t xml:space="preserve">方的协议或协议所指定的用途之外，任何时候均不得为任何目的而采取任何方式利 </w:t>
      </w:r>
      <w:r>
        <w:rPr>
          <w:rFonts w:ascii="宋体" w:hAnsi="宋体" w:eastAsia="宋体" w:cs="宋体"/>
          <w:spacing w:val="-1"/>
          <w:sz w:val="21"/>
          <w:szCs w:val="21"/>
        </w:rPr>
        <w:t>用所获取的保密信息；</w:t>
      </w:r>
    </w:p>
    <w:p>
      <w:pPr>
        <w:spacing w:before="197" w:line="186" w:lineRule="auto"/>
        <w:rPr>
          <w:rFonts w:ascii="宋体" w:hAnsi="宋体" w:eastAsia="宋体" w:cs="宋体"/>
          <w:sz w:val="21"/>
          <w:szCs w:val="21"/>
        </w:rPr>
      </w:pPr>
      <w:r>
        <w:rPr>
          <w:rFonts w:ascii="Times New Roman" w:hAnsi="Times New Roman" w:eastAsia="Times New Roman" w:cs="Times New Roman"/>
          <w:spacing w:val="-2"/>
          <w:sz w:val="21"/>
          <w:szCs w:val="21"/>
        </w:rPr>
        <w:t>4.</w:t>
      </w:r>
      <w:r>
        <w:rPr>
          <w:rFonts w:ascii="Times New Roman" w:hAnsi="Times New Roman" w:eastAsia="Times New Roman" w:cs="Times New Roman"/>
          <w:spacing w:val="5"/>
          <w:w w:val="101"/>
          <w:sz w:val="21"/>
          <w:szCs w:val="21"/>
        </w:rPr>
        <w:t xml:space="preserve">     </w:t>
      </w:r>
      <w:r>
        <w:rPr>
          <w:rFonts w:ascii="宋体" w:hAnsi="宋体" w:eastAsia="宋体" w:cs="宋体"/>
          <w:spacing w:val="-2"/>
          <w:sz w:val="21"/>
          <w:szCs w:val="21"/>
        </w:rPr>
        <w:t>未经披露方书面同意，不通过任何方式复制所获取的保密信息；</w:t>
      </w:r>
    </w:p>
    <w:p>
      <w:pPr>
        <w:spacing w:before="197" w:line="186" w:lineRule="auto"/>
        <w:ind w:firstLine="6"/>
        <w:rPr>
          <w:rFonts w:ascii="宋体" w:hAnsi="宋体" w:eastAsia="宋体" w:cs="宋体"/>
          <w:sz w:val="21"/>
          <w:szCs w:val="21"/>
        </w:rPr>
      </w:pPr>
      <w:r>
        <w:rPr>
          <w:rFonts w:ascii="Times New Roman" w:hAnsi="Times New Roman" w:eastAsia="Times New Roman" w:cs="Times New Roman"/>
          <w:spacing w:val="-2"/>
          <w:sz w:val="21"/>
          <w:szCs w:val="21"/>
        </w:rPr>
        <w:t>5.</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不协助任何第三方以任何形式获取、使用披露方的保密信息；</w:t>
      </w:r>
    </w:p>
    <w:p>
      <w:pPr>
        <w:spacing w:before="197" w:line="301" w:lineRule="auto"/>
        <w:ind w:left="432" w:hanging="427"/>
        <w:rPr>
          <w:rFonts w:ascii="宋体" w:hAnsi="宋体" w:eastAsia="宋体" w:cs="宋体"/>
          <w:sz w:val="21"/>
          <w:szCs w:val="21"/>
        </w:rPr>
      </w:pPr>
      <w:r>
        <w:rPr>
          <w:rFonts w:ascii="Times New Roman" w:hAnsi="Times New Roman" w:eastAsia="Times New Roman" w:cs="Times New Roman"/>
          <w:spacing w:val="3"/>
          <w:sz w:val="21"/>
          <w:szCs w:val="21"/>
        </w:rPr>
        <w:t>6.</w:t>
      </w:r>
      <w:r>
        <w:rPr>
          <w:rFonts w:ascii="Times New Roman" w:hAnsi="Times New Roman" w:eastAsia="Times New Roman" w:cs="Times New Roman"/>
          <w:spacing w:val="10"/>
          <w:sz w:val="21"/>
          <w:szCs w:val="21"/>
        </w:rPr>
        <w:t xml:space="preserve">     </w:t>
      </w:r>
      <w:r>
        <w:rPr>
          <w:rFonts w:ascii="宋体" w:hAnsi="宋体" w:eastAsia="宋体" w:cs="宋体"/>
          <w:spacing w:val="3"/>
          <w:sz w:val="21"/>
          <w:szCs w:val="21"/>
        </w:rPr>
        <w:t>确保因履行与披露方的协议所必需而接触相关保密信息的员工、工作人员、顾问、代理严格履行本</w:t>
      </w:r>
      <w:r>
        <w:rPr>
          <w:rFonts w:ascii="宋体" w:hAnsi="宋体" w:eastAsia="宋体" w:cs="宋体"/>
          <w:spacing w:val="2"/>
          <w:sz w:val="21"/>
          <w:szCs w:val="21"/>
        </w:rPr>
        <w:t xml:space="preserve"> </w:t>
      </w:r>
      <w:r>
        <w:rPr>
          <w:rFonts w:ascii="宋体" w:hAnsi="宋体" w:eastAsia="宋体" w:cs="宋体"/>
          <w:sz w:val="21"/>
          <w:szCs w:val="21"/>
        </w:rPr>
        <w:t xml:space="preserve">协议之保密义务，并承诺对其行为承担连带责任。该保密义务不因员工等已被接收方解雇或员工等 </w:t>
      </w:r>
      <w:r>
        <w:rPr>
          <w:rFonts w:ascii="宋体" w:hAnsi="宋体" w:eastAsia="宋体" w:cs="宋体"/>
          <w:spacing w:val="-2"/>
          <w:sz w:val="21"/>
          <w:szCs w:val="21"/>
        </w:rPr>
        <w:t>与接收方之间的劳动或劳务关系已解除而免除；</w:t>
      </w:r>
    </w:p>
    <w:p>
      <w:pPr>
        <w:spacing w:before="41" w:line="186" w:lineRule="auto"/>
        <w:ind w:left="416" w:hanging="416" w:hangingChars="200"/>
        <w:rPr>
          <w:ins w:id="124" w:author="zhuangyiyu" w:date="2022-04-13T09:39:07Z"/>
          <w:rFonts w:hint="eastAsia" w:ascii="宋体" w:hAnsi="宋体" w:eastAsia="宋体" w:cs="宋体"/>
          <w:spacing w:val="-1"/>
          <w:sz w:val="21"/>
          <w:szCs w:val="21"/>
          <w:lang w:eastAsia="zh-CN"/>
        </w:rPr>
      </w:pPr>
      <w:r>
        <w:rPr>
          <w:rFonts w:ascii="Times New Roman" w:hAnsi="Times New Roman" w:eastAsia="Times New Roman" w:cs="Times New Roman"/>
          <w:spacing w:val="-1"/>
          <w:sz w:val="21"/>
          <w:szCs w:val="21"/>
        </w:rPr>
        <w:t>7.</w:t>
      </w:r>
      <w:r>
        <w:rPr>
          <w:rFonts w:ascii="Times New Roman" w:hAnsi="Times New Roman" w:eastAsia="Times New Roman" w:cs="Times New Roman"/>
          <w:spacing w:val="12"/>
          <w:sz w:val="21"/>
          <w:szCs w:val="21"/>
        </w:rPr>
        <w:t xml:space="preserve">     </w:t>
      </w:r>
      <w:r>
        <w:rPr>
          <w:rFonts w:ascii="宋体" w:hAnsi="宋体" w:eastAsia="宋体" w:cs="宋体"/>
          <w:spacing w:val="-1"/>
          <w:sz w:val="21"/>
          <w:szCs w:val="21"/>
        </w:rPr>
        <w:t>如发现披露方的保密信息被泄露，应当采取有效措施防止泄密进一步扩大，</w:t>
      </w:r>
      <w:r>
        <w:rPr>
          <w:rFonts w:ascii="宋体" w:hAnsi="宋体" w:eastAsia="宋体" w:cs="宋体"/>
          <w:spacing w:val="55"/>
          <w:sz w:val="21"/>
          <w:szCs w:val="21"/>
        </w:rPr>
        <w:t xml:space="preserve"> </w:t>
      </w:r>
      <w:r>
        <w:rPr>
          <w:rFonts w:ascii="宋体" w:hAnsi="宋体" w:eastAsia="宋体" w:cs="宋体"/>
          <w:spacing w:val="-1"/>
          <w:sz w:val="21"/>
          <w:szCs w:val="21"/>
        </w:rPr>
        <w:t>并及时向披露方报告，</w:t>
      </w:r>
    </w:p>
    <w:p>
      <w:pPr>
        <w:spacing w:before="41" w:line="186" w:lineRule="auto"/>
        <w:ind w:left="416" w:leftChars="198" w:firstLine="0" w:firstLineChars="0"/>
        <w:rPr>
          <w:ins w:id="125" w:author="zhuangyiyu" w:date="2022-04-13T09:38:40Z"/>
          <w:rFonts w:ascii="宋体" w:hAnsi="宋体" w:eastAsia="宋体" w:cs="宋体"/>
          <w:spacing w:val="-1"/>
          <w:sz w:val="21"/>
          <w:szCs w:val="21"/>
        </w:rPr>
      </w:pPr>
      <w:ins w:id="126" w:author="zhuangyiyu" w:date="2022-04-13T09:38:40Z">
        <w:r>
          <w:rPr>
            <w:rFonts w:ascii="宋体" w:hAnsi="宋体" w:eastAsia="宋体" w:cs="宋体"/>
            <w:spacing w:val="-1"/>
            <w:sz w:val="21"/>
            <w:szCs w:val="21"/>
          </w:rPr>
          <w:t>并按披露方的要求予以配合处理。</w:t>
        </w:r>
      </w:ins>
    </w:p>
    <w:p>
      <w:pPr>
        <w:spacing w:before="41" w:line="186" w:lineRule="auto"/>
        <w:ind w:left="416" w:hanging="416" w:hangingChars="200"/>
        <w:rPr>
          <w:del w:id="127" w:author="zhuangyiyu" w:date="2022-04-13T09:45:19Z"/>
          <w:rFonts w:ascii="宋体" w:hAnsi="宋体" w:eastAsia="宋体" w:cs="宋体"/>
          <w:spacing w:val="-1"/>
          <w:sz w:val="21"/>
          <w:szCs w:val="21"/>
        </w:rPr>
      </w:pPr>
    </w:p>
    <w:p>
      <w:pPr>
        <w:numPr>
          <w:ilvl w:val="0"/>
          <w:numId w:val="1"/>
        </w:numPr>
        <w:spacing w:before="198" w:line="272" w:lineRule="auto"/>
        <w:ind w:left="617" w:leftChars="0" w:right="7" w:hanging="617" w:firstLineChars="0"/>
        <w:rPr>
          <w:ins w:id="128" w:author="zhuangyiyu" w:date="2022-04-13T09:41:26Z"/>
          <w:rFonts w:hint="default" w:ascii="宋体" w:hAnsi="宋体" w:eastAsia="宋体" w:cs="宋体"/>
          <w:spacing w:val="-1"/>
          <w:lang w:val="en-US" w:eastAsia="zh-CN"/>
        </w:rPr>
      </w:pPr>
      <w:ins w:id="129" w:author="zhuangyiyu" w:date="2022-04-13T09:44:44Z">
        <w:r>
          <w:rPr>
            <w:rFonts w:hint="eastAsia" w:ascii="宋体" w:hAnsi="宋体" w:eastAsia="宋体" w:cs="宋体"/>
            <w:spacing w:val="-1"/>
            <w:lang w:val="en-US" w:eastAsia="zh-CN"/>
          </w:rPr>
          <w:t xml:space="preserve"> </w:t>
        </w:r>
      </w:ins>
      <w:ins w:id="130" w:author="zhuangyiyu" w:date="2022-04-13T09:46:18Z">
        <w:r>
          <w:rPr>
            <w:rFonts w:hint="eastAsia" w:ascii="宋体" w:hAnsi="宋体" w:eastAsia="宋体" w:cs="宋体"/>
            <w:spacing w:val="-1"/>
            <w:lang w:val="en-US" w:eastAsia="zh-CN"/>
          </w:rPr>
          <w:t xml:space="preserve"> </w:t>
        </w:r>
      </w:ins>
      <w:ins w:id="131" w:author="zhuangyiyu" w:date="2022-04-13T09:55:16Z">
        <w:r>
          <w:rPr>
            <w:rFonts w:hint="eastAsia" w:ascii="宋体" w:hAnsi="宋体" w:eastAsia="宋体" w:cs="宋体"/>
            <w:spacing w:val="-1"/>
            <w:lang w:val="en-US" w:eastAsia="zh-CN"/>
          </w:rPr>
          <w:t>接收方</w:t>
        </w:r>
      </w:ins>
      <w:ins w:id="132" w:author="zhuangyiyu" w:date="2022-04-13T09:43:23Z">
        <w:r>
          <w:rPr>
            <w:rFonts w:hint="default" w:ascii="宋体" w:hAnsi="宋体" w:eastAsia="宋体" w:cs="宋体"/>
            <w:spacing w:val="-1"/>
            <w:lang w:val="en-US" w:eastAsia="zh-CN"/>
          </w:rPr>
          <w:t>在离开</w:t>
        </w:r>
      </w:ins>
      <w:ins w:id="133" w:author="zhuangyiyu" w:date="2022-04-13T09:55:33Z">
        <w:r>
          <w:rPr>
            <w:rFonts w:hint="eastAsia" w:ascii="宋体" w:hAnsi="宋体" w:eastAsia="宋体" w:cs="宋体"/>
            <w:spacing w:val="-1"/>
            <w:lang w:val="en-US" w:eastAsia="zh-CN"/>
          </w:rPr>
          <w:t>披露方</w:t>
        </w:r>
      </w:ins>
      <w:ins w:id="134" w:author="zhuangyiyu" w:date="2022-04-13T09:43:23Z">
        <w:r>
          <w:rPr>
            <w:rFonts w:hint="default" w:ascii="宋体" w:hAnsi="宋体" w:eastAsia="宋体" w:cs="宋体"/>
            <w:spacing w:val="-1"/>
            <w:lang w:val="en-US" w:eastAsia="zh-CN"/>
          </w:rPr>
          <w:t>工作岗位后对在</w:t>
        </w:r>
      </w:ins>
      <w:ins w:id="135" w:author="zhuangyiyu" w:date="2022-04-13T09:55:33Z">
        <w:r>
          <w:rPr>
            <w:rFonts w:hint="eastAsia" w:ascii="宋体" w:hAnsi="宋体" w:eastAsia="宋体" w:cs="宋体"/>
            <w:spacing w:val="-1"/>
            <w:lang w:val="en-US" w:eastAsia="zh-CN"/>
          </w:rPr>
          <w:t>披露方</w:t>
        </w:r>
      </w:ins>
      <w:ins w:id="136" w:author="zhuangyiyu" w:date="2022-04-13T09:43:23Z">
        <w:r>
          <w:rPr>
            <w:rFonts w:hint="default" w:ascii="宋体" w:hAnsi="宋体" w:eastAsia="宋体" w:cs="宋体"/>
            <w:spacing w:val="-1"/>
            <w:lang w:val="en-US" w:eastAsia="zh-CN"/>
          </w:rPr>
          <w:t>工作期间知悉的</w:t>
        </w:r>
      </w:ins>
      <w:ins w:id="137" w:author="zhuangyiyu" w:date="2022-04-13T09:55:33Z">
        <w:r>
          <w:rPr>
            <w:rFonts w:hint="eastAsia" w:ascii="宋体" w:hAnsi="宋体" w:eastAsia="宋体" w:cs="宋体"/>
            <w:spacing w:val="-1"/>
            <w:lang w:val="en-US" w:eastAsia="zh-CN"/>
          </w:rPr>
          <w:t>披露方</w:t>
        </w:r>
      </w:ins>
      <w:ins w:id="138" w:author="zhuangyiyu" w:date="2022-04-13T09:43:23Z">
        <w:r>
          <w:rPr>
            <w:rFonts w:hint="default" w:ascii="宋体" w:hAnsi="宋体" w:eastAsia="宋体" w:cs="宋体"/>
            <w:spacing w:val="-1"/>
            <w:lang w:val="en-US" w:eastAsia="zh-CN"/>
          </w:rPr>
          <w:t>各类秘密，应履行相应的保密措施及义务，否则若因此造成</w:t>
        </w:r>
      </w:ins>
      <w:ins w:id="139" w:author="zhuangyiyu" w:date="2022-04-13T09:55:33Z">
        <w:r>
          <w:rPr>
            <w:rFonts w:hint="eastAsia" w:ascii="宋体" w:hAnsi="宋体" w:eastAsia="宋体" w:cs="宋体"/>
            <w:spacing w:val="-1"/>
            <w:lang w:val="en-US" w:eastAsia="zh-CN"/>
          </w:rPr>
          <w:t>披露方</w:t>
        </w:r>
      </w:ins>
      <w:ins w:id="140" w:author="zhuangyiyu" w:date="2022-04-13T09:43:23Z">
        <w:r>
          <w:rPr>
            <w:rFonts w:hint="default" w:ascii="宋体" w:hAnsi="宋体" w:eastAsia="宋体" w:cs="宋体"/>
            <w:spacing w:val="-1"/>
            <w:lang w:val="en-US" w:eastAsia="zh-CN"/>
          </w:rPr>
          <w:t>损失的（包括直接经济损失和间接经济损失、名誉损失、为维权支持的全部费用等），</w:t>
        </w:r>
      </w:ins>
      <w:ins w:id="141" w:author="zhuangyiyu" w:date="2022-04-13T09:55:33Z">
        <w:r>
          <w:rPr>
            <w:rFonts w:hint="eastAsia" w:ascii="宋体" w:hAnsi="宋体" w:eastAsia="宋体" w:cs="宋体"/>
            <w:spacing w:val="-1"/>
            <w:lang w:val="en-US" w:eastAsia="zh-CN"/>
          </w:rPr>
          <w:t>披露方</w:t>
        </w:r>
      </w:ins>
      <w:ins w:id="142" w:author="zhuangyiyu" w:date="2022-04-13T09:43:23Z">
        <w:r>
          <w:rPr>
            <w:rFonts w:hint="default" w:ascii="宋体" w:hAnsi="宋体" w:eastAsia="宋体" w:cs="宋体"/>
            <w:spacing w:val="-1"/>
            <w:lang w:val="en-US" w:eastAsia="zh-CN"/>
          </w:rPr>
          <w:t>有权要求</w:t>
        </w:r>
      </w:ins>
      <w:ins w:id="143" w:author="zhuangyiyu" w:date="2022-04-13T09:55:16Z">
        <w:r>
          <w:rPr>
            <w:rFonts w:hint="eastAsia" w:ascii="宋体" w:hAnsi="宋体" w:eastAsia="宋体" w:cs="宋体"/>
            <w:spacing w:val="-1"/>
            <w:lang w:val="en-US" w:eastAsia="zh-CN"/>
          </w:rPr>
          <w:t>接收方</w:t>
        </w:r>
      </w:ins>
      <w:ins w:id="144" w:author="zhuangyiyu" w:date="2022-04-13T09:43:23Z">
        <w:r>
          <w:rPr>
            <w:rFonts w:hint="default" w:ascii="宋体" w:hAnsi="宋体" w:eastAsia="宋体" w:cs="宋体"/>
            <w:spacing w:val="-1"/>
            <w:lang w:val="en-US" w:eastAsia="zh-CN"/>
          </w:rPr>
          <w:t>按照本协议</w:t>
        </w:r>
      </w:ins>
      <w:ins w:id="145" w:author="zhuangyiyu" w:date="2022-04-13T09:44:07Z">
        <w:r>
          <w:rPr>
            <w:rFonts w:hint="default" w:ascii="宋体" w:hAnsi="宋体" w:eastAsia="宋体" w:cs="宋体"/>
            <w:spacing w:val="-1"/>
            <w:lang w:val="en-US" w:eastAsia="zh-CN"/>
          </w:rPr>
          <w:t>违约责任</w:t>
        </w:r>
      </w:ins>
      <w:ins w:id="146" w:author="zhuangyiyu" w:date="2022-04-13T09:43:23Z">
        <w:r>
          <w:rPr>
            <w:rFonts w:hint="default" w:ascii="宋体" w:hAnsi="宋体" w:eastAsia="宋体" w:cs="宋体"/>
            <w:spacing w:val="-1"/>
            <w:lang w:val="en-US" w:eastAsia="zh-CN"/>
          </w:rPr>
          <w:t>的约定承担赔偿责任。</w:t>
        </w:r>
      </w:ins>
    </w:p>
    <w:p>
      <w:pPr>
        <w:numPr>
          <w:ilvl w:val="0"/>
          <w:numId w:val="1"/>
        </w:numPr>
        <w:spacing w:before="198" w:line="272" w:lineRule="auto"/>
        <w:ind w:left="617" w:leftChars="0" w:right="7" w:hanging="617" w:firstLineChars="0"/>
        <w:jc w:val="left"/>
        <w:rPr>
          <w:ins w:id="147" w:author="zhuangyiyu" w:date="2022-04-13T10:01:31Z"/>
          <w:rFonts w:hint="default" w:ascii="宋体" w:hAnsi="宋体" w:eastAsia="宋体" w:cs="宋体"/>
          <w:spacing w:val="-1"/>
          <w:lang w:val="en-US" w:eastAsia="zh-CN"/>
        </w:rPr>
      </w:pPr>
      <w:ins w:id="148" w:author="zhuangyiyu" w:date="2022-04-13T09:44:52Z">
        <w:r>
          <w:rPr>
            <w:rFonts w:hint="eastAsia" w:ascii="宋体" w:hAnsi="宋体" w:eastAsia="宋体" w:cs="宋体"/>
            <w:color w:val="000000"/>
            <w:spacing w:val="-1"/>
            <w:kern w:val="0"/>
            <w:sz w:val="21"/>
            <w:shd w:val="clear"/>
            <w:lang w:val="en-US" w:eastAsia="zh-CN"/>
          </w:rPr>
          <w:t xml:space="preserve"> </w:t>
        </w:r>
      </w:ins>
      <w:ins w:id="149" w:author="zhuangyiyu" w:date="2022-04-13T09:46:24Z">
        <w:r>
          <w:rPr>
            <w:rFonts w:hint="eastAsia" w:ascii="宋体" w:hAnsi="宋体" w:eastAsia="宋体" w:cs="宋体"/>
            <w:color w:val="000000"/>
            <w:spacing w:val="-1"/>
            <w:kern w:val="0"/>
            <w:sz w:val="21"/>
            <w:shd w:val="clear"/>
            <w:lang w:val="en-US" w:eastAsia="zh-CN"/>
          </w:rPr>
          <w:t xml:space="preserve"> </w:t>
        </w:r>
      </w:ins>
      <w:ins w:id="150" w:author="zhuangyiyu" w:date="2022-04-13T10:01:43Z">
        <w:r>
          <w:rPr>
            <w:rFonts w:hint="eastAsia" w:ascii="宋体" w:hAnsi="宋体" w:eastAsia="宋体" w:cs="宋体"/>
            <w:color w:val="000000"/>
            <w:spacing w:val="-1"/>
            <w:kern w:val="0"/>
            <w:sz w:val="21"/>
            <w:shd w:val="clear"/>
            <w:lang w:val="en-US" w:eastAsia="zh-CN"/>
          </w:rPr>
          <w:t>接收</w:t>
        </w:r>
      </w:ins>
      <w:ins w:id="151" w:author="zhuangyiyu" w:date="2022-04-13T10:01:37Z">
        <w:r>
          <w:rPr>
            <w:rFonts w:hint="eastAsia" w:ascii="宋体" w:hAnsi="宋体" w:eastAsia="宋体" w:cs="宋体"/>
            <w:color w:val="000000"/>
            <w:spacing w:val="-1"/>
            <w:kern w:val="0"/>
            <w:sz w:val="21"/>
            <w:shd w:val="clear"/>
            <w:lang w:val="en-US" w:eastAsia="zh-CN"/>
          </w:rPr>
          <w:t>方非因工作需要不得翻阅</w:t>
        </w:r>
      </w:ins>
      <w:ins w:id="152" w:author="zhuangyiyu" w:date="2022-04-13T10:01:49Z">
        <w:r>
          <w:rPr>
            <w:rFonts w:hint="eastAsia" w:ascii="宋体" w:hAnsi="宋体" w:eastAsia="宋体" w:cs="宋体"/>
            <w:color w:val="000000"/>
            <w:spacing w:val="-1"/>
            <w:kern w:val="0"/>
            <w:sz w:val="21"/>
            <w:shd w:val="clear"/>
            <w:lang w:val="en-US" w:eastAsia="zh-CN"/>
          </w:rPr>
          <w:t>披露方</w:t>
        </w:r>
      </w:ins>
      <w:ins w:id="153" w:author="zhuangyiyu" w:date="2022-04-13T10:01:37Z">
        <w:r>
          <w:rPr>
            <w:rFonts w:hint="eastAsia" w:ascii="宋体" w:hAnsi="宋体" w:eastAsia="宋体" w:cs="宋体"/>
            <w:color w:val="000000"/>
            <w:spacing w:val="-1"/>
            <w:kern w:val="0"/>
            <w:sz w:val="21"/>
            <w:shd w:val="clear"/>
            <w:lang w:val="en-US" w:eastAsia="zh-CN"/>
          </w:rPr>
          <w:t>加有秘密标识的文件资料和有关软件等，亦不得向负有保密义务的人打探有可能涉及到</w:t>
        </w:r>
      </w:ins>
      <w:ins w:id="154" w:author="zhuangyiyu" w:date="2022-04-13T10:01:56Z">
        <w:r>
          <w:rPr>
            <w:rFonts w:hint="eastAsia" w:ascii="宋体" w:hAnsi="宋体" w:eastAsia="宋体" w:cs="宋体"/>
            <w:color w:val="000000"/>
            <w:spacing w:val="-1"/>
            <w:kern w:val="0"/>
            <w:sz w:val="21"/>
            <w:shd w:val="clear"/>
            <w:lang w:val="en-US" w:eastAsia="zh-CN"/>
          </w:rPr>
          <w:t>披露</w:t>
        </w:r>
      </w:ins>
      <w:ins w:id="155" w:author="zhuangyiyu" w:date="2022-04-13T10:01:37Z">
        <w:r>
          <w:rPr>
            <w:rFonts w:hint="eastAsia" w:ascii="宋体" w:hAnsi="宋体" w:eastAsia="宋体" w:cs="宋体"/>
            <w:color w:val="000000"/>
            <w:spacing w:val="-1"/>
            <w:kern w:val="0"/>
            <w:sz w:val="21"/>
            <w:shd w:val="clear"/>
            <w:lang w:val="en-US" w:eastAsia="zh-CN"/>
          </w:rPr>
          <w:t>方各类秘密的有关资料。如</w:t>
        </w:r>
      </w:ins>
      <w:ins w:id="156" w:author="zhuangyiyu" w:date="2022-04-13T10:02:13Z">
        <w:r>
          <w:rPr>
            <w:rFonts w:hint="eastAsia" w:ascii="宋体" w:hAnsi="宋体" w:eastAsia="宋体" w:cs="宋体"/>
            <w:color w:val="000000"/>
            <w:spacing w:val="-1"/>
            <w:kern w:val="0"/>
            <w:sz w:val="21"/>
            <w:shd w:val="clear"/>
            <w:lang w:val="en-US" w:eastAsia="zh-CN"/>
          </w:rPr>
          <w:t>接收</w:t>
        </w:r>
      </w:ins>
      <w:ins w:id="157" w:author="zhuangyiyu" w:date="2022-04-13T10:01:37Z">
        <w:r>
          <w:rPr>
            <w:rFonts w:hint="eastAsia" w:ascii="宋体" w:hAnsi="宋体" w:eastAsia="宋体" w:cs="宋体"/>
            <w:color w:val="000000"/>
            <w:spacing w:val="-1"/>
            <w:kern w:val="0"/>
            <w:sz w:val="21"/>
            <w:shd w:val="clear"/>
            <w:lang w:val="en-US" w:eastAsia="zh-CN"/>
          </w:rPr>
          <w:t>方因工作需要不得不查阅</w:t>
        </w:r>
      </w:ins>
      <w:ins w:id="158" w:author="zhuangyiyu" w:date="2022-04-13T10:02:19Z">
        <w:r>
          <w:rPr>
            <w:rFonts w:hint="eastAsia" w:ascii="宋体" w:hAnsi="宋体" w:eastAsia="宋体" w:cs="宋体"/>
            <w:color w:val="000000"/>
            <w:spacing w:val="-1"/>
            <w:kern w:val="0"/>
            <w:sz w:val="21"/>
            <w:shd w:val="clear"/>
            <w:lang w:val="en-US" w:eastAsia="zh-CN"/>
          </w:rPr>
          <w:t>披露方</w:t>
        </w:r>
      </w:ins>
      <w:ins w:id="159" w:author="zhuangyiyu" w:date="2022-04-13T10:01:37Z">
        <w:r>
          <w:rPr>
            <w:rFonts w:hint="eastAsia" w:ascii="宋体" w:hAnsi="宋体" w:eastAsia="宋体" w:cs="宋体"/>
            <w:color w:val="000000"/>
            <w:spacing w:val="-1"/>
            <w:kern w:val="0"/>
            <w:sz w:val="21"/>
            <w:shd w:val="clear"/>
            <w:lang w:val="en-US" w:eastAsia="zh-CN"/>
          </w:rPr>
          <w:t>秘密资料的，应按照</w:t>
        </w:r>
      </w:ins>
      <w:ins w:id="160" w:author="zhuangyiyu" w:date="2022-04-13T10:02:24Z">
        <w:r>
          <w:rPr>
            <w:rFonts w:hint="eastAsia" w:ascii="宋体" w:hAnsi="宋体" w:eastAsia="宋体" w:cs="宋体"/>
            <w:color w:val="000000"/>
            <w:spacing w:val="-1"/>
            <w:kern w:val="0"/>
            <w:sz w:val="21"/>
            <w:shd w:val="clear"/>
            <w:lang w:val="en-US" w:eastAsia="zh-CN"/>
          </w:rPr>
          <w:t>披露</w:t>
        </w:r>
      </w:ins>
      <w:ins w:id="161" w:author="zhuangyiyu" w:date="2022-04-13T10:01:37Z">
        <w:r>
          <w:rPr>
            <w:rFonts w:hint="eastAsia" w:ascii="宋体" w:hAnsi="宋体" w:eastAsia="宋体" w:cs="宋体"/>
            <w:color w:val="000000"/>
            <w:spacing w:val="-1"/>
            <w:kern w:val="0"/>
            <w:sz w:val="21"/>
            <w:shd w:val="clear"/>
            <w:lang w:val="en-US" w:eastAsia="zh-CN"/>
          </w:rPr>
          <w:t>方内部的规定，严格履行审批程序。经批准同意的，方可查阅。</w:t>
        </w:r>
      </w:ins>
    </w:p>
    <w:p>
      <w:pPr>
        <w:numPr>
          <w:ilvl w:val="0"/>
          <w:numId w:val="1"/>
        </w:numPr>
        <w:spacing w:before="198" w:line="272" w:lineRule="auto"/>
        <w:ind w:left="617" w:leftChars="0" w:right="7" w:hanging="617" w:firstLineChars="0"/>
        <w:jc w:val="left"/>
        <w:rPr>
          <w:ins w:id="162" w:author="zhuangyiyu" w:date="2022-04-13T09:39:30Z"/>
          <w:rFonts w:hint="default" w:ascii="宋体" w:hAnsi="宋体" w:eastAsia="宋体" w:cs="宋体"/>
          <w:spacing w:val="-1"/>
          <w:lang w:val="en-US" w:eastAsia="zh-CN"/>
        </w:rPr>
      </w:pPr>
      <w:ins w:id="163" w:author="zhuangyiyu" w:date="2022-04-13T10:01:32Z">
        <w:r>
          <w:rPr>
            <w:rFonts w:hint="eastAsia" w:ascii="宋体" w:hAnsi="宋体" w:eastAsia="宋体" w:cs="宋体"/>
            <w:color w:val="000000"/>
            <w:spacing w:val="-1"/>
            <w:kern w:val="0"/>
            <w:sz w:val="21"/>
            <w:shd w:val="clear"/>
            <w:lang w:val="en-US" w:eastAsia="zh-CN"/>
          </w:rPr>
          <w:t xml:space="preserve"> </w:t>
        </w:r>
      </w:ins>
      <w:ins w:id="164" w:author="zhuangyiyu" w:date="2022-04-13T10:01:33Z">
        <w:r>
          <w:rPr>
            <w:rFonts w:hint="eastAsia" w:ascii="宋体" w:hAnsi="宋体" w:eastAsia="宋体" w:cs="宋体"/>
            <w:color w:val="000000"/>
            <w:spacing w:val="-1"/>
            <w:kern w:val="0"/>
            <w:sz w:val="21"/>
            <w:shd w:val="clear"/>
            <w:lang w:val="en-US" w:eastAsia="zh-CN"/>
          </w:rPr>
          <w:t xml:space="preserve"> </w:t>
        </w:r>
      </w:ins>
      <w:ins w:id="165" w:author="zhuangyiyu" w:date="2022-04-13T09:40:08Z">
        <w:r>
          <w:rPr>
            <w:rFonts w:ascii="宋体" w:hAnsi="宋体" w:eastAsia="宋体" w:cs="宋体"/>
            <w:color w:val="000000"/>
            <w:spacing w:val="-1"/>
            <w:kern w:val="0"/>
            <w:sz w:val="21"/>
            <w:shd w:val="clear"/>
            <w:lang w:val="en-US" w:eastAsia="zh-CN"/>
          </w:rPr>
          <w:t>本协议未约定的，或</w:t>
        </w:r>
      </w:ins>
      <w:ins w:id="166" w:author="zhuangyiyu" w:date="2022-04-13T09:55:33Z">
        <w:r>
          <w:rPr>
            <w:rFonts w:hint="eastAsia" w:ascii="宋体" w:hAnsi="宋体" w:eastAsia="宋体" w:cs="宋体"/>
            <w:color w:val="000000"/>
            <w:spacing w:val="-1"/>
            <w:kern w:val="0"/>
            <w:sz w:val="21"/>
            <w:shd w:val="clear"/>
            <w:lang w:val="en-US" w:eastAsia="zh-CN"/>
          </w:rPr>
          <w:t>披露方</w:t>
        </w:r>
      </w:ins>
      <w:ins w:id="167" w:author="zhuangyiyu" w:date="2022-04-13T09:40:08Z">
        <w:r>
          <w:rPr>
            <w:rFonts w:ascii="宋体" w:hAnsi="宋体" w:eastAsia="宋体" w:cs="宋体"/>
            <w:color w:val="000000"/>
            <w:spacing w:val="-1"/>
            <w:kern w:val="0"/>
            <w:sz w:val="21"/>
            <w:shd w:val="clear"/>
            <w:lang w:val="en-US" w:eastAsia="zh-CN"/>
          </w:rPr>
          <w:t>的保密制度没有规定或者不明确之处，</w:t>
        </w:r>
      </w:ins>
      <w:ins w:id="168" w:author="zhuangyiyu" w:date="2022-04-13T09:55:16Z">
        <w:r>
          <w:rPr>
            <w:rFonts w:hint="eastAsia" w:ascii="宋体" w:hAnsi="宋体" w:eastAsia="宋体" w:cs="宋体"/>
            <w:color w:val="000000"/>
            <w:spacing w:val="-1"/>
            <w:kern w:val="0"/>
            <w:sz w:val="21"/>
            <w:shd w:val="clear"/>
            <w:lang w:val="en-US" w:eastAsia="zh-CN"/>
          </w:rPr>
          <w:t>接收方</w:t>
        </w:r>
      </w:ins>
      <w:ins w:id="169" w:author="zhuangyiyu" w:date="2022-04-13T09:40:08Z">
        <w:r>
          <w:rPr>
            <w:rFonts w:ascii="宋体" w:hAnsi="宋体" w:eastAsia="宋体" w:cs="宋体"/>
            <w:color w:val="000000"/>
            <w:spacing w:val="-1"/>
            <w:kern w:val="0"/>
            <w:sz w:val="21"/>
            <w:shd w:val="clear"/>
            <w:lang w:val="en-US" w:eastAsia="zh-CN"/>
          </w:rPr>
          <w:t>亦应本着谨慎、负责的态度</w:t>
        </w:r>
      </w:ins>
      <w:ins w:id="170" w:author="zhuangyiyu" w:date="2022-04-13T09:45:07Z">
        <w:r>
          <w:rPr>
            <w:rFonts w:hint="eastAsia" w:ascii="宋体" w:hAnsi="宋体" w:eastAsia="宋体" w:cs="宋体"/>
            <w:color w:val="000000"/>
            <w:spacing w:val="-1"/>
            <w:kern w:val="0"/>
            <w:sz w:val="21"/>
            <w:shd w:val="clear"/>
            <w:lang w:val="en-US" w:eastAsia="zh-CN"/>
          </w:rPr>
          <w:t>，</w:t>
        </w:r>
      </w:ins>
      <w:ins w:id="171" w:author="zhuangyiyu" w:date="2022-04-13T09:42:07Z">
        <w:r>
          <w:rPr>
            <w:rFonts w:ascii="宋体" w:hAnsi="宋体" w:eastAsia="宋体" w:cs="宋体"/>
            <w:color w:val="000000"/>
            <w:spacing w:val="-1"/>
            <w:kern w:val="0"/>
            <w:sz w:val="21"/>
            <w:shd w:val="clear"/>
            <w:lang w:val="en-US" w:eastAsia="zh-CN"/>
          </w:rPr>
          <w:t>采取必要、合理的措施，保守</w:t>
        </w:r>
      </w:ins>
      <w:ins w:id="172" w:author="zhuangyiyu" w:date="2022-04-13T09:55:33Z">
        <w:r>
          <w:rPr>
            <w:rFonts w:hint="eastAsia" w:ascii="宋体" w:hAnsi="宋体" w:eastAsia="宋体" w:cs="宋体"/>
            <w:color w:val="000000"/>
            <w:spacing w:val="-1"/>
            <w:kern w:val="0"/>
            <w:sz w:val="21"/>
            <w:shd w:val="clear"/>
            <w:lang w:val="en-US" w:eastAsia="zh-CN"/>
          </w:rPr>
          <w:t>披露方</w:t>
        </w:r>
      </w:ins>
      <w:ins w:id="173" w:author="zhuangyiyu" w:date="2022-04-13T09:42:07Z">
        <w:r>
          <w:rPr>
            <w:rFonts w:ascii="宋体" w:hAnsi="宋体" w:eastAsia="宋体" w:cs="宋体"/>
            <w:color w:val="000000"/>
            <w:spacing w:val="-1"/>
            <w:kern w:val="0"/>
            <w:sz w:val="21"/>
            <w:shd w:val="clear"/>
            <w:lang w:val="en-US" w:eastAsia="zh-CN"/>
          </w:rPr>
          <w:t>的秘密。</w:t>
        </w:r>
      </w:ins>
    </w:p>
    <w:p>
      <w:pPr>
        <w:ind w:firstLine="0" w:firstLineChars="0"/>
        <w:rPr>
          <w:ins w:id="174" w:author="zhuangyiyu" w:date="2022-04-13T09:39:32Z"/>
          <w:rFonts w:hint="eastAsia" w:eastAsia="宋体"/>
          <w:lang w:val="en-US" w:eastAsia="zh-CN"/>
        </w:rPr>
      </w:pPr>
    </w:p>
    <w:p>
      <w:pPr>
        <w:ind w:firstLine="0" w:firstLineChars="0"/>
        <w:rPr>
          <w:ins w:id="175" w:author="zhuangyiyu" w:date="2022-04-13T09:39:32Z"/>
          <w:rFonts w:hint="eastAsia" w:eastAsia="宋体"/>
          <w:lang w:val="en-US" w:eastAsia="zh-CN"/>
        </w:rPr>
      </w:pPr>
    </w:p>
    <w:p>
      <w:pPr>
        <w:ind w:firstLine="0" w:firstLineChars="0"/>
        <w:rPr>
          <w:del w:id="176" w:author="zhuangyiyu" w:date="2022-04-13T09:39:23Z"/>
          <w:rFonts w:hint="default" w:eastAsia="宋体"/>
          <w:lang w:val="en-US" w:eastAsia="zh-CN"/>
        </w:rPr>
        <w:sectPr>
          <w:pgSz w:w="11905" w:h="16839"/>
          <w:pgMar w:top="991" w:right="1124" w:bottom="0" w:left="1136" w:header="0" w:footer="0" w:gutter="0"/>
          <w:cols w:space="720" w:num="1"/>
        </w:sectPr>
      </w:pPr>
    </w:p>
    <w:p>
      <w:pPr>
        <w:spacing w:before="41" w:line="186" w:lineRule="auto"/>
        <w:ind w:firstLine="0" w:firstLineChars="0"/>
        <w:rPr>
          <w:del w:id="177" w:author="zhuangyiyu" w:date="2022-04-13T09:39:23Z"/>
          <w:rFonts w:ascii="宋体" w:hAnsi="宋体" w:eastAsia="宋体" w:cs="宋体"/>
          <w:sz w:val="21"/>
          <w:szCs w:val="21"/>
        </w:rPr>
      </w:pPr>
      <w:del w:id="178" w:author="zhuangyiyu" w:date="2022-04-13T09:39:23Z">
        <w:r>
          <w:rPr>
            <w:rFonts w:ascii="宋体" w:hAnsi="宋体" w:eastAsia="宋体" w:cs="宋体"/>
            <w:spacing w:val="-2"/>
            <w:sz w:val="21"/>
            <w:szCs w:val="21"/>
          </w:rPr>
          <w:delText>并按披露方的要求予以配合处理。</w:delText>
        </w:r>
      </w:del>
    </w:p>
    <w:p>
      <w:pPr>
        <w:spacing w:line="429" w:lineRule="auto"/>
        <w:ind w:firstLine="0" w:firstLineChars="0"/>
        <w:rPr>
          <w:del w:id="179" w:author="zhuangyiyu" w:date="2022-04-13T09:39:23Z"/>
          <w:rFonts w:ascii="宋体"/>
          <w:sz w:val="21"/>
        </w:rPr>
      </w:pPr>
    </w:p>
    <w:p>
      <w:pPr>
        <w:spacing w:before="68" w:line="186" w:lineRule="auto"/>
        <w:ind w:firstLine="0" w:firstLineChars="0"/>
        <w:rPr>
          <w:rFonts w:ascii="宋体" w:hAnsi="宋体" w:eastAsia="宋体" w:cs="宋体"/>
          <w:sz w:val="21"/>
          <w:szCs w:val="21"/>
        </w:rPr>
      </w:pPr>
      <w:r>
        <w:rPr>
          <w:rFonts w:ascii="宋体" w:hAnsi="宋体" w:eastAsia="宋体" w:cs="宋体"/>
          <w:spacing w:val="-4"/>
          <w:sz w:val="21"/>
          <w:szCs w:val="21"/>
        </w:rPr>
        <w:t>四</w:t>
      </w:r>
      <w:r>
        <w:rPr>
          <w:rFonts w:ascii="Times New Roman" w:hAnsi="Times New Roman" w:eastAsia="Times New Roman" w:cs="Times New Roman"/>
          <w:spacing w:val="-4"/>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保密信息送达</w:t>
      </w:r>
    </w:p>
    <w:p>
      <w:pPr>
        <w:spacing w:before="196" w:line="359" w:lineRule="auto"/>
        <w:ind w:firstLine="422"/>
        <w:rPr>
          <w:rFonts w:ascii="宋体" w:hAnsi="宋体" w:eastAsia="宋体" w:cs="宋体"/>
          <w:sz w:val="21"/>
          <w:szCs w:val="21"/>
        </w:rPr>
      </w:pPr>
      <w:r>
        <w:rPr>
          <w:rFonts w:ascii="宋体" w:hAnsi="宋体" w:eastAsia="宋体" w:cs="宋体"/>
          <w:spacing w:val="-3"/>
          <w:sz w:val="21"/>
          <w:szCs w:val="21"/>
        </w:rPr>
        <w:t>对于任何一方所提供的保密信息及双方来往之函件，无论是微信、</w:t>
      </w:r>
      <w:r>
        <w:rPr>
          <w:rFonts w:ascii="宋体" w:hAnsi="宋体" w:eastAsia="宋体" w:cs="宋体"/>
          <w:spacing w:val="47"/>
          <w:sz w:val="21"/>
          <w:szCs w:val="21"/>
        </w:rPr>
        <w:t xml:space="preserve"> </w:t>
      </w:r>
      <w:r>
        <w:rPr>
          <w:rFonts w:ascii="宋体" w:hAnsi="宋体" w:eastAsia="宋体" w:cs="宋体"/>
          <w:spacing w:val="-3"/>
          <w:sz w:val="21"/>
          <w:szCs w:val="21"/>
        </w:rPr>
        <w:t>通知或口头形式，</w:t>
      </w:r>
      <w:r>
        <w:rPr>
          <w:rFonts w:ascii="宋体" w:hAnsi="宋体" w:eastAsia="宋体" w:cs="宋体"/>
          <w:spacing w:val="58"/>
          <w:sz w:val="21"/>
          <w:szCs w:val="21"/>
        </w:rPr>
        <w:t xml:space="preserve"> </w:t>
      </w:r>
      <w:r>
        <w:rPr>
          <w:rFonts w:ascii="宋体" w:hAnsi="宋体" w:eastAsia="宋体" w:cs="宋体"/>
          <w:spacing w:val="-3"/>
          <w:sz w:val="21"/>
          <w:szCs w:val="21"/>
        </w:rPr>
        <w:t>视为接收方已</w:t>
      </w:r>
      <w:r>
        <w:rPr>
          <w:rFonts w:ascii="宋体" w:hAnsi="宋体" w:eastAsia="宋体" w:cs="宋体"/>
          <w:sz w:val="21"/>
          <w:szCs w:val="21"/>
        </w:rPr>
        <w:t xml:space="preserve"> </w:t>
      </w:r>
      <w:r>
        <w:rPr>
          <w:rFonts w:ascii="宋体" w:hAnsi="宋体" w:eastAsia="宋体" w:cs="宋体"/>
          <w:spacing w:val="-1"/>
          <w:sz w:val="21"/>
          <w:szCs w:val="21"/>
        </w:rPr>
        <w:t>接收，并自送达之时起承担相关责任。</w:t>
      </w:r>
    </w:p>
    <w:p>
      <w:pPr>
        <w:spacing w:line="260" w:lineRule="auto"/>
        <w:rPr>
          <w:rFonts w:ascii="宋体"/>
          <w:sz w:val="21"/>
        </w:rPr>
      </w:pPr>
    </w:p>
    <w:p>
      <w:pPr>
        <w:spacing w:before="68" w:line="186" w:lineRule="auto"/>
        <w:ind w:firstLine="4"/>
        <w:rPr>
          <w:rFonts w:ascii="宋体" w:hAnsi="宋体" w:eastAsia="宋体" w:cs="宋体"/>
          <w:sz w:val="21"/>
          <w:szCs w:val="21"/>
        </w:rPr>
      </w:pPr>
      <w:r>
        <w:rPr>
          <w:rFonts w:ascii="宋体" w:hAnsi="宋体" w:eastAsia="宋体" w:cs="宋体"/>
          <w:spacing w:val="-3"/>
          <w:sz w:val="21"/>
          <w:szCs w:val="21"/>
        </w:rPr>
        <w:t>五</w:t>
      </w:r>
      <w:r>
        <w:rPr>
          <w:rFonts w:ascii="Times New Roman" w:hAnsi="Times New Roman" w:eastAsia="Times New Roman" w:cs="Times New Roman"/>
          <w:spacing w:val="-3"/>
          <w:sz w:val="21"/>
          <w:szCs w:val="21"/>
        </w:rPr>
        <w:t>.</w:t>
      </w:r>
      <w:r>
        <w:rPr>
          <w:rFonts w:ascii="Times New Roman" w:hAnsi="Times New Roman" w:eastAsia="Times New Roman" w:cs="Times New Roman"/>
          <w:spacing w:val="4"/>
          <w:w w:val="101"/>
          <w:sz w:val="21"/>
          <w:szCs w:val="21"/>
        </w:rPr>
        <w:t xml:space="preserve">    </w:t>
      </w:r>
      <w:r>
        <w:rPr>
          <w:rFonts w:ascii="宋体" w:hAnsi="宋体" w:eastAsia="宋体" w:cs="宋体"/>
          <w:spacing w:val="-3"/>
          <w:sz w:val="21"/>
          <w:szCs w:val="21"/>
        </w:rPr>
        <w:t>信息返还</w:t>
      </w:r>
    </w:p>
    <w:p>
      <w:pPr>
        <w:spacing w:before="196" w:line="359" w:lineRule="auto"/>
        <w:ind w:left="3" w:right="7" w:firstLine="419"/>
        <w:rPr>
          <w:rFonts w:ascii="宋体" w:hAnsi="宋体" w:eastAsia="宋体" w:cs="宋体"/>
          <w:sz w:val="21"/>
          <w:szCs w:val="21"/>
        </w:rPr>
      </w:pPr>
      <w:r>
        <w:rPr>
          <w:rFonts w:ascii="宋体" w:hAnsi="宋体" w:eastAsia="宋体" w:cs="宋体"/>
          <w:spacing w:val="-7"/>
          <w:sz w:val="21"/>
          <w:szCs w:val="21"/>
        </w:rPr>
        <w:t>任何时候，</w:t>
      </w:r>
      <w:r>
        <w:rPr>
          <w:rFonts w:ascii="宋体" w:hAnsi="宋体" w:eastAsia="宋体" w:cs="宋体"/>
          <w:spacing w:val="73"/>
          <w:sz w:val="21"/>
          <w:szCs w:val="21"/>
        </w:rPr>
        <w:t xml:space="preserve"> </w:t>
      </w:r>
      <w:r>
        <w:rPr>
          <w:rFonts w:ascii="宋体" w:hAnsi="宋体" w:eastAsia="宋体" w:cs="宋体"/>
          <w:spacing w:val="-7"/>
          <w:sz w:val="21"/>
          <w:szCs w:val="21"/>
        </w:rPr>
        <w:t>只要收到披露方的书面要求，</w:t>
      </w:r>
      <w:r>
        <w:rPr>
          <w:rFonts w:ascii="宋体" w:hAnsi="宋体" w:eastAsia="宋体" w:cs="宋体"/>
          <w:spacing w:val="39"/>
          <w:sz w:val="21"/>
          <w:szCs w:val="21"/>
        </w:rPr>
        <w:t xml:space="preserve"> </w:t>
      </w:r>
      <w:r>
        <w:rPr>
          <w:rFonts w:ascii="宋体" w:hAnsi="宋体" w:eastAsia="宋体" w:cs="宋体"/>
          <w:spacing w:val="-7"/>
          <w:sz w:val="21"/>
          <w:szCs w:val="21"/>
        </w:rPr>
        <w:t>接受方应立即归还全部资料和文件，</w:t>
      </w:r>
      <w:r>
        <w:rPr>
          <w:rFonts w:ascii="宋体" w:hAnsi="宋体" w:eastAsia="宋体" w:cs="宋体"/>
          <w:spacing w:val="52"/>
          <w:sz w:val="21"/>
          <w:szCs w:val="21"/>
        </w:rPr>
        <w:t xml:space="preserve"> </w:t>
      </w:r>
      <w:r>
        <w:rPr>
          <w:rFonts w:ascii="宋体" w:hAnsi="宋体" w:eastAsia="宋体" w:cs="宋体"/>
          <w:spacing w:val="-7"/>
          <w:sz w:val="21"/>
          <w:szCs w:val="21"/>
        </w:rPr>
        <w:t>包含保密信息各种形</w:t>
      </w:r>
      <w:r>
        <w:rPr>
          <w:rFonts w:ascii="宋体" w:hAnsi="宋体" w:eastAsia="宋体" w:cs="宋体"/>
          <w:sz w:val="21"/>
          <w:szCs w:val="21"/>
        </w:rPr>
        <w:t xml:space="preserve"> </w:t>
      </w:r>
      <w:r>
        <w:rPr>
          <w:rFonts w:ascii="宋体" w:hAnsi="宋体" w:eastAsia="宋体" w:cs="宋体"/>
          <w:spacing w:val="3"/>
          <w:sz w:val="21"/>
          <w:szCs w:val="21"/>
        </w:rPr>
        <w:t>式的载体、媒介及其任何复印件或摘要。</w:t>
      </w:r>
      <w:ins w:id="180" w:author="zhuangyiyu" w:date="2022-04-12T13:54:22Z">
        <w:r>
          <w:rPr>
            <w:rFonts w:hint="eastAsia" w:ascii="宋体" w:hAnsi="宋体" w:eastAsia="宋体" w:cs="宋体"/>
            <w:spacing w:val="3"/>
            <w:sz w:val="21"/>
            <w:szCs w:val="21"/>
            <w:lang w:val="en-US" w:eastAsia="zh-CN"/>
          </w:rPr>
          <w:t>接收方</w:t>
        </w:r>
      </w:ins>
      <w:ins w:id="181" w:author="zhuangyiyu" w:date="2022-04-12T13:54:23Z">
        <w:r>
          <w:rPr>
            <w:rFonts w:hint="eastAsia" w:ascii="宋体" w:hAnsi="宋体" w:eastAsia="宋体" w:cs="宋体"/>
            <w:spacing w:val="3"/>
            <w:sz w:val="21"/>
            <w:szCs w:val="21"/>
            <w:lang w:val="en-US" w:eastAsia="zh-CN"/>
          </w:rPr>
          <w:t>不得</w:t>
        </w:r>
      </w:ins>
      <w:ins w:id="182" w:author="zhuangyiyu" w:date="2022-04-12T13:54:25Z">
        <w:r>
          <w:rPr>
            <w:rFonts w:hint="eastAsia" w:ascii="宋体" w:hAnsi="宋体" w:eastAsia="宋体" w:cs="宋体"/>
            <w:spacing w:val="3"/>
            <w:sz w:val="21"/>
            <w:szCs w:val="21"/>
            <w:lang w:val="en-US" w:eastAsia="zh-CN"/>
          </w:rPr>
          <w:t>私自</w:t>
        </w:r>
      </w:ins>
      <w:ins w:id="183" w:author="zhuangyiyu" w:date="2022-04-12T13:54:28Z">
        <w:r>
          <w:rPr>
            <w:rFonts w:hint="eastAsia" w:ascii="宋体" w:hAnsi="宋体" w:eastAsia="宋体" w:cs="宋体"/>
            <w:spacing w:val="3"/>
            <w:sz w:val="21"/>
            <w:szCs w:val="21"/>
            <w:lang w:val="en-US" w:eastAsia="zh-CN"/>
          </w:rPr>
          <w:t>留存</w:t>
        </w:r>
      </w:ins>
      <w:ins w:id="184" w:author="zhuangyiyu" w:date="2022-04-12T13:54:29Z">
        <w:r>
          <w:rPr>
            <w:rFonts w:hint="eastAsia" w:ascii="宋体" w:hAnsi="宋体" w:eastAsia="宋体" w:cs="宋体"/>
            <w:spacing w:val="3"/>
            <w:sz w:val="21"/>
            <w:szCs w:val="21"/>
            <w:lang w:val="en-US" w:eastAsia="zh-CN"/>
          </w:rPr>
          <w:t>、</w:t>
        </w:r>
      </w:ins>
      <w:ins w:id="185" w:author="zhuangyiyu" w:date="2022-04-12T13:54:30Z">
        <w:r>
          <w:rPr>
            <w:rFonts w:hint="eastAsia" w:ascii="宋体" w:hAnsi="宋体" w:eastAsia="宋体" w:cs="宋体"/>
            <w:spacing w:val="3"/>
            <w:sz w:val="21"/>
            <w:szCs w:val="21"/>
            <w:lang w:val="en-US" w:eastAsia="zh-CN"/>
          </w:rPr>
          <w:t>备份，</w:t>
        </w:r>
      </w:ins>
      <w:r>
        <w:rPr>
          <w:rFonts w:ascii="宋体" w:hAnsi="宋体" w:eastAsia="宋体" w:cs="宋体"/>
          <w:spacing w:val="3"/>
          <w:sz w:val="21"/>
          <w:szCs w:val="21"/>
        </w:rPr>
        <w:t>如果该信息属于不能归还的形式或已经复制或转录到其他资料</w:t>
      </w:r>
      <w:r>
        <w:rPr>
          <w:rFonts w:ascii="宋体" w:hAnsi="宋体" w:eastAsia="宋体" w:cs="宋体"/>
          <w:spacing w:val="38"/>
          <w:sz w:val="21"/>
          <w:szCs w:val="21"/>
        </w:rPr>
        <w:t xml:space="preserve"> </w:t>
      </w:r>
      <w:r>
        <w:rPr>
          <w:rFonts w:ascii="宋体" w:hAnsi="宋体" w:eastAsia="宋体" w:cs="宋体"/>
          <w:spacing w:val="-16"/>
          <w:sz w:val="21"/>
          <w:szCs w:val="21"/>
        </w:rPr>
        <w:t>或载体中，则应马上删除。</w:t>
      </w:r>
    </w:p>
    <w:p>
      <w:pPr>
        <w:spacing w:line="260" w:lineRule="auto"/>
        <w:rPr>
          <w:rFonts w:ascii="宋体"/>
          <w:sz w:val="21"/>
        </w:rPr>
      </w:pPr>
    </w:p>
    <w:p>
      <w:pPr>
        <w:spacing w:before="69" w:line="186" w:lineRule="auto"/>
        <w:ind w:firstLine="2"/>
        <w:rPr>
          <w:rFonts w:ascii="宋体" w:hAnsi="宋体" w:eastAsia="宋体" w:cs="宋体"/>
          <w:sz w:val="21"/>
          <w:szCs w:val="21"/>
        </w:rPr>
      </w:pPr>
      <w:r>
        <w:rPr>
          <w:rFonts w:ascii="宋体" w:hAnsi="宋体" w:eastAsia="宋体" w:cs="宋体"/>
          <w:spacing w:val="-2"/>
          <w:sz w:val="21"/>
          <w:szCs w:val="21"/>
        </w:rPr>
        <w:t>六</w:t>
      </w:r>
      <w:r>
        <w:rPr>
          <w:rFonts w:ascii="Times New Roman" w:hAnsi="Times New Roman" w:eastAsia="Times New Roman" w:cs="Times New Roman"/>
          <w:spacing w:val="-2"/>
          <w:sz w:val="21"/>
          <w:szCs w:val="21"/>
        </w:rPr>
        <w:t>.</w:t>
      </w:r>
      <w:r>
        <w:rPr>
          <w:rFonts w:ascii="Times New Roman" w:hAnsi="Times New Roman" w:eastAsia="Times New Roman" w:cs="Times New Roman"/>
          <w:spacing w:val="3"/>
          <w:w w:val="101"/>
          <w:sz w:val="21"/>
          <w:szCs w:val="21"/>
        </w:rPr>
        <w:t xml:space="preserve">    </w:t>
      </w:r>
      <w:r>
        <w:rPr>
          <w:rFonts w:ascii="宋体" w:hAnsi="宋体" w:eastAsia="宋体" w:cs="宋体"/>
          <w:spacing w:val="-2"/>
          <w:sz w:val="21"/>
          <w:szCs w:val="21"/>
        </w:rPr>
        <w:t>违约责任</w:t>
      </w:r>
    </w:p>
    <w:p>
      <w:pPr>
        <w:spacing w:before="197" w:line="274" w:lineRule="auto"/>
        <w:ind w:left="430" w:right="7" w:hanging="409"/>
        <w:rPr>
          <w:ins w:id="186" w:author="宝英" w:date="2022-04-15T11:07:35Z"/>
          <w:rFonts w:hint="eastAsia" w:ascii="宋体" w:hAnsi="宋体" w:eastAsia="宋体" w:cs="宋体"/>
          <w:spacing w:val="-4"/>
          <w:sz w:val="21"/>
          <w:szCs w:val="21"/>
          <w:lang w:val="en-US" w:eastAsia="zh-CN"/>
        </w:rPr>
      </w:pPr>
      <w:ins w:id="187" w:author="zhuangyiyu" w:date="2022-04-12T13:47:36Z">
        <w:r>
          <w:rPr>
            <w:rFonts w:hint="default" w:ascii="宋体" w:hAnsi="宋体" w:eastAsia="宋体" w:cs="宋体"/>
            <w:spacing w:val="-4"/>
            <w:sz w:val="21"/>
            <w:szCs w:val="21"/>
            <w:lang w:val="en-US" w:eastAsia="zh-CN"/>
          </w:rPr>
          <w:t>1.</w:t>
        </w:r>
      </w:ins>
      <w:ins w:id="188" w:author="zhuangyiyu" w:date="2022-04-12T13:51:10Z">
        <w:r>
          <w:rPr>
            <w:rFonts w:hint="eastAsia" w:ascii="宋体" w:hAnsi="宋体" w:eastAsia="宋体" w:cs="宋体"/>
            <w:spacing w:val="-4"/>
            <w:sz w:val="21"/>
            <w:szCs w:val="21"/>
            <w:lang w:val="en-US" w:eastAsia="zh-CN"/>
          </w:rPr>
          <w:t xml:space="preserve">  </w:t>
        </w:r>
      </w:ins>
      <w:ins w:id="189" w:author="宝英" w:date="2022-04-15T11:07:09Z">
        <w:r>
          <w:rPr>
            <w:rFonts w:hint="eastAsia" w:ascii="宋体" w:hAnsi="宋体" w:eastAsia="宋体" w:cs="宋体"/>
            <w:spacing w:val="-4"/>
            <w:sz w:val="21"/>
            <w:szCs w:val="21"/>
            <w:lang w:val="en-US" w:eastAsia="zh-CN"/>
          </w:rPr>
          <w:t>乙方作为甲方工作人员，对甲方的利益有尽最大努力维护的忠实义务。在职期间，乙方不得组织、参加或计划组织、参加任何与甲方有竞争的企业，不得直接或间接地从事或帮助他人从事任何不正当使用甲方商业秘密的行为，鉴于乙方在在职期间获得的甲方商业秘密对甲方在市场竞争中的重要作用及巨大价值，及乙方确认这些商业秘密（包括乙方的职务成果）的所有权归属于甲方，乙方在离开甲方（无论何种原因离开，包括辞职、辞退、除名或合同期满等）后的两年内保证自己保守甲方商业秘密，及保证：</w:t>
        </w:r>
      </w:ins>
    </w:p>
    <w:p>
      <w:pPr>
        <w:spacing w:before="197" w:line="274" w:lineRule="auto"/>
        <w:ind w:left="521" w:leftChars="110" w:right="7" w:hanging="290" w:hangingChars="144"/>
        <w:rPr>
          <w:ins w:id="191" w:author="宝英" w:date="2022-04-15T11:07:39Z"/>
          <w:rFonts w:hint="eastAsia" w:ascii="宋体" w:hAnsi="宋体" w:eastAsia="宋体" w:cs="宋体"/>
          <w:spacing w:val="-4"/>
          <w:sz w:val="21"/>
          <w:szCs w:val="21"/>
          <w:lang w:val="en-US" w:eastAsia="zh-CN"/>
        </w:rPr>
        <w:pPrChange w:id="190" w:author="宝英" w:date="2022-04-15T11:07:41Z">
          <w:pPr>
            <w:spacing w:before="197" w:line="274" w:lineRule="auto"/>
            <w:ind w:left="430" w:right="7" w:hanging="409"/>
          </w:pPr>
        </w:pPrChange>
      </w:pPr>
      <w:ins w:id="192" w:author="宝英" w:date="2022-04-15T11:07:39Z">
        <w:r>
          <w:rPr>
            <w:rFonts w:hint="eastAsia" w:ascii="宋体" w:hAnsi="宋体" w:eastAsia="宋体" w:cs="宋体"/>
            <w:spacing w:val="-4"/>
            <w:sz w:val="21"/>
            <w:szCs w:val="21"/>
            <w:lang w:val="en-US" w:eastAsia="zh-CN"/>
          </w:rPr>
          <w:t>(1) 不直接或间接地使用或帮助他人在与公司竞争的领域内使用甲方商业秘密；</w:t>
        </w:r>
      </w:ins>
    </w:p>
    <w:p>
      <w:pPr>
        <w:spacing w:before="197" w:line="274" w:lineRule="auto"/>
        <w:ind w:left="521" w:leftChars="110" w:right="7" w:hanging="290" w:hangingChars="144"/>
        <w:rPr>
          <w:ins w:id="194" w:author="宝英" w:date="2022-04-15T11:07:39Z"/>
          <w:rFonts w:hint="eastAsia" w:ascii="宋体" w:hAnsi="宋体" w:eastAsia="宋体" w:cs="宋体"/>
          <w:spacing w:val="-4"/>
          <w:sz w:val="21"/>
          <w:szCs w:val="21"/>
          <w:lang w:val="en-US" w:eastAsia="zh-CN"/>
        </w:rPr>
        <w:pPrChange w:id="193" w:author="宝英" w:date="2022-04-15T11:07:42Z">
          <w:pPr>
            <w:spacing w:before="197" w:line="274" w:lineRule="auto"/>
            <w:ind w:left="430" w:right="7" w:hanging="409"/>
          </w:pPr>
        </w:pPrChange>
      </w:pPr>
      <w:ins w:id="195" w:author="宝英" w:date="2022-04-15T11:07:39Z">
        <w:r>
          <w:rPr>
            <w:rFonts w:hint="eastAsia" w:ascii="宋体" w:hAnsi="宋体" w:eastAsia="宋体" w:cs="宋体"/>
            <w:spacing w:val="-4"/>
            <w:sz w:val="21"/>
            <w:szCs w:val="21"/>
            <w:lang w:val="en-US" w:eastAsia="zh-CN"/>
          </w:rPr>
          <w:t>(2) 不直接或间接地劝诱或帮助他人劝诱甲方内掌握商业秘密的职工离开甲方；</w:t>
        </w:r>
      </w:ins>
    </w:p>
    <w:p>
      <w:pPr>
        <w:spacing w:before="197" w:line="274" w:lineRule="auto"/>
        <w:ind w:left="430" w:right="7" w:hanging="409"/>
        <w:rPr>
          <w:ins w:id="196" w:author="宝英" w:date="2022-04-15T11:08:04Z"/>
          <w:rFonts w:hint="default" w:ascii="宋体" w:hAnsi="宋体" w:eastAsia="宋体" w:cs="宋体"/>
          <w:spacing w:val="-4"/>
          <w:sz w:val="21"/>
          <w:szCs w:val="21"/>
          <w:lang w:eastAsia="zh-CN"/>
        </w:rPr>
      </w:pPr>
      <w:ins w:id="197" w:author="宝英" w:date="2022-04-15T11:07:56Z">
        <w:r>
          <w:rPr>
            <w:rFonts w:hint="default" w:ascii="宋体" w:hAnsi="宋体" w:eastAsia="宋体" w:cs="宋体"/>
            <w:spacing w:val="-4"/>
            <w:sz w:val="21"/>
            <w:szCs w:val="21"/>
            <w:lang w:eastAsia="zh-CN"/>
          </w:rPr>
          <w:t>2</w:t>
        </w:r>
      </w:ins>
      <w:ins w:id="198" w:author="宝英" w:date="2022-04-15T11:07:59Z">
        <w:r>
          <w:rPr>
            <w:rFonts w:hint="default" w:ascii="宋体" w:hAnsi="宋体" w:eastAsia="宋体" w:cs="宋体"/>
            <w:spacing w:val="-4"/>
            <w:sz w:val="21"/>
            <w:szCs w:val="21"/>
            <w:lang w:eastAsia="zh-CN"/>
          </w:rPr>
          <w:t>.</w:t>
        </w:r>
      </w:ins>
      <w:ins w:id="199" w:author="宝英" w:date="2022-04-15T11:08:04Z">
        <w:r>
          <w:rPr>
            <w:rFonts w:hint="default" w:ascii="宋体" w:hAnsi="宋体" w:eastAsia="宋体" w:cs="宋体"/>
            <w:spacing w:val="-4"/>
            <w:sz w:val="21"/>
            <w:szCs w:val="21"/>
            <w:lang w:eastAsia="zh-CN"/>
          </w:rPr>
          <w:t>本合同签订后，乙方应严格履行合同规定的各项义务。在乙方违反本合同约定的情况下，作为权利人的甲方有权：</w:t>
        </w:r>
      </w:ins>
    </w:p>
    <w:p>
      <w:pPr>
        <w:spacing w:before="197" w:line="274" w:lineRule="auto"/>
        <w:ind w:left="430" w:right="7" w:hanging="409"/>
        <w:rPr>
          <w:ins w:id="200" w:author="宝英" w:date="2022-04-15T11:08:04Z"/>
          <w:rFonts w:hint="default" w:ascii="宋体" w:hAnsi="宋体" w:eastAsia="宋体" w:cs="宋体"/>
          <w:spacing w:val="-4"/>
          <w:sz w:val="21"/>
          <w:szCs w:val="21"/>
          <w:lang w:eastAsia="zh-CN"/>
        </w:rPr>
      </w:pPr>
      <w:ins w:id="201" w:author="宝英" w:date="2022-04-15T11:08:04Z">
        <w:r>
          <w:rPr>
            <w:rFonts w:hint="default" w:ascii="宋体" w:hAnsi="宋体" w:eastAsia="宋体" w:cs="宋体"/>
            <w:spacing w:val="-4"/>
            <w:sz w:val="21"/>
            <w:szCs w:val="21"/>
            <w:lang w:eastAsia="zh-CN"/>
          </w:rPr>
          <w:t>(1) 无条件地解除与乙方的《劳动合同》；</w:t>
        </w:r>
      </w:ins>
    </w:p>
    <w:p>
      <w:pPr>
        <w:spacing w:before="197" w:line="274" w:lineRule="auto"/>
        <w:ind w:left="430" w:right="7" w:hanging="409"/>
        <w:rPr>
          <w:ins w:id="202" w:author="宝英" w:date="2022-04-15T11:08:04Z"/>
          <w:rFonts w:hint="default" w:ascii="宋体" w:hAnsi="宋体" w:eastAsia="宋体" w:cs="宋体"/>
          <w:spacing w:val="-4"/>
          <w:sz w:val="21"/>
          <w:szCs w:val="21"/>
          <w:lang w:eastAsia="zh-CN"/>
        </w:rPr>
      </w:pPr>
      <w:ins w:id="203" w:author="宝英" w:date="2022-04-15T11:08:04Z">
        <w:r>
          <w:rPr>
            <w:rFonts w:hint="default" w:ascii="宋体" w:hAnsi="宋体" w:eastAsia="宋体" w:cs="宋体"/>
            <w:spacing w:val="-4"/>
            <w:sz w:val="21"/>
            <w:szCs w:val="21"/>
            <w:lang w:eastAsia="zh-CN"/>
          </w:rPr>
          <w:t>(2) 向乙方索赔因乙方违约或/及侵权所造成甲方的一切损失（包括甲方因泄密所导致的直接经济损失、甲方的可得利益的损失、侵权方的获利及甲方为制止侵权所支出的诉讼费、调查费、律师费，同时将追索或扣除乙方年度的全部奖金、提成分红及各种补贴等福利）；</w:t>
        </w:r>
      </w:ins>
    </w:p>
    <w:p>
      <w:pPr>
        <w:spacing w:before="197" w:line="274" w:lineRule="auto"/>
        <w:ind w:left="430" w:right="7" w:hanging="409"/>
        <w:rPr>
          <w:ins w:id="204" w:author="宝英" w:date="2022-04-15T11:08:04Z"/>
          <w:rFonts w:hint="default" w:ascii="宋体" w:hAnsi="宋体" w:eastAsia="宋体" w:cs="宋体"/>
          <w:spacing w:val="-4"/>
          <w:sz w:val="21"/>
          <w:szCs w:val="21"/>
          <w:lang w:eastAsia="zh-CN"/>
        </w:rPr>
      </w:pPr>
      <w:ins w:id="205" w:author="宝英" w:date="2022-04-15T11:08:04Z">
        <w:r>
          <w:rPr>
            <w:rFonts w:hint="default" w:ascii="宋体" w:hAnsi="宋体" w:eastAsia="宋体" w:cs="宋体"/>
            <w:spacing w:val="-4"/>
            <w:sz w:val="21"/>
            <w:szCs w:val="21"/>
            <w:lang w:eastAsia="zh-CN"/>
          </w:rPr>
          <w:t>(3) 向侦查机关举报乙方的涉嫌犯罪行为；</w:t>
        </w:r>
      </w:ins>
    </w:p>
    <w:p>
      <w:pPr>
        <w:spacing w:before="197" w:line="274" w:lineRule="auto"/>
        <w:ind w:left="430" w:right="7" w:hanging="409"/>
        <w:rPr>
          <w:ins w:id="207" w:author="宝英" w:date="2022-04-15T11:07:00Z"/>
          <w:rFonts w:hint="eastAsia" w:ascii="宋体" w:hAnsi="宋体" w:eastAsia="宋体" w:cs="宋体"/>
          <w:spacing w:val="-4"/>
          <w:sz w:val="21"/>
          <w:szCs w:val="21"/>
          <w:lang w:val="en-US" w:eastAsia="zh-CN"/>
        </w:rPr>
        <w:pPrChange w:id="206" w:author="宝英" w:date="2022-04-15T11:08:12Z">
          <w:pPr>
            <w:spacing w:before="197" w:line="274" w:lineRule="auto"/>
            <w:ind w:left="430" w:right="7" w:hanging="409"/>
          </w:pPr>
        </w:pPrChange>
      </w:pPr>
      <w:ins w:id="208" w:author="宝英" w:date="2022-04-15T11:08:04Z">
        <w:r>
          <w:rPr>
            <w:rFonts w:hint="default" w:ascii="宋体" w:hAnsi="宋体" w:eastAsia="宋体" w:cs="宋体"/>
            <w:spacing w:val="-4"/>
            <w:sz w:val="21"/>
            <w:szCs w:val="21"/>
            <w:lang w:eastAsia="zh-CN"/>
          </w:rPr>
          <w:t>(4) 采取其他必要措施。</w:t>
        </w:r>
      </w:ins>
    </w:p>
    <w:p>
      <w:pPr>
        <w:spacing w:before="197" w:line="274" w:lineRule="auto"/>
        <w:ind w:left="0" w:right="7" w:firstLine="0"/>
        <w:rPr>
          <w:ins w:id="210" w:author="zhuangyiyu" w:date="2022-04-12T13:48:18Z"/>
          <w:del w:id="211" w:author="宝英" w:date="2022-04-15T11:09:30Z"/>
          <w:rFonts w:ascii="宋体" w:hAnsi="宋体" w:eastAsia="宋体" w:cs="宋体"/>
          <w:spacing w:val="-4"/>
          <w:sz w:val="21"/>
          <w:szCs w:val="21"/>
          <w:lang w:val="en-US"/>
        </w:rPr>
        <w:pPrChange w:id="209" w:author="宝英" w:date="2022-04-15T11:08:16Z">
          <w:pPr>
            <w:spacing w:before="197" w:line="274" w:lineRule="auto"/>
            <w:ind w:left="430" w:right="7" w:hanging="409"/>
          </w:pPr>
        </w:pPrChange>
      </w:pPr>
      <w:del w:id="212" w:author="宝英" w:date="2022-04-15T11:09:30Z">
        <w:r>
          <w:rPr>
            <w:rFonts w:ascii="宋体" w:hAnsi="宋体" w:eastAsia="宋体" w:cs="宋体"/>
            <w:spacing w:val="-4"/>
            <w:sz w:val="21"/>
            <w:szCs w:val="21"/>
            <w:lang w:val="en-US"/>
          </w:rPr>
          <w:delText>接收方因违约所取得的全部收益或利益将归披露方所有，且应赔偿</w:delText>
        </w:r>
      </w:del>
      <w:ins w:id="213" w:author="zhuangyiyu" w:date="2022-04-12T13:43:41Z">
        <w:del w:id="214" w:author="宝英" w:date="2022-04-15T11:09:30Z">
          <w:r>
            <w:rPr>
              <w:rFonts w:ascii="宋体" w:hAnsi="宋体" w:eastAsia="宋体" w:cs="宋体"/>
              <w:spacing w:val="-4"/>
              <w:sz w:val="21"/>
              <w:szCs w:val="21"/>
              <w:lang w:val="en-US"/>
            </w:rPr>
            <w:delText>披露方</w:delText>
          </w:r>
        </w:del>
      </w:ins>
      <w:del w:id="215" w:author="宝英" w:date="2022-04-15T11:09:30Z">
        <w:r>
          <w:rPr>
            <w:rFonts w:ascii="宋体" w:hAnsi="宋体" w:eastAsia="宋体" w:cs="宋体"/>
            <w:spacing w:val="-4"/>
            <w:sz w:val="21"/>
            <w:szCs w:val="21"/>
            <w:lang w:val="en-US"/>
          </w:rPr>
          <w:delText>对方的全部实际损失</w:delText>
        </w:r>
      </w:del>
      <w:ins w:id="216" w:author="zhuangyiyu" w:date="2022-04-13T10:12:08Z">
        <w:del w:id="217" w:author="宝英" w:date="2022-04-15T11:09:30Z">
          <w:r>
            <w:rPr>
              <w:rFonts w:ascii="宋体" w:hAnsi="宋体" w:eastAsia="宋体" w:cs="宋体"/>
              <w:spacing w:val="-4"/>
              <w:sz w:val="21"/>
              <w:szCs w:val="21"/>
              <w:lang w:val="en-US"/>
            </w:rPr>
            <w:delText>（包括</w:delText>
          </w:r>
        </w:del>
      </w:ins>
      <w:ins w:id="218" w:author="zhuangyiyu" w:date="2022-04-13T10:12:11Z">
        <w:del w:id="219" w:author="宝英" w:date="2022-04-15T11:09:30Z">
          <w:r>
            <w:rPr>
              <w:rFonts w:hint="eastAsia" w:ascii="宋体" w:hAnsi="宋体" w:eastAsia="宋体" w:cs="宋体"/>
              <w:spacing w:val="-4"/>
              <w:sz w:val="21"/>
              <w:szCs w:val="21"/>
              <w:lang w:val="en-US" w:eastAsia="zh-CN"/>
            </w:rPr>
            <w:delText>但不限于</w:delText>
          </w:r>
        </w:del>
      </w:ins>
      <w:ins w:id="220" w:author="zhuangyiyu" w:date="2022-04-13T10:12:08Z">
        <w:del w:id="221" w:author="宝英" w:date="2022-04-15T11:09:30Z">
          <w:r>
            <w:rPr>
              <w:rFonts w:ascii="宋体" w:hAnsi="宋体" w:eastAsia="宋体" w:cs="宋体"/>
              <w:spacing w:val="-4"/>
              <w:sz w:val="21"/>
              <w:szCs w:val="21"/>
              <w:lang w:val="en-US"/>
            </w:rPr>
            <w:delText>直接经济损失和间接经济损失、名誉损失、为维权支持的全部费用等）</w:delText>
          </w:r>
        </w:del>
      </w:ins>
      <w:del w:id="222" w:author="宝英" w:date="2022-04-15T11:09:30Z">
        <w:r>
          <w:rPr>
            <w:rFonts w:ascii="宋体" w:hAnsi="宋体" w:eastAsia="宋体" w:cs="宋体"/>
            <w:spacing w:val="-4"/>
            <w:sz w:val="21"/>
            <w:szCs w:val="21"/>
            <w:lang w:val="en-US"/>
          </w:rPr>
          <w:delText>，包括</w:delText>
        </w:r>
      </w:del>
      <w:ins w:id="223" w:author="zhuangyiyu" w:date="2022-04-12T13:47:04Z">
        <w:del w:id="224" w:author="宝英" w:date="2022-04-15T11:09:30Z">
          <w:r>
            <w:rPr>
              <w:rFonts w:ascii="宋体" w:hAnsi="宋体" w:eastAsia="宋体" w:cs="宋体"/>
              <w:spacing w:val="-4"/>
              <w:sz w:val="21"/>
              <w:szCs w:val="21"/>
              <w:lang w:val="en-US"/>
            </w:rPr>
            <w:delText>披露</w:delText>
          </w:r>
        </w:del>
      </w:ins>
      <w:ins w:id="225" w:author="zhuangyiyu" w:date="2022-04-12T13:48:14Z">
        <w:del w:id="226" w:author="宝英" w:date="2022-04-15T11:09:30Z">
          <w:r>
            <w:rPr>
              <w:rFonts w:hint="eastAsia" w:ascii="宋体" w:hAnsi="宋体" w:eastAsia="宋体" w:cs="宋体"/>
              <w:spacing w:val="-4"/>
              <w:sz w:val="21"/>
              <w:szCs w:val="21"/>
              <w:lang w:val="en-US" w:eastAsia="zh-CN"/>
            </w:rPr>
            <w:delText>方</w:delText>
          </w:r>
        </w:del>
      </w:ins>
      <w:del w:id="227" w:author="宝英" w:date="2022-04-15T11:09:30Z">
        <w:r>
          <w:rPr>
            <w:rFonts w:ascii="宋体" w:hAnsi="宋体" w:eastAsia="宋体" w:cs="宋体"/>
            <w:spacing w:val="-4"/>
            <w:sz w:val="21"/>
            <w:szCs w:val="21"/>
            <w:lang w:val="en-US"/>
          </w:rPr>
          <w:delText>对方 可预期收益的损失。 如果所赔偿的金额不足以弥补披露方的实际损失，则披露方将有权就该差额向 接收方追偿。损害赔偿的支付，不应影响披露方正常享有的其他权利。</w:delText>
        </w:r>
      </w:del>
    </w:p>
    <w:p>
      <w:pPr>
        <w:spacing w:before="197" w:line="274" w:lineRule="auto"/>
        <w:ind w:left="430" w:right="7" w:hanging="409"/>
        <w:rPr>
          <w:ins w:id="228" w:author="zhuangyiyu" w:date="2022-04-12T13:50:25Z"/>
          <w:del w:id="229" w:author="宝英" w:date="2022-04-15T11:09:30Z"/>
          <w:rFonts w:hint="eastAsia" w:ascii="宋体" w:hAnsi="宋体" w:eastAsia="宋体" w:cs="宋体"/>
          <w:spacing w:val="-4"/>
          <w:sz w:val="21"/>
          <w:szCs w:val="21"/>
          <w:lang w:val="en-US" w:eastAsia="zh-CN"/>
        </w:rPr>
      </w:pPr>
      <w:ins w:id="230" w:author="zhuangyiyu" w:date="2022-04-12T13:53:53Z">
        <w:del w:id="231" w:author="宝英" w:date="2022-04-15T11:09:30Z">
          <w:r>
            <w:rPr>
              <w:rFonts w:hint="eastAsia" w:ascii="宋体" w:hAnsi="宋体" w:eastAsia="宋体" w:cs="宋体"/>
              <w:spacing w:val="-4"/>
              <w:sz w:val="21"/>
              <w:szCs w:val="21"/>
              <w:lang w:val="en-US" w:eastAsia="zh-CN"/>
            </w:rPr>
            <w:delText>2</w:delText>
          </w:r>
        </w:del>
      </w:ins>
      <w:ins w:id="232" w:author="zhuangyiyu" w:date="2022-04-12T13:50:58Z">
        <w:del w:id="233" w:author="宝英" w:date="2022-04-15T11:09:30Z">
          <w:r>
            <w:rPr>
              <w:rFonts w:hint="eastAsia" w:ascii="宋体" w:hAnsi="宋体" w:eastAsia="宋体" w:cs="宋体"/>
              <w:spacing w:val="-4"/>
              <w:sz w:val="21"/>
              <w:szCs w:val="21"/>
              <w:lang w:val="en-US" w:eastAsia="zh-CN"/>
            </w:rPr>
            <w:delText>.</w:delText>
          </w:r>
        </w:del>
      </w:ins>
      <w:ins w:id="234" w:author="zhuangyiyu" w:date="2022-04-12T13:51:05Z">
        <w:del w:id="235" w:author="宝英" w:date="2022-04-15T11:09:30Z">
          <w:r>
            <w:rPr>
              <w:rFonts w:hint="eastAsia" w:ascii="宋体" w:hAnsi="宋体" w:eastAsia="宋体" w:cs="宋体"/>
              <w:spacing w:val="-4"/>
              <w:sz w:val="21"/>
              <w:szCs w:val="21"/>
              <w:lang w:val="en-US" w:eastAsia="zh-CN"/>
            </w:rPr>
            <w:delText xml:space="preserve">  </w:delText>
          </w:r>
        </w:del>
      </w:ins>
      <w:ins w:id="236" w:author="zhuangyiyu" w:date="2022-04-12T13:52:32Z">
        <w:del w:id="237" w:author="宝英" w:date="2022-04-15T11:09:30Z">
          <w:r>
            <w:rPr>
              <w:rFonts w:ascii="宋体" w:hAnsi="宋体" w:eastAsia="宋体" w:cs="宋体"/>
              <w:spacing w:val="-4"/>
              <w:sz w:val="21"/>
              <w:szCs w:val="21"/>
              <w:lang w:val="en-US"/>
            </w:rPr>
            <w:delText>披露方</w:delText>
          </w:r>
        </w:del>
      </w:ins>
      <w:ins w:id="238" w:author="zhuangyiyu" w:date="2022-04-12T13:50:25Z">
        <w:del w:id="239" w:author="宝英" w:date="2022-04-15T11:09:30Z">
          <w:r>
            <w:rPr>
              <w:rFonts w:hint="eastAsia" w:ascii="宋体" w:hAnsi="宋体" w:eastAsia="宋体" w:cs="宋体"/>
              <w:spacing w:val="-4"/>
              <w:sz w:val="21"/>
              <w:szCs w:val="21"/>
              <w:lang w:val="en-US" w:eastAsia="zh-CN"/>
            </w:rPr>
            <w:delText>因调查</w:delText>
          </w:r>
        </w:del>
      </w:ins>
      <w:ins w:id="240" w:author="zhuangyiyu" w:date="2022-04-12T13:53:10Z">
        <w:del w:id="241" w:author="宝英" w:date="2022-04-15T11:09:30Z">
          <w:r>
            <w:rPr>
              <w:rFonts w:ascii="宋体" w:hAnsi="宋体" w:eastAsia="宋体" w:cs="宋体"/>
              <w:spacing w:val="-4"/>
              <w:sz w:val="21"/>
              <w:szCs w:val="21"/>
              <w:lang w:val="en-US"/>
            </w:rPr>
            <w:delText>接收方</w:delText>
          </w:r>
        </w:del>
      </w:ins>
      <w:ins w:id="242" w:author="zhuangyiyu" w:date="2022-04-12T13:50:25Z">
        <w:del w:id="243" w:author="宝英" w:date="2022-04-15T11:09:30Z">
          <w:r>
            <w:rPr>
              <w:rFonts w:hint="eastAsia" w:ascii="宋体" w:hAnsi="宋体" w:eastAsia="宋体" w:cs="宋体"/>
              <w:spacing w:val="-4"/>
              <w:sz w:val="21"/>
              <w:szCs w:val="21"/>
              <w:lang w:val="en-US" w:eastAsia="zh-CN"/>
            </w:rPr>
            <w:delText>违约行为而支付的合理费用，包括但不限于由此支出的律师费、仲裁费、诉讼费、调查费、公证费、保全费、调查费、住宿差旅费，由</w:delText>
          </w:r>
        </w:del>
      </w:ins>
      <w:ins w:id="244" w:author="zhuangyiyu" w:date="2022-04-12T13:53:14Z">
        <w:del w:id="245" w:author="宝英" w:date="2022-04-15T11:09:30Z">
          <w:r>
            <w:rPr>
              <w:rFonts w:ascii="宋体" w:hAnsi="宋体" w:eastAsia="宋体" w:cs="宋体"/>
              <w:spacing w:val="-4"/>
              <w:sz w:val="21"/>
              <w:szCs w:val="21"/>
              <w:lang w:val="en-US"/>
            </w:rPr>
            <w:delText>接收方</w:delText>
          </w:r>
        </w:del>
      </w:ins>
      <w:ins w:id="246" w:author="zhuangyiyu" w:date="2022-04-12T13:50:25Z">
        <w:del w:id="247" w:author="宝英" w:date="2022-04-15T11:09:30Z">
          <w:r>
            <w:rPr>
              <w:rFonts w:hint="eastAsia" w:ascii="宋体" w:hAnsi="宋体" w:eastAsia="宋体" w:cs="宋体"/>
              <w:spacing w:val="-4"/>
              <w:sz w:val="21"/>
              <w:szCs w:val="21"/>
              <w:lang w:val="en-US" w:eastAsia="zh-CN"/>
            </w:rPr>
            <w:delText>承担。</w:delText>
          </w:r>
        </w:del>
      </w:ins>
    </w:p>
    <w:p>
      <w:pPr>
        <w:spacing w:before="197" w:line="274" w:lineRule="auto"/>
        <w:ind w:left="430" w:right="7" w:hanging="409"/>
        <w:rPr>
          <w:ins w:id="248" w:author="zhuangyiyu" w:date="2022-04-12T13:50:25Z"/>
          <w:del w:id="249" w:author="宝英" w:date="2022-04-15T11:08:29Z"/>
          <w:rFonts w:hint="eastAsia" w:ascii="宋体" w:hAnsi="宋体" w:eastAsia="宋体" w:cs="宋体"/>
          <w:spacing w:val="-4"/>
          <w:sz w:val="21"/>
          <w:szCs w:val="21"/>
          <w:lang w:val="en-US" w:eastAsia="zh-CN"/>
        </w:rPr>
      </w:pPr>
      <w:ins w:id="250" w:author="zhuangyiyu" w:date="2022-04-12T13:53:54Z">
        <w:del w:id="251" w:author="宝英" w:date="2022-04-15T11:09:32Z">
          <w:r>
            <w:rPr>
              <w:rFonts w:hint="eastAsia" w:ascii="宋体" w:hAnsi="宋体" w:eastAsia="宋体" w:cs="宋体"/>
              <w:spacing w:val="-4"/>
              <w:sz w:val="21"/>
              <w:szCs w:val="21"/>
              <w:lang w:val="en-US" w:eastAsia="zh-CN"/>
            </w:rPr>
            <w:delText>3</w:delText>
          </w:r>
        </w:del>
      </w:ins>
      <w:ins w:id="252" w:author="zhuangyiyu" w:date="2022-04-12T13:50:25Z">
        <w:del w:id="253" w:author="宝英" w:date="2022-04-15T11:09:32Z">
          <w:r>
            <w:rPr>
              <w:rFonts w:hint="eastAsia" w:ascii="宋体" w:hAnsi="宋体" w:eastAsia="宋体" w:cs="宋体"/>
              <w:spacing w:val="-4"/>
              <w:sz w:val="21"/>
              <w:szCs w:val="21"/>
              <w:lang w:val="en-US" w:eastAsia="zh-CN"/>
            </w:rPr>
            <w:delText>.</w:delText>
          </w:r>
        </w:del>
      </w:ins>
      <w:ins w:id="254" w:author="zhuangyiyu" w:date="2022-04-12T13:51:02Z">
        <w:del w:id="255" w:author="宝英" w:date="2022-04-15T11:09:32Z">
          <w:r>
            <w:rPr>
              <w:rFonts w:hint="eastAsia" w:ascii="宋体" w:hAnsi="宋体" w:eastAsia="宋体" w:cs="宋体"/>
              <w:spacing w:val="-4"/>
              <w:sz w:val="21"/>
              <w:szCs w:val="21"/>
              <w:lang w:val="en-US" w:eastAsia="zh-CN"/>
            </w:rPr>
            <w:delText xml:space="preserve"> </w:delText>
          </w:r>
        </w:del>
      </w:ins>
      <w:ins w:id="256" w:author="zhuangyiyu" w:date="2022-04-12T13:51:03Z">
        <w:del w:id="257" w:author="宝英" w:date="2022-04-15T11:09:32Z">
          <w:r>
            <w:rPr>
              <w:rFonts w:hint="eastAsia" w:ascii="宋体" w:hAnsi="宋体" w:eastAsia="宋体" w:cs="宋体"/>
              <w:spacing w:val="-4"/>
              <w:sz w:val="21"/>
              <w:szCs w:val="21"/>
              <w:lang w:val="en-US" w:eastAsia="zh-CN"/>
            </w:rPr>
            <w:delText xml:space="preserve"> </w:delText>
          </w:r>
        </w:del>
      </w:ins>
      <w:ins w:id="258" w:author="zhuangyiyu" w:date="2022-04-12T13:53:05Z">
        <w:del w:id="259" w:author="宝英" w:date="2022-04-15T11:09:32Z">
          <w:r>
            <w:rPr>
              <w:rFonts w:ascii="宋体" w:hAnsi="宋体" w:eastAsia="宋体" w:cs="宋体"/>
              <w:spacing w:val="-4"/>
              <w:sz w:val="21"/>
              <w:szCs w:val="21"/>
              <w:lang w:val="en-US"/>
            </w:rPr>
            <w:delText>接收方</w:delText>
          </w:r>
        </w:del>
      </w:ins>
      <w:ins w:id="260" w:author="zhuangyiyu" w:date="2022-04-12T13:50:25Z">
        <w:del w:id="261" w:author="宝英" w:date="2022-04-15T11:09:32Z">
          <w:r>
            <w:rPr>
              <w:rFonts w:hint="eastAsia" w:ascii="宋体" w:hAnsi="宋体" w:eastAsia="宋体" w:cs="宋体"/>
              <w:spacing w:val="-4"/>
              <w:sz w:val="21"/>
              <w:szCs w:val="21"/>
              <w:lang w:val="en-US" w:eastAsia="zh-CN"/>
            </w:rPr>
            <w:delText>严重侵犯</w:delText>
          </w:r>
        </w:del>
      </w:ins>
      <w:ins w:id="262" w:author="zhuangyiyu" w:date="2022-04-12T13:52:35Z">
        <w:del w:id="263" w:author="宝英" w:date="2022-04-15T11:09:32Z">
          <w:r>
            <w:rPr>
              <w:rFonts w:ascii="宋体" w:hAnsi="宋体" w:eastAsia="宋体" w:cs="宋体"/>
              <w:spacing w:val="-4"/>
              <w:sz w:val="21"/>
              <w:szCs w:val="21"/>
              <w:lang w:val="en-US"/>
            </w:rPr>
            <w:delText>披露方</w:delText>
          </w:r>
        </w:del>
      </w:ins>
      <w:ins w:id="264" w:author="zhuangyiyu" w:date="2022-04-12T13:50:25Z">
        <w:del w:id="265" w:author="宝英" w:date="2022-04-15T11:09:32Z">
          <w:r>
            <w:rPr>
              <w:rFonts w:hint="eastAsia" w:ascii="宋体" w:hAnsi="宋体" w:eastAsia="宋体" w:cs="宋体"/>
              <w:spacing w:val="-4"/>
              <w:sz w:val="21"/>
              <w:szCs w:val="21"/>
              <w:lang w:val="en-US" w:eastAsia="zh-CN"/>
            </w:rPr>
            <w:delText>的商业秘密，给</w:delText>
          </w:r>
        </w:del>
      </w:ins>
      <w:ins w:id="266" w:author="zhuangyiyu" w:date="2022-04-12T13:52:39Z">
        <w:del w:id="267" w:author="宝英" w:date="2022-04-15T11:09:32Z">
          <w:r>
            <w:rPr>
              <w:rFonts w:ascii="宋体" w:hAnsi="宋体" w:eastAsia="宋体" w:cs="宋体"/>
              <w:spacing w:val="-4"/>
              <w:sz w:val="21"/>
              <w:szCs w:val="21"/>
              <w:lang w:val="en-US"/>
            </w:rPr>
            <w:delText>披露方</w:delText>
          </w:r>
        </w:del>
      </w:ins>
      <w:ins w:id="268" w:author="zhuangyiyu" w:date="2022-04-12T13:50:25Z">
        <w:del w:id="269" w:author="宝英" w:date="2022-04-15T11:09:32Z">
          <w:r>
            <w:rPr>
              <w:rFonts w:hint="eastAsia" w:ascii="宋体" w:hAnsi="宋体" w:eastAsia="宋体" w:cs="宋体"/>
              <w:spacing w:val="-4"/>
              <w:sz w:val="21"/>
              <w:szCs w:val="21"/>
              <w:lang w:val="en-US" w:eastAsia="zh-CN"/>
            </w:rPr>
            <w:delText>造成严重损失的，</w:delText>
          </w:r>
        </w:del>
      </w:ins>
      <w:ins w:id="270" w:author="zhuangyiyu" w:date="2022-04-12T13:52:42Z">
        <w:del w:id="271" w:author="宝英" w:date="2022-04-15T11:09:32Z">
          <w:r>
            <w:rPr>
              <w:rFonts w:ascii="宋体" w:hAnsi="宋体" w:eastAsia="宋体" w:cs="宋体"/>
              <w:spacing w:val="-4"/>
              <w:sz w:val="21"/>
              <w:szCs w:val="21"/>
              <w:lang w:val="en-US"/>
            </w:rPr>
            <w:delText>披露方</w:delText>
          </w:r>
        </w:del>
      </w:ins>
      <w:ins w:id="272" w:author="zhuangyiyu" w:date="2022-04-12T13:50:25Z">
        <w:del w:id="273" w:author="宝英" w:date="2022-04-15T11:09:32Z">
          <w:r>
            <w:rPr>
              <w:rFonts w:hint="eastAsia" w:ascii="宋体" w:hAnsi="宋体" w:eastAsia="宋体" w:cs="宋体"/>
              <w:spacing w:val="-4"/>
              <w:sz w:val="21"/>
              <w:szCs w:val="21"/>
              <w:lang w:val="en-US" w:eastAsia="zh-CN"/>
            </w:rPr>
            <w:delText>可依据我国法律的有关规定，选择移送司法机关依法办理。</w:delText>
          </w:r>
        </w:del>
      </w:ins>
      <w:ins w:id="274" w:author="宝英" w:date="2022-04-15T11:09:32Z">
        <w:r>
          <w:rPr>
            <w:rFonts w:ascii="宋体" w:hAnsi="宋体" w:eastAsia="宋体" w:cs="宋体"/>
            <w:spacing w:val="-4"/>
            <w:sz w:val="21"/>
            <w:szCs w:val="21"/>
          </w:rPr>
          <w:t xml:space="preserve"> </w:t>
        </w:r>
      </w:ins>
    </w:p>
    <w:p>
      <w:pPr>
        <w:spacing w:before="197" w:line="274" w:lineRule="auto"/>
        <w:ind w:left="430" w:right="7" w:hanging="409"/>
        <w:rPr>
          <w:del w:id="275" w:author="zhuangyiyu" w:date="2022-04-12T14:40:48Z"/>
          <w:rFonts w:hint="default" w:ascii="宋体" w:hAnsi="宋体" w:eastAsia="宋体" w:cs="宋体"/>
          <w:spacing w:val="-4"/>
          <w:sz w:val="21"/>
          <w:szCs w:val="21"/>
          <w:lang w:eastAsia="zh-CN"/>
        </w:rPr>
      </w:pPr>
      <w:ins w:id="276" w:author="宝英" w:date="2022-04-15T11:08:29Z">
        <w:r>
          <w:rPr>
            <w:rFonts w:hint="default" w:ascii="宋体" w:hAnsi="宋体" w:eastAsia="宋体" w:cs="宋体"/>
            <w:spacing w:val="-4"/>
            <w:sz w:val="21"/>
            <w:szCs w:val="21"/>
            <w:lang w:eastAsia="zh-CN"/>
          </w:rPr>
          <w:t xml:space="preserve"> </w:t>
        </w:r>
      </w:ins>
    </w:p>
    <w:p>
      <w:pPr>
        <w:spacing w:line="260" w:lineRule="auto"/>
        <w:rPr>
          <w:rFonts w:ascii="宋体"/>
          <w:sz w:val="21"/>
        </w:rPr>
      </w:pPr>
    </w:p>
    <w:p>
      <w:pPr>
        <w:spacing w:before="69" w:line="186" w:lineRule="auto"/>
        <w:rPr>
          <w:rFonts w:ascii="宋体" w:hAnsi="宋体" w:eastAsia="宋体" w:cs="宋体"/>
          <w:sz w:val="21"/>
          <w:szCs w:val="21"/>
        </w:rPr>
      </w:pPr>
      <w:r>
        <w:rPr>
          <w:rFonts w:ascii="宋体" w:hAnsi="宋体" w:eastAsia="宋体" w:cs="宋体"/>
          <w:spacing w:val="-2"/>
          <w:sz w:val="21"/>
          <w:szCs w:val="21"/>
        </w:rPr>
        <w:t>七</w:t>
      </w:r>
      <w:r>
        <w:rPr>
          <w:rFonts w:ascii="Times New Roman" w:hAnsi="Times New Roman" w:eastAsia="Times New Roman" w:cs="Times New Roman"/>
          <w:spacing w:val="-2"/>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保密期限</w:t>
      </w:r>
    </w:p>
    <w:p>
      <w:pPr>
        <w:spacing w:before="197" w:line="186" w:lineRule="auto"/>
        <w:ind w:firstLine="481"/>
        <w:rPr>
          <w:rFonts w:hint="default" w:ascii="宋体" w:hAnsi="宋体" w:eastAsia="宋体" w:cs="宋体"/>
          <w:sz w:val="21"/>
          <w:szCs w:val="21"/>
          <w:lang w:val="en-US" w:eastAsia="zh-CN"/>
        </w:rPr>
      </w:pPr>
      <w:r>
        <w:rPr>
          <w:rFonts w:ascii="宋体" w:hAnsi="宋体" w:eastAsia="宋体" w:cs="宋体"/>
          <w:spacing w:val="-1"/>
          <w:sz w:val="21"/>
          <w:szCs w:val="21"/>
        </w:rPr>
        <w:t>本保密期限不受本协议有效期和效力的限制，</w:t>
      </w:r>
      <w:r>
        <w:rPr>
          <w:rFonts w:hint="default" w:ascii="宋体" w:hAnsi="宋体" w:eastAsia="宋体" w:cs="宋体"/>
          <w:spacing w:val="-1"/>
          <w:sz w:val="21"/>
          <w:szCs w:val="21"/>
          <w:lang w:val="en-US"/>
        </w:rPr>
        <w:t>一直有效</w:t>
      </w:r>
      <w:ins w:id="277" w:author="zhuangyiyu" w:date="2022-04-13T10:09:14Z">
        <w:r>
          <w:rPr>
            <w:rFonts w:hint="eastAsia" w:ascii="宋体" w:hAnsi="宋体" w:eastAsia="宋体" w:cs="宋体"/>
            <w:spacing w:val="-1"/>
            <w:sz w:val="21"/>
            <w:szCs w:val="21"/>
            <w:lang w:val="en-US" w:eastAsia="zh-CN"/>
          </w:rPr>
          <w:t>，</w:t>
        </w:r>
      </w:ins>
      <w:ins w:id="278" w:author="zhuangyiyu" w:date="2022-04-12T13:46:17Z">
        <w:r>
          <w:rPr>
            <w:rFonts w:hint="eastAsia" w:ascii="宋体" w:hAnsi="宋体" w:eastAsia="宋体" w:cs="宋体"/>
            <w:spacing w:val="-1"/>
            <w:sz w:val="21"/>
            <w:szCs w:val="21"/>
            <w:lang w:val="en-US" w:eastAsia="zh-CN"/>
          </w:rPr>
          <w:t>为</w:t>
        </w:r>
      </w:ins>
      <w:ins w:id="279" w:author="zhuangyiyu" w:date="2022-04-12T13:46:21Z">
        <w:r>
          <w:rPr>
            <w:rFonts w:hint="eastAsia" w:ascii="宋体" w:hAnsi="宋体" w:eastAsia="宋体" w:cs="宋体"/>
            <w:spacing w:val="-1"/>
            <w:sz w:val="21"/>
            <w:szCs w:val="21"/>
            <w:lang w:val="en-US" w:eastAsia="zh-CN"/>
          </w:rPr>
          <w:t>无限期</w:t>
        </w:r>
      </w:ins>
      <w:ins w:id="280" w:author="zhuangyiyu" w:date="2022-04-12T13:46:22Z">
        <w:r>
          <w:rPr>
            <w:rFonts w:hint="eastAsia" w:ascii="宋体" w:hAnsi="宋体" w:eastAsia="宋体" w:cs="宋体"/>
            <w:spacing w:val="-1"/>
            <w:sz w:val="21"/>
            <w:szCs w:val="21"/>
            <w:lang w:val="en-US" w:eastAsia="zh-CN"/>
          </w:rPr>
          <w:t>保密</w:t>
        </w:r>
      </w:ins>
      <w:ins w:id="281" w:author="zhuangyiyu" w:date="2022-04-12T13:46:23Z">
        <w:r>
          <w:rPr>
            <w:rFonts w:hint="eastAsia" w:ascii="宋体" w:hAnsi="宋体" w:eastAsia="宋体" w:cs="宋体"/>
            <w:spacing w:val="-1"/>
            <w:sz w:val="21"/>
            <w:szCs w:val="21"/>
            <w:lang w:val="en-US" w:eastAsia="zh-CN"/>
          </w:rPr>
          <w:t>。</w:t>
        </w:r>
      </w:ins>
    </w:p>
    <w:p>
      <w:pPr>
        <w:spacing w:line="433" w:lineRule="auto"/>
        <w:rPr>
          <w:rFonts w:ascii="宋体"/>
          <w:sz w:val="21"/>
        </w:rPr>
      </w:pPr>
    </w:p>
    <w:p>
      <w:pPr>
        <w:spacing w:before="68" w:line="186" w:lineRule="auto"/>
        <w:ind w:firstLine="4"/>
        <w:rPr>
          <w:rFonts w:ascii="宋体" w:hAnsi="宋体" w:eastAsia="宋体" w:cs="宋体"/>
          <w:sz w:val="21"/>
          <w:szCs w:val="21"/>
        </w:rPr>
      </w:pPr>
      <w:r>
        <w:rPr>
          <w:rFonts w:ascii="宋体" w:hAnsi="宋体" w:eastAsia="宋体" w:cs="宋体"/>
          <w:spacing w:val="-5"/>
          <w:w w:val="98"/>
          <w:sz w:val="21"/>
          <w:szCs w:val="21"/>
        </w:rPr>
        <w:t>八</w:t>
      </w:r>
      <w:r>
        <w:rPr>
          <w:rFonts w:ascii="Times New Roman" w:hAnsi="Times New Roman" w:eastAsia="Times New Roman" w:cs="Times New Roman"/>
          <w:spacing w:val="-5"/>
          <w:w w:val="98"/>
          <w:sz w:val="21"/>
          <w:szCs w:val="21"/>
        </w:rPr>
        <w:t>.</w:t>
      </w:r>
      <w:r>
        <w:rPr>
          <w:rFonts w:ascii="Times New Roman" w:hAnsi="Times New Roman" w:eastAsia="Times New Roman" w:cs="Times New Roman"/>
          <w:spacing w:val="6"/>
          <w:sz w:val="21"/>
          <w:szCs w:val="21"/>
        </w:rPr>
        <w:t xml:space="preserve">    </w:t>
      </w:r>
      <w:r>
        <w:rPr>
          <w:rFonts w:ascii="宋体" w:hAnsi="宋体" w:eastAsia="宋体" w:cs="宋体"/>
          <w:spacing w:val="-5"/>
          <w:w w:val="98"/>
          <w:sz w:val="21"/>
          <w:szCs w:val="21"/>
        </w:rPr>
        <w:t>争议解决：</w:t>
      </w:r>
    </w:p>
    <w:p>
      <w:pPr>
        <w:spacing w:before="197" w:line="359" w:lineRule="auto"/>
        <w:ind w:right="7" w:firstLine="424"/>
        <w:rPr>
          <w:ins w:id="282" w:author="zhuangyiyu" w:date="2022-04-13T09:50:22Z"/>
          <w:rFonts w:ascii="宋体" w:hAnsi="宋体" w:eastAsia="宋体" w:cs="宋体"/>
          <w:spacing w:val="-5"/>
          <w:sz w:val="21"/>
          <w:szCs w:val="21"/>
        </w:rPr>
      </w:pPr>
      <w:r>
        <w:rPr>
          <w:rFonts w:ascii="宋体" w:hAnsi="宋体" w:eastAsia="宋体" w:cs="宋体"/>
          <w:spacing w:val="4"/>
          <w:sz w:val="21"/>
          <w:szCs w:val="21"/>
        </w:rPr>
        <w:t>本协议受中国法律管辖并按照中国法律进行解释。由于本协议的履行或解释而产生的或与之有关的</w:t>
      </w:r>
      <w:r>
        <w:rPr>
          <w:rFonts w:ascii="宋体" w:hAnsi="宋体" w:eastAsia="宋体" w:cs="宋体"/>
          <w:spacing w:val="5"/>
          <w:sz w:val="21"/>
          <w:szCs w:val="21"/>
        </w:rPr>
        <w:t xml:space="preserve"> </w:t>
      </w:r>
      <w:r>
        <w:rPr>
          <w:rFonts w:ascii="宋体" w:hAnsi="宋体" w:eastAsia="宋体" w:cs="宋体"/>
          <w:spacing w:val="-5"/>
          <w:sz w:val="21"/>
          <w:szCs w:val="21"/>
        </w:rPr>
        <w:t>任何争议，</w:t>
      </w:r>
      <w:r>
        <w:rPr>
          <w:rFonts w:ascii="宋体" w:hAnsi="宋体" w:eastAsia="宋体" w:cs="宋体"/>
          <w:spacing w:val="80"/>
          <w:sz w:val="21"/>
          <w:szCs w:val="21"/>
        </w:rPr>
        <w:t xml:space="preserve"> </w:t>
      </w:r>
      <w:r>
        <w:rPr>
          <w:rFonts w:ascii="宋体" w:hAnsi="宋体" w:eastAsia="宋体" w:cs="宋体"/>
          <w:spacing w:val="-5"/>
          <w:sz w:val="21"/>
          <w:szCs w:val="21"/>
        </w:rPr>
        <w:t>如双方无法协商解决，应提交</w:t>
      </w:r>
      <w:ins w:id="283" w:author="宝英" w:date="2022-04-15T11:10:32Z">
        <w:r>
          <w:rPr>
            <w:rFonts w:hint="eastAsia" w:ascii="宋体" w:hAnsi="宋体" w:eastAsia="宋体" w:cs="宋体"/>
            <w:spacing w:val="-5"/>
            <w:sz w:val="21"/>
            <w:szCs w:val="21"/>
            <w:lang w:val="en-US" w:eastAsia="zh-Hans"/>
          </w:rPr>
          <w:t>乙方</w:t>
        </w:r>
      </w:ins>
      <w:ins w:id="284" w:author="zhuangyiyu" w:date="2022-04-12T13:46:56Z">
        <w:del w:id="285" w:author="宝英" w:date="2022-04-15T11:10:31Z">
          <w:r>
            <w:rPr>
              <w:rFonts w:ascii="宋体" w:hAnsi="宋体" w:eastAsia="宋体" w:cs="宋体"/>
              <w:spacing w:val="-4"/>
              <w:sz w:val="21"/>
              <w:szCs w:val="21"/>
            </w:rPr>
            <w:delText>披</w:delText>
          </w:r>
        </w:del>
      </w:ins>
      <w:ins w:id="286" w:author="zhuangyiyu" w:date="2022-04-12T13:46:56Z">
        <w:del w:id="287" w:author="宝英" w:date="2022-04-15T11:10:30Z">
          <w:r>
            <w:rPr>
              <w:rFonts w:ascii="宋体" w:hAnsi="宋体" w:eastAsia="宋体" w:cs="宋体"/>
              <w:spacing w:val="-4"/>
              <w:sz w:val="21"/>
              <w:szCs w:val="21"/>
            </w:rPr>
            <w:delText>露方</w:delText>
          </w:r>
        </w:del>
      </w:ins>
      <w:del w:id="288" w:author="zhuangyiyu" w:date="2022-04-12T13:46:56Z">
        <w:r>
          <w:rPr>
            <w:rFonts w:ascii="宋体" w:hAnsi="宋体" w:eastAsia="宋体" w:cs="宋体"/>
            <w:spacing w:val="-5"/>
            <w:sz w:val="21"/>
            <w:szCs w:val="21"/>
          </w:rPr>
          <w:delText>甲方</w:delText>
        </w:r>
      </w:del>
      <w:r>
        <w:rPr>
          <w:rFonts w:ascii="宋体" w:hAnsi="宋体" w:eastAsia="宋体" w:cs="宋体"/>
          <w:spacing w:val="-5"/>
          <w:sz w:val="21"/>
          <w:szCs w:val="21"/>
        </w:rPr>
        <w:t>住所地有管辖权的人民法院诉讼解决。</w:t>
      </w:r>
    </w:p>
    <w:p>
      <w:pPr>
        <w:spacing w:before="197" w:line="359" w:lineRule="auto"/>
        <w:ind w:right="7" w:firstLine="0"/>
        <w:rPr>
          <w:rFonts w:hint="default" w:ascii="宋体" w:hAnsi="宋体" w:eastAsia="宋体" w:cs="宋体"/>
          <w:spacing w:val="-5"/>
          <w:sz w:val="21"/>
          <w:szCs w:val="21"/>
          <w:lang w:val="en-US" w:eastAsia="zh-CN"/>
        </w:rPr>
      </w:pPr>
      <w:ins w:id="289" w:author="zhuangyiyu" w:date="2022-04-13T09:50:25Z">
        <w:r>
          <w:rPr>
            <w:rFonts w:hint="eastAsia" w:ascii="宋体" w:hAnsi="宋体" w:eastAsia="宋体" w:cs="宋体"/>
            <w:spacing w:val="-5"/>
            <w:sz w:val="21"/>
            <w:szCs w:val="21"/>
            <w:lang w:val="en-US" w:eastAsia="zh-CN"/>
          </w:rPr>
          <w:t>九</w:t>
        </w:r>
      </w:ins>
      <w:ins w:id="290" w:author="zhuangyiyu" w:date="2022-04-13T09:50:27Z">
        <w:r>
          <w:rPr>
            <w:rFonts w:hint="eastAsia" w:ascii="宋体" w:hAnsi="宋体" w:eastAsia="宋体" w:cs="宋体"/>
            <w:spacing w:val="-5"/>
            <w:sz w:val="21"/>
            <w:szCs w:val="21"/>
            <w:lang w:val="en-US" w:eastAsia="zh-CN"/>
          </w:rPr>
          <w:t>．</w:t>
        </w:r>
      </w:ins>
      <w:ins w:id="291" w:author="zhuangyiyu" w:date="2022-04-13T09:50:30Z">
        <w:r>
          <w:rPr>
            <w:rFonts w:hint="eastAsia" w:ascii="宋体" w:hAnsi="宋体" w:eastAsia="宋体" w:cs="宋体"/>
            <w:spacing w:val="-5"/>
            <w:sz w:val="21"/>
            <w:szCs w:val="21"/>
            <w:lang w:val="en-US" w:eastAsia="zh-CN"/>
          </w:rPr>
          <w:t>通知信息</w:t>
        </w:r>
      </w:ins>
      <w:ins w:id="292" w:author="zhuangyiyu" w:date="2022-04-13T09:50:32Z">
        <w:r>
          <w:rPr>
            <w:rFonts w:hint="eastAsia" w:ascii="宋体" w:hAnsi="宋体" w:eastAsia="宋体" w:cs="宋体"/>
            <w:spacing w:val="-5"/>
            <w:sz w:val="21"/>
            <w:szCs w:val="21"/>
            <w:lang w:val="en-US" w:eastAsia="zh-CN"/>
          </w:rPr>
          <w:t>送达</w:t>
        </w:r>
      </w:ins>
    </w:p>
    <w:p>
      <w:pPr>
        <w:spacing w:before="197" w:line="359" w:lineRule="auto"/>
        <w:ind w:left="420" w:right="7" w:hanging="420" w:hangingChars="200"/>
        <w:rPr>
          <w:ins w:id="293" w:author="zhuangyiyu" w:date="2022-04-13T09:51:04Z"/>
          <w:rFonts w:hint="default" w:ascii="宋体" w:hAnsi="宋体" w:eastAsia="宋体" w:cs="宋体"/>
          <w:spacing w:val="-1"/>
          <w:sz w:val="21"/>
          <w:lang w:val="en-US" w:eastAsia="zh-CN"/>
        </w:rPr>
      </w:pPr>
      <w:ins w:id="294" w:author="zhuangyiyu" w:date="2022-04-13T09:50:45Z">
        <w:r>
          <w:rPr>
            <w:rFonts w:hint="eastAsia" w:ascii="宋体" w:eastAsia="宋体"/>
            <w:sz w:val="21"/>
            <w:lang w:val="en-US" w:eastAsia="zh-CN"/>
          </w:rPr>
          <w:t>1</w:t>
        </w:r>
      </w:ins>
      <w:ins w:id="295" w:author="zhuangyiyu" w:date="2022-04-13T09:50:45Z">
        <w:r>
          <w:rPr>
            <w:rFonts w:hint="default" w:ascii="宋体" w:hAnsi="宋体" w:eastAsia="宋体" w:cs="宋体"/>
            <w:spacing w:val="4"/>
            <w:sz w:val="21"/>
            <w:lang w:val="en-US" w:eastAsia="zh-CN"/>
          </w:rPr>
          <w:t>.</w:t>
        </w:r>
      </w:ins>
      <w:ins w:id="296" w:author="zhuangyiyu" w:date="2022-04-13T09:53:32Z">
        <w:r>
          <w:rPr>
            <w:rFonts w:hint="eastAsia" w:ascii="宋体" w:hAnsi="宋体" w:eastAsia="宋体" w:cs="宋体"/>
            <w:spacing w:val="4"/>
            <w:sz w:val="21"/>
            <w:lang w:val="en-US" w:eastAsia="zh-CN"/>
          </w:rPr>
          <w:t xml:space="preserve"> </w:t>
        </w:r>
      </w:ins>
      <w:ins w:id="297" w:author="zhuangyiyu" w:date="2022-04-13T09:53:33Z">
        <w:r>
          <w:rPr>
            <w:rFonts w:hint="eastAsia" w:ascii="宋体" w:hAnsi="宋体" w:eastAsia="宋体" w:cs="宋体"/>
            <w:spacing w:val="4"/>
            <w:sz w:val="21"/>
            <w:lang w:val="en-US" w:eastAsia="zh-CN"/>
          </w:rPr>
          <w:t xml:space="preserve"> </w:t>
        </w:r>
      </w:ins>
      <w:ins w:id="298" w:author="zhuangyiyu" w:date="2022-04-13T09:51:52Z">
        <w:r>
          <w:rPr>
            <w:rFonts w:hint="default" w:ascii="宋体" w:hAnsi="宋体" w:eastAsia="宋体" w:cs="宋体"/>
            <w:spacing w:val="-1"/>
            <w:sz w:val="21"/>
            <w:lang w:val="en-US" w:eastAsia="zh-CN"/>
          </w:rPr>
          <w:t>披露</w:t>
        </w:r>
      </w:ins>
      <w:ins w:id="299" w:author="zhuangyiyu" w:date="2022-04-13T09:51:04Z">
        <w:r>
          <w:rPr>
            <w:rFonts w:hint="default" w:ascii="宋体" w:hAnsi="宋体" w:eastAsia="宋体" w:cs="宋体"/>
            <w:spacing w:val="-1"/>
            <w:sz w:val="21"/>
            <w:lang w:val="en-US" w:eastAsia="zh-CN"/>
          </w:rPr>
          <w:t>方通过下列</w:t>
        </w:r>
      </w:ins>
      <w:ins w:id="300" w:author="zhuangyiyu" w:date="2022-04-13T09:52:20Z">
        <w:r>
          <w:rPr>
            <w:rFonts w:hint="default" w:ascii="宋体" w:hAnsi="宋体" w:eastAsia="宋体" w:cs="宋体"/>
            <w:spacing w:val="-1"/>
            <w:sz w:val="21"/>
            <w:lang w:val="en-US" w:eastAsia="zh-CN"/>
          </w:rPr>
          <w:t>接收方</w:t>
        </w:r>
      </w:ins>
      <w:ins w:id="301" w:author="zhuangyiyu" w:date="2022-04-13T09:51:04Z">
        <w:r>
          <w:rPr>
            <w:rFonts w:hint="default" w:ascii="宋体" w:hAnsi="宋体" w:eastAsia="宋体" w:cs="宋体"/>
            <w:spacing w:val="-1"/>
            <w:sz w:val="21"/>
            <w:lang w:val="en-US" w:eastAsia="zh-CN"/>
          </w:rPr>
          <w:t>提供的联系方式的任何一种（包括电子邮箱等），就本协议之履行向</w:t>
        </w:r>
      </w:ins>
      <w:ins w:id="302" w:author="zhuangyiyu" w:date="2022-04-13T09:52:29Z">
        <w:r>
          <w:rPr>
            <w:rFonts w:hint="default" w:ascii="宋体" w:hAnsi="宋体" w:eastAsia="宋体" w:cs="宋体"/>
            <w:spacing w:val="-1"/>
            <w:sz w:val="21"/>
            <w:lang w:val="en-US" w:eastAsia="zh-CN"/>
          </w:rPr>
          <w:t>接收</w:t>
        </w:r>
      </w:ins>
      <w:ins w:id="303" w:author="zhuangyiyu" w:date="2022-04-13T09:51:04Z">
        <w:r>
          <w:rPr>
            <w:rFonts w:hint="default" w:ascii="宋体" w:hAnsi="宋体" w:eastAsia="宋体" w:cs="宋体"/>
            <w:spacing w:val="-1"/>
            <w:sz w:val="21"/>
            <w:lang w:val="en-US" w:eastAsia="zh-CN"/>
          </w:rPr>
          <w:t>方发送相关通知、发布规章制度与文件、布置工作等，均视为有效送达与告知</w:t>
        </w:r>
      </w:ins>
      <w:ins w:id="304" w:author="zhuangyiyu" w:date="2022-04-13T09:52:33Z">
        <w:r>
          <w:rPr>
            <w:rFonts w:hint="default" w:ascii="宋体" w:hAnsi="宋体" w:eastAsia="宋体" w:cs="宋体"/>
            <w:spacing w:val="-1"/>
            <w:sz w:val="21"/>
            <w:lang w:val="en-US" w:eastAsia="zh-CN"/>
          </w:rPr>
          <w:t>接收</w:t>
        </w:r>
      </w:ins>
      <w:ins w:id="305" w:author="zhuangyiyu" w:date="2022-04-13T09:51:04Z">
        <w:r>
          <w:rPr>
            <w:rFonts w:hint="default" w:ascii="宋体" w:hAnsi="宋体" w:eastAsia="宋体" w:cs="宋体"/>
            <w:spacing w:val="-1"/>
            <w:sz w:val="21"/>
            <w:lang w:val="en-US" w:eastAsia="zh-CN"/>
          </w:rPr>
          <w:t>方。</w:t>
        </w:r>
      </w:ins>
    </w:p>
    <w:p>
      <w:pPr>
        <w:spacing w:before="197" w:line="185" w:lineRule="auto"/>
        <w:ind w:right="6" w:firstLine="0"/>
        <w:rPr>
          <w:ins w:id="306" w:author="zhuangyiyu" w:date="2022-04-13T09:51:04Z"/>
          <w:rFonts w:hint="default" w:ascii="宋体" w:hAnsi="宋体" w:eastAsia="宋体" w:cs="宋体"/>
          <w:spacing w:val="-1"/>
          <w:sz w:val="21"/>
          <w:lang w:val="en-US" w:eastAsia="zh-CN"/>
        </w:rPr>
      </w:pPr>
      <w:ins w:id="307" w:author="zhuangyiyu" w:date="2022-04-13T09:53:28Z">
        <w:r>
          <w:rPr>
            <w:rFonts w:hint="eastAsia" w:ascii="宋体" w:hAnsi="宋体" w:eastAsia="宋体" w:cs="宋体"/>
            <w:spacing w:val="-1"/>
            <w:sz w:val="21"/>
            <w:lang w:val="en-US" w:eastAsia="zh-CN"/>
          </w:rPr>
          <w:t>2.</w:t>
        </w:r>
      </w:ins>
      <w:ins w:id="308" w:author="zhuangyiyu" w:date="2022-04-13T09:53:31Z">
        <w:r>
          <w:rPr>
            <w:rFonts w:hint="eastAsia" w:ascii="宋体" w:hAnsi="宋体" w:eastAsia="宋体" w:cs="宋体"/>
            <w:spacing w:val="-1"/>
            <w:sz w:val="21"/>
            <w:lang w:val="en-US" w:eastAsia="zh-CN"/>
          </w:rPr>
          <w:t xml:space="preserve"> </w:t>
        </w:r>
      </w:ins>
      <w:ins w:id="309" w:author="zhuangyiyu" w:date="2022-04-13T09:53:41Z">
        <w:r>
          <w:rPr>
            <w:rFonts w:hint="eastAsia" w:ascii="宋体" w:hAnsi="宋体" w:eastAsia="宋体" w:cs="宋体"/>
            <w:spacing w:val="-1"/>
            <w:sz w:val="21"/>
            <w:lang w:val="en-US" w:eastAsia="zh-CN"/>
          </w:rPr>
          <w:t xml:space="preserve"> </w:t>
        </w:r>
      </w:ins>
      <w:ins w:id="310" w:author="zhuangyiyu" w:date="2022-04-13T09:55:16Z">
        <w:r>
          <w:rPr>
            <w:rFonts w:hint="eastAsia" w:ascii="宋体" w:hAnsi="宋体" w:eastAsia="宋体" w:cs="宋体"/>
            <w:spacing w:val="-1"/>
            <w:sz w:val="21"/>
            <w:lang w:val="en-US" w:eastAsia="zh-CN"/>
          </w:rPr>
          <w:t>接收方</w:t>
        </w:r>
      </w:ins>
      <w:ins w:id="311" w:author="zhuangyiyu" w:date="2022-04-13T09:51:04Z">
        <w:r>
          <w:rPr>
            <w:rFonts w:hint="default" w:ascii="宋体" w:hAnsi="宋体" w:eastAsia="宋体" w:cs="宋体"/>
            <w:spacing w:val="-1"/>
            <w:sz w:val="21"/>
            <w:lang w:val="en-US" w:eastAsia="zh-CN"/>
          </w:rPr>
          <w:t>联系方式</w:t>
        </w:r>
      </w:ins>
      <w:ins w:id="312" w:author="宝英" w:date="2022-04-15T09:55:35Z">
        <w:r>
          <w:rPr>
            <w:rFonts w:hint="default" w:ascii="宋体" w:hAnsi="宋体" w:eastAsia="宋体" w:cs="宋体"/>
            <w:spacing w:val="-1"/>
            <w:sz w:val="21"/>
            <w:lang w:eastAsia="zh-CN"/>
          </w:rPr>
          <w:t>（</w:t>
        </w:r>
      </w:ins>
      <w:ins w:id="313" w:author="宝英" w:date="2022-04-15T09:55:38Z">
        <w:r>
          <w:rPr>
            <w:rFonts w:hint="eastAsia" w:ascii="宋体" w:hAnsi="宋体" w:eastAsia="宋体" w:cs="宋体"/>
            <w:spacing w:val="-1"/>
            <w:sz w:val="21"/>
            <w:lang w:val="en-US" w:eastAsia="zh-Hans"/>
          </w:rPr>
          <w:t>员工</w:t>
        </w:r>
      </w:ins>
      <w:ins w:id="314" w:author="宝英" w:date="2022-04-15T09:55:36Z">
        <w:r>
          <w:rPr>
            <w:rFonts w:hint="default" w:ascii="宋体" w:hAnsi="宋体" w:eastAsia="宋体" w:cs="宋体"/>
            <w:spacing w:val="-1"/>
            <w:sz w:val="21"/>
            <w:lang w:eastAsia="zh-CN"/>
          </w:rPr>
          <w:t>）</w:t>
        </w:r>
      </w:ins>
      <w:ins w:id="315" w:author="zhuangyiyu" w:date="2022-04-13T09:51:04Z">
        <w:r>
          <w:rPr>
            <w:rFonts w:hint="default" w:ascii="宋体" w:hAnsi="宋体" w:eastAsia="宋体" w:cs="宋体"/>
            <w:spacing w:val="-1"/>
            <w:sz w:val="21"/>
            <w:lang w:val="en-US" w:eastAsia="zh-CN"/>
          </w:rPr>
          <w:t>：</w:t>
        </w:r>
      </w:ins>
    </w:p>
    <w:p>
      <w:pPr>
        <w:spacing w:before="197" w:line="185" w:lineRule="auto"/>
        <w:ind w:right="6" w:firstLine="424"/>
        <w:rPr>
          <w:ins w:id="316" w:author="zhuangyiyu" w:date="2022-04-13T09:51:04Z"/>
          <w:rFonts w:hint="default" w:ascii="宋体" w:hAnsi="宋体" w:eastAsia="宋体" w:cs="宋体"/>
          <w:spacing w:val="-1"/>
          <w:sz w:val="21"/>
          <w:lang w:val="en-US" w:eastAsia="zh-CN"/>
        </w:rPr>
      </w:pPr>
      <w:ins w:id="317" w:author="zhuangyiyu" w:date="2022-04-13T09:51:04Z">
        <w:r>
          <w:rPr>
            <w:rFonts w:hint="default" w:ascii="宋体" w:hAnsi="宋体" w:eastAsia="宋体" w:cs="宋体"/>
            <w:spacing w:val="-1"/>
            <w:sz w:val="21"/>
            <w:lang w:val="en-US" w:eastAsia="zh-CN"/>
          </w:rPr>
          <w:t>住址：</w:t>
        </w:r>
      </w:ins>
    </w:p>
    <w:p>
      <w:pPr>
        <w:spacing w:before="197" w:line="185" w:lineRule="auto"/>
        <w:ind w:right="6" w:firstLine="424"/>
        <w:rPr>
          <w:ins w:id="318" w:author="zhuangyiyu" w:date="2022-04-13T09:51:04Z"/>
          <w:rFonts w:hint="default" w:ascii="宋体" w:hAnsi="宋体" w:eastAsia="宋体" w:cs="宋体"/>
          <w:spacing w:val="-1"/>
          <w:sz w:val="21"/>
          <w:lang w:val="en-US" w:eastAsia="zh-CN"/>
        </w:rPr>
      </w:pPr>
      <w:ins w:id="319" w:author="zhuangyiyu" w:date="2022-04-13T09:51:04Z">
        <w:r>
          <w:rPr>
            <w:rFonts w:hint="default" w:ascii="宋体" w:hAnsi="宋体" w:eastAsia="宋体" w:cs="宋体"/>
            <w:spacing w:val="-1"/>
            <w:sz w:val="21"/>
            <w:lang w:val="en-US" w:eastAsia="zh-CN"/>
          </w:rPr>
          <w:t>电话：</w:t>
        </w:r>
      </w:ins>
    </w:p>
    <w:p>
      <w:pPr>
        <w:spacing w:before="197" w:line="185" w:lineRule="auto"/>
        <w:ind w:right="6" w:firstLine="424"/>
        <w:rPr>
          <w:ins w:id="320" w:author="zhuangyiyu" w:date="2022-04-13T09:51:04Z"/>
          <w:rFonts w:hint="default" w:ascii="宋体" w:hAnsi="宋体" w:eastAsia="宋体" w:cs="宋体"/>
          <w:spacing w:val="-1"/>
          <w:sz w:val="21"/>
          <w:lang w:val="en-US" w:eastAsia="zh-CN"/>
        </w:rPr>
      </w:pPr>
      <w:ins w:id="321" w:author="zhuangyiyu" w:date="2022-04-13T09:51:04Z">
        <w:r>
          <w:rPr>
            <w:rFonts w:hint="default" w:ascii="宋体" w:hAnsi="宋体" w:eastAsia="宋体" w:cs="宋体"/>
            <w:spacing w:val="-1"/>
            <w:sz w:val="21"/>
            <w:lang w:val="en-US" w:eastAsia="zh-CN"/>
          </w:rPr>
          <w:t>微信号：</w:t>
        </w:r>
      </w:ins>
    </w:p>
    <w:p>
      <w:pPr>
        <w:spacing w:before="197" w:line="185" w:lineRule="auto"/>
        <w:ind w:right="6" w:firstLine="424"/>
        <w:rPr>
          <w:ins w:id="322" w:author="zhuangyiyu" w:date="2022-04-13T09:51:04Z"/>
          <w:rFonts w:hint="default" w:ascii="宋体" w:hAnsi="宋体" w:eastAsia="宋体" w:cs="宋体"/>
          <w:spacing w:val="-1"/>
          <w:sz w:val="21"/>
          <w:lang w:val="en-US" w:eastAsia="zh-CN"/>
        </w:rPr>
      </w:pPr>
      <w:ins w:id="323" w:author="zhuangyiyu" w:date="2022-04-13T09:51:04Z">
        <w:r>
          <w:rPr>
            <w:rFonts w:hint="default" w:ascii="宋体" w:hAnsi="宋体" w:eastAsia="宋体" w:cs="宋体"/>
            <w:spacing w:val="-1"/>
            <w:sz w:val="21"/>
            <w:lang w:val="en-US" w:eastAsia="zh-CN"/>
          </w:rPr>
          <w:t>电子邮箱：</w:t>
        </w:r>
      </w:ins>
    </w:p>
    <w:p>
      <w:pPr>
        <w:spacing w:before="197" w:line="185" w:lineRule="auto"/>
        <w:ind w:right="6" w:firstLine="424"/>
        <w:rPr>
          <w:ins w:id="324" w:author="zhuangyiyu" w:date="2022-04-13T09:51:04Z"/>
          <w:rFonts w:hint="default" w:ascii="宋体" w:hAnsi="宋体" w:eastAsia="宋体" w:cs="宋体"/>
          <w:spacing w:val="-1"/>
          <w:sz w:val="21"/>
          <w:lang w:val="en-US" w:eastAsia="zh-CN"/>
        </w:rPr>
      </w:pPr>
      <w:ins w:id="325" w:author="zhuangyiyu" w:date="2022-04-13T09:51:04Z">
        <w:r>
          <w:rPr>
            <w:rFonts w:hint="default" w:ascii="宋体" w:hAnsi="宋体" w:eastAsia="宋体" w:cs="宋体"/>
            <w:spacing w:val="-1"/>
            <w:sz w:val="21"/>
            <w:lang w:val="en-US" w:eastAsia="zh-CN"/>
          </w:rPr>
          <w:t>紧急联系人</w:t>
        </w:r>
      </w:ins>
    </w:p>
    <w:p>
      <w:pPr>
        <w:spacing w:before="197" w:line="185" w:lineRule="auto"/>
        <w:ind w:right="6" w:firstLine="424"/>
        <w:rPr>
          <w:ins w:id="326" w:author="zhuangyiyu" w:date="2022-04-13T09:50:45Z"/>
          <w:rFonts w:hint="default" w:ascii="宋体" w:hAnsi="宋体" w:eastAsia="宋体" w:cs="宋体"/>
          <w:spacing w:val="-1"/>
          <w:sz w:val="21"/>
          <w:lang w:val="en-US" w:eastAsia="zh-CN"/>
        </w:rPr>
      </w:pPr>
      <w:ins w:id="327" w:author="zhuangyiyu" w:date="2022-04-13T09:51:04Z">
        <w:r>
          <w:rPr>
            <w:rFonts w:hint="default" w:ascii="宋体" w:hAnsi="宋体" w:eastAsia="宋体" w:cs="宋体"/>
            <w:spacing w:val="-1"/>
            <w:sz w:val="21"/>
            <w:lang w:val="en-US" w:eastAsia="zh-CN"/>
          </w:rPr>
          <w:t>紧急联系人联系方式：</w:t>
        </w:r>
      </w:ins>
    </w:p>
    <w:p>
      <w:pPr>
        <w:spacing w:before="197" w:line="185" w:lineRule="auto"/>
        <w:ind w:right="6" w:firstLine="425"/>
        <w:rPr>
          <w:ins w:id="328" w:author="zhuangyiyu" w:date="2022-04-13T09:50:47Z"/>
          <w:rFonts w:hint="default" w:ascii="宋体" w:hAnsi="宋体" w:eastAsia="宋体" w:cs="宋体"/>
          <w:spacing w:val="4"/>
          <w:sz w:val="21"/>
          <w:lang w:val="en-US" w:eastAsia="zh-CN"/>
        </w:rPr>
      </w:pPr>
      <w:ins w:id="329" w:author="zhuangyiyu" w:date="2022-04-13T09:50:47Z">
        <w:r>
          <w:rPr>
            <w:rFonts w:hint="default" w:ascii="宋体" w:hAnsi="宋体" w:eastAsia="宋体" w:cs="宋体"/>
            <w:spacing w:val="4"/>
            <w:sz w:val="21"/>
            <w:lang w:val="en-US" w:eastAsia="zh-CN"/>
          </w:rPr>
          <w:t>2.</w:t>
        </w:r>
      </w:ins>
      <w:ins w:id="330" w:author="zhuangyiyu" w:date="2022-04-13T09:55:16Z">
        <w:r>
          <w:rPr>
            <w:rFonts w:hint="eastAsia" w:ascii="宋体" w:hAnsi="宋体" w:eastAsia="宋体" w:cs="宋体"/>
            <w:b w:val="0"/>
            <w:bCs w:val="0"/>
            <w:color w:val="000000"/>
            <w:spacing w:val="-1"/>
            <w:kern w:val="0"/>
            <w:sz w:val="21"/>
            <w:shd w:val="clear"/>
            <w:lang w:val="en-US" w:eastAsia="zh-CN"/>
          </w:rPr>
          <w:t>接收方</w:t>
        </w:r>
      </w:ins>
      <w:ins w:id="331" w:author="zhuangyiyu" w:date="2022-04-13T09:52:47Z">
        <w:r>
          <w:rPr>
            <w:rFonts w:hint="default" w:ascii="宋体" w:hAnsi="宋体" w:eastAsia="宋体" w:cs="宋体"/>
            <w:b w:val="0"/>
            <w:bCs w:val="0"/>
            <w:color w:val="000000"/>
            <w:spacing w:val="-1"/>
            <w:kern w:val="0"/>
            <w:sz w:val="21"/>
            <w:shd w:val="clear"/>
            <w:lang w:val="en-US" w:eastAsia="zh-CN"/>
          </w:rPr>
          <w:t>同时授权，在其处于联系障碍状态（包括但不限于</w:t>
        </w:r>
      </w:ins>
      <w:ins w:id="332" w:author="zhuangyiyu" w:date="2022-04-13T09:55:16Z">
        <w:r>
          <w:rPr>
            <w:rFonts w:hint="eastAsia" w:ascii="宋体" w:hAnsi="宋体" w:eastAsia="宋体" w:cs="宋体"/>
            <w:b w:val="0"/>
            <w:bCs w:val="0"/>
            <w:color w:val="000000"/>
            <w:spacing w:val="-1"/>
            <w:kern w:val="0"/>
            <w:sz w:val="21"/>
            <w:shd w:val="clear"/>
            <w:lang w:val="en-US" w:eastAsia="zh-CN"/>
          </w:rPr>
          <w:t>接收方</w:t>
        </w:r>
      </w:ins>
      <w:ins w:id="333" w:author="zhuangyiyu" w:date="2022-04-13T09:52:47Z">
        <w:r>
          <w:rPr>
            <w:rFonts w:hint="default" w:ascii="宋体" w:hAnsi="宋体" w:eastAsia="宋体" w:cs="宋体"/>
            <w:b w:val="0"/>
            <w:bCs w:val="0"/>
            <w:color w:val="000000"/>
            <w:spacing w:val="-1"/>
            <w:kern w:val="0"/>
            <w:sz w:val="21"/>
            <w:shd w:val="clear"/>
            <w:lang w:val="en-US" w:eastAsia="zh-CN"/>
          </w:rPr>
          <w:t>因病住院、丧失人身自由等情形）时，其“紧急联系人”作为</w:t>
        </w:r>
      </w:ins>
      <w:ins w:id="334" w:author="zhuangyiyu" w:date="2022-04-13T09:55:16Z">
        <w:r>
          <w:rPr>
            <w:rFonts w:hint="eastAsia" w:ascii="宋体" w:hAnsi="宋体" w:eastAsia="宋体" w:cs="宋体"/>
            <w:b w:val="0"/>
            <w:bCs w:val="0"/>
            <w:color w:val="000000"/>
            <w:spacing w:val="-1"/>
            <w:kern w:val="0"/>
            <w:sz w:val="21"/>
            <w:shd w:val="clear"/>
            <w:lang w:val="en-US" w:eastAsia="zh-CN"/>
          </w:rPr>
          <w:t>接收方</w:t>
        </w:r>
      </w:ins>
      <w:ins w:id="335" w:author="zhuangyiyu" w:date="2022-04-13T09:52:47Z">
        <w:r>
          <w:rPr>
            <w:rFonts w:hint="default" w:ascii="宋体" w:hAnsi="宋体" w:eastAsia="宋体" w:cs="宋体"/>
            <w:b w:val="0"/>
            <w:bCs w:val="0"/>
            <w:color w:val="000000"/>
            <w:spacing w:val="-1"/>
            <w:kern w:val="0"/>
            <w:sz w:val="21"/>
            <w:shd w:val="clear"/>
            <w:lang w:val="en-US" w:eastAsia="zh-CN"/>
          </w:rPr>
          <w:t>的受委托人，该受委托人享有代为进行和解、调解、代领、接受相关通知以及代为变更、解除、终止</w:t>
        </w:r>
      </w:ins>
      <w:ins w:id="336" w:author="zhuangyiyu" w:date="2022-04-13T09:52:47Z">
        <w:r>
          <w:rPr>
            <w:rFonts w:hint="default" w:ascii="宋体" w:hAnsi="宋体" w:eastAsia="宋体" w:cs="宋体"/>
            <w:b w:val="0"/>
            <w:bCs w:val="0"/>
            <w:color w:val="000000"/>
            <w:spacing w:val="-1"/>
            <w:kern w:val="0"/>
            <w:sz w:val="21"/>
            <w:shd w:val="clear"/>
            <w:lang w:eastAsia="zh-CN"/>
          </w:rPr>
          <w:t>本协议</w:t>
        </w:r>
      </w:ins>
      <w:ins w:id="337" w:author="zhuangyiyu" w:date="2022-04-13T09:52:47Z">
        <w:r>
          <w:rPr>
            <w:rFonts w:hint="default" w:ascii="宋体" w:hAnsi="宋体" w:eastAsia="宋体" w:cs="宋体"/>
            <w:b w:val="0"/>
            <w:bCs w:val="0"/>
            <w:color w:val="000000"/>
            <w:spacing w:val="-1"/>
            <w:kern w:val="0"/>
            <w:sz w:val="21"/>
            <w:shd w:val="clear"/>
            <w:lang w:val="en-US" w:eastAsia="zh-CN"/>
          </w:rPr>
          <w:t>关系的权利</w:t>
        </w:r>
      </w:ins>
    </w:p>
    <w:p>
      <w:pPr>
        <w:spacing w:line="256" w:lineRule="auto"/>
        <w:rPr>
          <w:rFonts w:hint="default" w:ascii="宋体" w:eastAsia="宋体"/>
          <w:sz w:val="21"/>
          <w:lang w:val="en-US" w:eastAsia="zh-CN"/>
        </w:rPr>
      </w:pPr>
    </w:p>
    <w:p>
      <w:pPr>
        <w:spacing w:before="68" w:line="186" w:lineRule="auto"/>
        <w:ind w:firstLine="5"/>
        <w:rPr>
          <w:rFonts w:ascii="宋体" w:hAnsi="宋体" w:eastAsia="宋体" w:cs="宋体"/>
          <w:sz w:val="21"/>
          <w:szCs w:val="21"/>
        </w:rPr>
      </w:pPr>
      <w:del w:id="338" w:author="zhuangyiyu" w:date="2022-04-13T09:54:55Z">
        <w:r>
          <w:rPr>
            <w:rFonts w:hint="default" w:ascii="宋体" w:hAnsi="宋体" w:eastAsia="宋体" w:cs="宋体"/>
            <w:spacing w:val="-3"/>
            <w:sz w:val="21"/>
            <w:szCs w:val="21"/>
            <w:lang w:val="en-US"/>
          </w:rPr>
          <w:delText>九</w:delText>
        </w:r>
      </w:del>
      <w:ins w:id="339" w:author="zhuangyiyu" w:date="2022-04-13T09:54:56Z">
        <w:r>
          <w:rPr>
            <w:rFonts w:hint="eastAsia" w:ascii="宋体" w:hAnsi="宋体" w:eastAsia="宋体" w:cs="宋体"/>
            <w:spacing w:val="-3"/>
            <w:sz w:val="21"/>
            <w:szCs w:val="21"/>
            <w:lang w:val="en-US" w:eastAsia="zh-CN"/>
          </w:rPr>
          <w:t>十</w:t>
        </w:r>
      </w:ins>
      <w:r>
        <w:rPr>
          <w:rFonts w:ascii="Times New Roman" w:hAnsi="Times New Roman" w:eastAsia="Times New Roman" w:cs="Times New Roman"/>
          <w:spacing w:val="-3"/>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3"/>
          <w:sz w:val="21"/>
          <w:szCs w:val="21"/>
        </w:rPr>
        <w:t>其他约定</w:t>
      </w:r>
    </w:p>
    <w:p>
      <w:pPr>
        <w:spacing w:before="197" w:line="186" w:lineRule="auto"/>
        <w:ind w:firstLine="424"/>
        <w:rPr>
          <w:rFonts w:ascii="宋体" w:hAnsi="宋体" w:eastAsia="宋体" w:cs="宋体"/>
          <w:sz w:val="21"/>
          <w:szCs w:val="21"/>
        </w:rPr>
      </w:pPr>
      <w:r>
        <w:rPr>
          <w:rFonts w:ascii="宋体" w:hAnsi="宋体" w:eastAsia="宋体" w:cs="宋体"/>
          <w:spacing w:val="-1"/>
          <w:sz w:val="21"/>
          <w:szCs w:val="21"/>
        </w:rPr>
        <w:t>本协议为双方就保密信息的相关约定事宜所达成的一致，且双方对约定的事项已全部理解。</w:t>
      </w:r>
    </w:p>
    <w:p>
      <w:pPr>
        <w:spacing w:line="433" w:lineRule="auto"/>
        <w:rPr>
          <w:rFonts w:ascii="宋体"/>
          <w:sz w:val="21"/>
        </w:rPr>
      </w:pPr>
    </w:p>
    <w:p>
      <w:pPr>
        <w:spacing w:before="69" w:line="186" w:lineRule="auto"/>
        <w:ind w:firstLine="1"/>
        <w:rPr>
          <w:rFonts w:ascii="宋体" w:hAnsi="宋体" w:eastAsia="宋体" w:cs="宋体"/>
          <w:sz w:val="21"/>
          <w:szCs w:val="21"/>
        </w:rPr>
      </w:pPr>
      <w:r>
        <w:rPr>
          <w:rFonts w:ascii="宋体" w:hAnsi="宋体" w:eastAsia="宋体" w:cs="宋体"/>
          <w:spacing w:val="-3"/>
          <w:sz w:val="21"/>
          <w:szCs w:val="21"/>
        </w:rPr>
        <w:t>十</w:t>
      </w:r>
      <w:ins w:id="340" w:author="zhuangyiyu" w:date="2022-04-13T09:55:01Z">
        <w:r>
          <w:rPr>
            <w:rFonts w:hint="eastAsia" w:ascii="宋体" w:hAnsi="宋体" w:eastAsia="宋体" w:cs="宋体"/>
            <w:spacing w:val="-3"/>
            <w:sz w:val="21"/>
            <w:szCs w:val="21"/>
            <w:lang w:val="en-US" w:eastAsia="zh-CN"/>
          </w:rPr>
          <w:t>一</w:t>
        </w:r>
      </w:ins>
      <w:r>
        <w:rPr>
          <w:rFonts w:ascii="宋体" w:hAnsi="宋体" w:eastAsia="宋体" w:cs="宋体"/>
          <w:spacing w:val="-3"/>
          <w:sz w:val="21"/>
          <w:szCs w:val="21"/>
        </w:rPr>
        <w:t>、其他</w:t>
      </w:r>
    </w:p>
    <w:p>
      <w:pPr>
        <w:spacing w:before="196" w:line="186" w:lineRule="auto"/>
        <w:ind w:firstLine="424"/>
        <w:rPr>
          <w:ins w:id="341" w:author="zhuangyiyu" w:date="2022-04-13T09:57:14Z"/>
          <w:rFonts w:ascii="宋体" w:hAnsi="宋体" w:eastAsia="宋体" w:cs="宋体"/>
          <w:spacing w:val="-15"/>
          <w:sz w:val="21"/>
          <w:szCs w:val="21"/>
        </w:rPr>
      </w:pPr>
      <w:r>
        <w:rPr>
          <w:rFonts w:ascii="宋体" w:hAnsi="宋体" w:eastAsia="宋体" w:cs="宋体"/>
          <w:spacing w:val="-15"/>
          <w:sz w:val="21"/>
          <w:szCs w:val="21"/>
        </w:rPr>
        <w:t>本协议壹式两份，</w:t>
      </w:r>
      <w:r>
        <w:rPr>
          <w:rFonts w:ascii="宋体" w:hAnsi="宋体" w:eastAsia="宋体" w:cs="宋体"/>
          <w:spacing w:val="78"/>
          <w:sz w:val="21"/>
          <w:szCs w:val="21"/>
        </w:rPr>
        <w:t xml:space="preserve"> </w:t>
      </w:r>
      <w:r>
        <w:rPr>
          <w:rFonts w:ascii="宋体" w:hAnsi="宋体" w:eastAsia="宋体" w:cs="宋体"/>
          <w:spacing w:val="-15"/>
          <w:sz w:val="21"/>
          <w:szCs w:val="21"/>
        </w:rPr>
        <w:t>双方各执一份，</w:t>
      </w:r>
      <w:r>
        <w:rPr>
          <w:rFonts w:ascii="宋体" w:hAnsi="宋体" w:eastAsia="宋体" w:cs="宋体"/>
          <w:spacing w:val="82"/>
          <w:sz w:val="21"/>
          <w:szCs w:val="21"/>
        </w:rPr>
        <w:t xml:space="preserve"> </w:t>
      </w:r>
      <w:r>
        <w:rPr>
          <w:rFonts w:ascii="宋体" w:hAnsi="宋体" w:eastAsia="宋体" w:cs="宋体"/>
          <w:spacing w:val="-15"/>
          <w:sz w:val="21"/>
          <w:szCs w:val="21"/>
        </w:rPr>
        <w:t>自双方签字或盖章起生效，</w:t>
      </w:r>
      <w:r>
        <w:rPr>
          <w:rFonts w:ascii="宋体" w:hAnsi="宋体" w:eastAsia="宋体" w:cs="宋体"/>
          <w:spacing w:val="40"/>
          <w:sz w:val="21"/>
          <w:szCs w:val="21"/>
        </w:rPr>
        <w:t xml:space="preserve"> </w:t>
      </w:r>
      <w:r>
        <w:rPr>
          <w:rFonts w:ascii="宋体" w:hAnsi="宋体" w:eastAsia="宋体" w:cs="宋体"/>
          <w:spacing w:val="-15"/>
          <w:sz w:val="21"/>
          <w:szCs w:val="21"/>
        </w:rPr>
        <w:t>具有同等法律效力。</w:t>
      </w:r>
    </w:p>
    <w:p>
      <w:pPr>
        <w:spacing w:before="196" w:line="186" w:lineRule="auto"/>
        <w:ind w:firstLine="424"/>
        <w:rPr>
          <w:ins w:id="342" w:author="zhuangyiyu" w:date="2022-04-13T09:57:15Z"/>
          <w:rFonts w:ascii="宋体" w:hAnsi="宋体" w:eastAsia="宋体" w:cs="宋体"/>
          <w:spacing w:val="-15"/>
          <w:sz w:val="21"/>
          <w:szCs w:val="21"/>
        </w:rPr>
      </w:pPr>
      <w:ins w:id="343" w:author="zhuangyiyu" w:date="2022-04-13T09:57:38Z">
        <w:r>
          <w:rPr>
            <w:rFonts w:ascii="宋体" w:hAnsi="宋体" w:eastAsia="华文仿宋" w:cs="Times New Roman"/>
            <w:sz w:val="24"/>
            <w:szCs w:val="24"/>
          </w:rPr>
          <mc:AlternateContent>
            <mc:Choice Requires="wps">
              <w:drawing>
                <wp:anchor distT="45720" distB="45720" distL="114300" distR="114300" simplePos="0" relativeHeight="251659264" behindDoc="0" locked="0" layoutInCell="1" allowOverlap="1">
                  <wp:simplePos x="0" y="0"/>
                  <wp:positionH relativeFrom="margin">
                    <wp:posOffset>-19050</wp:posOffset>
                  </wp:positionH>
                  <wp:positionV relativeFrom="paragraph">
                    <wp:posOffset>681355</wp:posOffset>
                  </wp:positionV>
                  <wp:extent cx="6161405" cy="1404620"/>
                  <wp:effectExtent l="4445" t="4445" r="6350" b="13335"/>
                  <wp:wrapSquare wrapText="bothSides"/>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61405" cy="1404620"/>
                          </a:xfrm>
                          <a:prstGeom prst="rect">
                            <a:avLst/>
                          </a:prstGeom>
                          <a:solidFill>
                            <a:srgbClr val="FFFFFF"/>
                          </a:solidFill>
                          <a:ln w="9525">
                            <a:solidFill>
                              <a:srgbClr val="000000"/>
                            </a:solidFill>
                            <a:miter lim="800000"/>
                          </a:ln>
                        </wps:spPr>
                        <wps:txbx>
                          <w:txbxContent>
                            <w:p>
                              <w:pPr>
                                <w:spacing w:line="360" w:lineRule="auto"/>
                                <w:rPr>
                                  <w:ins w:id="345" w:author="zhuangyiyu" w:date="2022-04-13T09:57:38Z"/>
                                  <w:rFonts w:ascii="宋体" w:hAnsi="宋体" w:eastAsia="宋体" w:cs="Times New Roman"/>
                                  <w:b/>
                                  <w:bCs/>
                                  <w:sz w:val="24"/>
                                  <w:szCs w:val="24"/>
                                </w:rPr>
                              </w:pPr>
                              <w:ins w:id="346" w:author="zhuangyiyu" w:date="2022-04-13T09:58:19Z">
                                <w:r>
                                  <w:rPr>
                                    <w:rFonts w:hint="eastAsia" w:ascii="宋体" w:hAnsi="宋体" w:eastAsia="宋体" w:cs="Times New Roman"/>
                                    <w:b/>
                                    <w:bCs/>
                                    <w:sz w:val="24"/>
                                    <w:szCs w:val="24"/>
                                    <w:lang w:val="en-US" w:eastAsia="zh-CN"/>
                                  </w:rPr>
                                  <w:t>接收</w:t>
                                </w:r>
                              </w:ins>
                              <w:ins w:id="347" w:author="zhuangyiyu" w:date="2022-04-13T09:57:38Z">
                                <w:r>
                                  <w:rPr>
                                    <w:rFonts w:hint="eastAsia" w:ascii="宋体" w:hAnsi="宋体" w:eastAsia="宋体" w:cs="Times New Roman"/>
                                    <w:b/>
                                    <w:bCs/>
                                    <w:sz w:val="24"/>
                                    <w:szCs w:val="24"/>
                                  </w:rPr>
                                  <w:t>方通过签署本</w:t>
                                </w:r>
                              </w:ins>
                              <w:ins w:id="348" w:author="zhuangyiyu" w:date="2022-04-13T09:57:38Z">
                                <w:r>
                                  <w:rPr>
                                    <w:rFonts w:hint="eastAsia" w:ascii="宋体" w:hAnsi="宋体" w:eastAsia="宋体" w:cs="Times New Roman"/>
                                    <w:b/>
                                    <w:bCs/>
                                    <w:sz w:val="24"/>
                                    <w:szCs w:val="24"/>
                                    <w:lang w:val="en-US" w:eastAsia="zh-CN"/>
                                  </w:rPr>
                                  <w:t>协议</w:t>
                                </w:r>
                              </w:ins>
                              <w:ins w:id="349" w:author="zhuangyiyu" w:date="2022-04-13T09:57:38Z">
                                <w:r>
                                  <w:rPr>
                                    <w:rFonts w:hint="eastAsia" w:ascii="宋体" w:hAnsi="宋体" w:eastAsia="宋体" w:cs="Times New Roman"/>
                                    <w:b/>
                                    <w:bCs/>
                                    <w:sz w:val="24"/>
                                    <w:szCs w:val="24"/>
                                  </w:rPr>
                                  <w:t>声明：其已阅读、充分理解并同意遵守本</w:t>
                                </w:r>
                              </w:ins>
                              <w:ins w:id="350" w:author="zhuangyiyu" w:date="2022-04-13T09:57:38Z">
                                <w:r>
                                  <w:rPr>
                                    <w:rFonts w:hint="eastAsia" w:ascii="宋体" w:hAnsi="宋体" w:eastAsia="宋体" w:cs="Times New Roman"/>
                                    <w:b/>
                                    <w:bCs/>
                                    <w:sz w:val="24"/>
                                    <w:szCs w:val="24"/>
                                    <w:lang w:val="en-US" w:eastAsia="zh-CN"/>
                                  </w:rPr>
                                  <w:t>协议</w:t>
                                </w:r>
                              </w:ins>
                              <w:ins w:id="351" w:author="zhuangyiyu" w:date="2022-04-13T09:57:38Z">
                                <w:r>
                                  <w:rPr>
                                    <w:rFonts w:hint="eastAsia" w:ascii="宋体" w:hAnsi="宋体" w:eastAsia="宋体" w:cs="Times New Roman"/>
                                    <w:b/>
                                    <w:bCs/>
                                    <w:sz w:val="24"/>
                                    <w:szCs w:val="24"/>
                                  </w:rPr>
                                  <w:t>的所有条款和条件。</w:t>
                                </w:r>
                              </w:ins>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5pt;margin-top:53.65pt;height:110.6pt;width:485.15pt;mso-position-horizontal-relative:margin;mso-wrap-distance-bottom:3.6pt;mso-wrap-distance-left:9pt;mso-wrap-distance-right:9pt;mso-wrap-distance-top:3.6pt;z-index:251659264;mso-width-relative:page;mso-height-relative:margin;mso-height-percent:200;" fillcolor="#FFFFFF" filled="t" stroked="t" coordsize="21600,21600" o:gfxdata="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GaUBe7YAAAACgEAAA8AAAAAAAAAAQAgAAAAOAAAAGRycy9kb3ducmV2&#10;LnhtbFBLAQIUABQAAAAIAIdO4kDsfCgiHwIAAC4EAAAOAAAAAAAAAAEAIAAAAD0BAABkcnMvZTJv&#10;RG9jLnhtbFBLBQYAAAAABgAGAFkBAADOBQAAAAA=&#10;">
                  <v:fill on="t" focussize="0,0"/>
                  <v:stroke color="#000000" miterlimit="8" joinstyle="miter"/>
                  <v:imagedata o:title=""/>
                  <o:lock v:ext="edit" aspectratio="f"/>
                  <v:textbox style="mso-fit-shape-to-text:t;">
                    <w:txbxContent>
                      <w:p>
                        <w:pPr>
                          <w:spacing w:line="360" w:lineRule="auto"/>
                          <w:rPr>
                            <w:ins w:id="352" w:author="zhuangyiyu" w:date="2022-04-13T09:57:38Z"/>
                            <w:rFonts w:ascii="宋体" w:hAnsi="宋体" w:eastAsia="宋体" w:cs="Times New Roman"/>
                            <w:b/>
                            <w:bCs/>
                            <w:sz w:val="24"/>
                            <w:szCs w:val="24"/>
                          </w:rPr>
                        </w:pPr>
                        <w:ins w:id="353" w:author="zhuangyiyu" w:date="2022-04-13T09:58:19Z">
                          <w:r>
                            <w:rPr>
                              <w:rFonts w:hint="eastAsia" w:ascii="宋体" w:hAnsi="宋体" w:eastAsia="宋体" w:cs="Times New Roman"/>
                              <w:b/>
                              <w:bCs/>
                              <w:sz w:val="24"/>
                              <w:szCs w:val="24"/>
                              <w:lang w:val="en-US" w:eastAsia="zh-CN"/>
                            </w:rPr>
                            <w:t>接收</w:t>
                          </w:r>
                        </w:ins>
                        <w:ins w:id="354" w:author="zhuangyiyu" w:date="2022-04-13T09:57:38Z">
                          <w:r>
                            <w:rPr>
                              <w:rFonts w:hint="eastAsia" w:ascii="宋体" w:hAnsi="宋体" w:eastAsia="宋体" w:cs="Times New Roman"/>
                              <w:b/>
                              <w:bCs/>
                              <w:sz w:val="24"/>
                              <w:szCs w:val="24"/>
                            </w:rPr>
                            <w:t>方通过签署本</w:t>
                          </w:r>
                        </w:ins>
                        <w:ins w:id="355" w:author="zhuangyiyu" w:date="2022-04-13T09:57:38Z">
                          <w:r>
                            <w:rPr>
                              <w:rFonts w:hint="eastAsia" w:ascii="宋体" w:hAnsi="宋体" w:eastAsia="宋体" w:cs="Times New Roman"/>
                              <w:b/>
                              <w:bCs/>
                              <w:sz w:val="24"/>
                              <w:szCs w:val="24"/>
                              <w:lang w:val="en-US" w:eastAsia="zh-CN"/>
                            </w:rPr>
                            <w:t>协议</w:t>
                          </w:r>
                        </w:ins>
                        <w:ins w:id="356" w:author="zhuangyiyu" w:date="2022-04-13T09:57:38Z">
                          <w:r>
                            <w:rPr>
                              <w:rFonts w:hint="eastAsia" w:ascii="宋体" w:hAnsi="宋体" w:eastAsia="宋体" w:cs="Times New Roman"/>
                              <w:b/>
                              <w:bCs/>
                              <w:sz w:val="24"/>
                              <w:szCs w:val="24"/>
                            </w:rPr>
                            <w:t>声明：其已阅读、充分理解并同意遵守本</w:t>
                          </w:r>
                        </w:ins>
                        <w:ins w:id="357" w:author="zhuangyiyu" w:date="2022-04-13T09:57:38Z">
                          <w:r>
                            <w:rPr>
                              <w:rFonts w:hint="eastAsia" w:ascii="宋体" w:hAnsi="宋体" w:eastAsia="宋体" w:cs="Times New Roman"/>
                              <w:b/>
                              <w:bCs/>
                              <w:sz w:val="24"/>
                              <w:szCs w:val="24"/>
                              <w:lang w:val="en-US" w:eastAsia="zh-CN"/>
                            </w:rPr>
                            <w:t>协议</w:t>
                          </w:r>
                        </w:ins>
                        <w:ins w:id="358" w:author="zhuangyiyu" w:date="2022-04-13T09:57:38Z">
                          <w:r>
                            <w:rPr>
                              <w:rFonts w:hint="eastAsia" w:ascii="宋体" w:hAnsi="宋体" w:eastAsia="宋体" w:cs="Times New Roman"/>
                              <w:b/>
                              <w:bCs/>
                              <w:sz w:val="24"/>
                              <w:szCs w:val="24"/>
                            </w:rPr>
                            <w:t>的所有条款和条件。</w:t>
                          </w:r>
                        </w:ins>
                      </w:p>
                    </w:txbxContent>
                  </v:textbox>
                  <w10:wrap type="square"/>
                </v:shape>
              </w:pict>
            </mc:Fallback>
          </mc:AlternateContent>
        </w:r>
      </w:ins>
    </w:p>
    <w:p>
      <w:pPr>
        <w:spacing w:before="196" w:line="186" w:lineRule="auto"/>
        <w:ind w:firstLine="424"/>
        <w:rPr>
          <w:rFonts w:ascii="宋体" w:hAnsi="宋体" w:eastAsia="宋体" w:cs="宋体"/>
          <w:spacing w:val="-15"/>
          <w:sz w:val="21"/>
          <w:szCs w:val="21"/>
        </w:rPr>
      </w:pPr>
    </w:p>
    <w:p>
      <w:pPr>
        <w:spacing w:line="434" w:lineRule="auto"/>
        <w:rPr>
          <w:del w:id="359" w:author="zhuangyiyu" w:date="2022-04-13T09:58:29Z"/>
          <w:rFonts w:ascii="宋体"/>
          <w:sz w:val="21"/>
        </w:rPr>
      </w:pPr>
    </w:p>
    <w:p>
      <w:pPr>
        <w:spacing w:before="69" w:line="408" w:lineRule="exact"/>
        <w:ind w:firstLine="423"/>
        <w:rPr>
          <w:ins w:id="360" w:author="zhuangyiyu" w:date="2022-04-13T09:58:05Z"/>
          <w:rFonts w:ascii="宋体" w:hAnsi="宋体" w:eastAsia="宋体" w:cs="宋体"/>
          <w:spacing w:val="-17"/>
          <w:position w:val="14"/>
          <w:sz w:val="21"/>
          <w:szCs w:val="21"/>
        </w:rPr>
      </w:pPr>
    </w:p>
    <w:p>
      <w:pPr>
        <w:spacing w:before="69" w:line="408" w:lineRule="exact"/>
        <w:ind w:firstLine="423"/>
        <w:rPr>
          <w:rFonts w:ascii="宋体" w:hAnsi="宋体" w:eastAsia="宋体" w:cs="宋体"/>
          <w:sz w:val="21"/>
          <w:szCs w:val="21"/>
        </w:rPr>
      </w:pPr>
      <w:ins w:id="361" w:author="宝英" w:date="2022-04-15T11:10:42Z">
        <w:r>
          <w:rPr>
            <w:rFonts w:hint="eastAsia" w:ascii="宋体" w:hAnsi="宋体" w:eastAsia="宋体" w:cs="宋体"/>
            <w:spacing w:val="-17"/>
            <w:position w:val="14"/>
            <w:sz w:val="21"/>
            <w:szCs w:val="21"/>
            <w:lang w:val="en-US" w:eastAsia="zh-Hans"/>
          </w:rPr>
          <w:t>甲方</w:t>
        </w:r>
      </w:ins>
      <w:ins w:id="362" w:author="宝英" w:date="2022-04-15T11:10:43Z">
        <w:r>
          <w:rPr>
            <w:rFonts w:hint="default" w:ascii="宋体" w:hAnsi="宋体" w:eastAsia="宋体" w:cs="宋体"/>
            <w:spacing w:val="-17"/>
            <w:position w:val="14"/>
            <w:sz w:val="21"/>
            <w:szCs w:val="21"/>
            <w:lang w:eastAsia="zh-Hans"/>
          </w:rPr>
          <w:t>（</w:t>
        </w:r>
      </w:ins>
      <w:r>
        <w:rPr>
          <w:rFonts w:ascii="宋体" w:hAnsi="宋体" w:eastAsia="宋体" w:cs="宋体"/>
          <w:spacing w:val="-17"/>
          <w:position w:val="14"/>
          <w:sz w:val="21"/>
          <w:szCs w:val="21"/>
        </w:rPr>
        <w:t>披露方</w:t>
      </w:r>
      <w:ins w:id="363" w:author="宝英" w:date="2022-04-15T11:10:45Z">
        <w:r>
          <w:rPr>
            <w:rFonts w:ascii="宋体" w:hAnsi="宋体" w:eastAsia="宋体" w:cs="宋体"/>
            <w:spacing w:val="-17"/>
            <w:position w:val="14"/>
            <w:sz w:val="21"/>
            <w:szCs w:val="21"/>
          </w:rPr>
          <w:t>）</w:t>
        </w:r>
      </w:ins>
      <w:r>
        <w:rPr>
          <w:rFonts w:ascii="宋体" w:hAnsi="宋体" w:eastAsia="宋体" w:cs="宋体"/>
          <w:spacing w:val="-17"/>
          <w:position w:val="14"/>
          <w:sz w:val="21"/>
          <w:szCs w:val="21"/>
        </w:rPr>
        <w:t>：</w:t>
      </w:r>
      <w:r>
        <w:rPr>
          <w:rFonts w:ascii="宋体" w:hAnsi="宋体" w:eastAsia="宋体" w:cs="宋体"/>
          <w:spacing w:val="79"/>
          <w:position w:val="14"/>
          <w:sz w:val="21"/>
          <w:szCs w:val="21"/>
        </w:rPr>
        <w:t xml:space="preserve"> </w:t>
      </w:r>
      <w:r>
        <w:rPr>
          <w:rFonts w:ascii="宋体" w:hAnsi="宋体" w:eastAsia="宋体" w:cs="宋体"/>
          <w:spacing w:val="-17"/>
          <w:position w:val="14"/>
          <w:sz w:val="21"/>
          <w:szCs w:val="21"/>
        </w:rPr>
        <w:t>高维信息技术（深圳）</w:t>
      </w:r>
      <w:r>
        <w:rPr>
          <w:rFonts w:ascii="宋体" w:hAnsi="宋体" w:eastAsia="宋体" w:cs="宋体"/>
          <w:spacing w:val="16"/>
          <w:position w:val="14"/>
          <w:sz w:val="21"/>
          <w:szCs w:val="21"/>
        </w:rPr>
        <w:t xml:space="preserve"> </w:t>
      </w:r>
      <w:r>
        <w:rPr>
          <w:rFonts w:ascii="宋体" w:hAnsi="宋体" w:eastAsia="宋体" w:cs="宋体"/>
          <w:spacing w:val="-17"/>
          <w:position w:val="14"/>
          <w:sz w:val="21"/>
          <w:szCs w:val="21"/>
        </w:rPr>
        <w:t>有限公司</w:t>
      </w:r>
    </w:p>
    <w:p>
      <w:pPr>
        <w:spacing w:before="1" w:line="204" w:lineRule="auto"/>
        <w:ind w:firstLine="422"/>
        <w:rPr>
          <w:rFonts w:ascii="宋体" w:hAnsi="宋体" w:eastAsia="宋体" w:cs="宋体"/>
          <w:sz w:val="21"/>
          <w:szCs w:val="21"/>
        </w:rPr>
      </w:pPr>
      <w:r>
        <w:rPr>
          <w:rFonts w:ascii="宋体" w:hAnsi="宋体" w:eastAsia="宋体" w:cs="宋体"/>
          <w:spacing w:val="-9"/>
          <w:sz w:val="21"/>
          <w:szCs w:val="21"/>
        </w:rPr>
        <w:t>代表签字：</w:t>
      </w:r>
    </w:p>
    <w:p>
      <w:pPr>
        <w:spacing w:before="174" w:line="186" w:lineRule="auto"/>
        <w:ind w:firstLine="429"/>
        <w:rPr>
          <w:ins w:id="364" w:author="zhuangyiyu" w:date="2022-04-12T14:40:51Z"/>
          <w:rFonts w:ascii="宋体" w:hAnsi="宋体" w:eastAsia="宋体" w:cs="宋体"/>
          <w:spacing w:val="-14"/>
          <w:sz w:val="21"/>
          <w:szCs w:val="21"/>
        </w:rPr>
      </w:pPr>
      <w:r>
        <w:rPr>
          <w:rFonts w:ascii="宋体" w:hAnsi="宋体" w:eastAsia="宋体" w:cs="宋体"/>
          <w:spacing w:val="-14"/>
          <w:sz w:val="21"/>
          <w:szCs w:val="21"/>
        </w:rPr>
        <w:t>公章：</w:t>
      </w:r>
    </w:p>
    <w:p>
      <w:pPr>
        <w:spacing w:before="174" w:line="186" w:lineRule="auto"/>
        <w:ind w:firstLine="429"/>
        <w:rPr>
          <w:rFonts w:ascii="宋体"/>
          <w:sz w:val="21"/>
        </w:rPr>
      </w:pPr>
    </w:p>
    <w:p>
      <w:pPr>
        <w:spacing w:before="174" w:line="186" w:lineRule="auto"/>
        <w:ind w:firstLine="459"/>
        <w:rPr>
          <w:rFonts w:ascii="宋体" w:hAnsi="宋体" w:eastAsia="宋体" w:cs="宋体"/>
          <w:spacing w:val="-21"/>
          <w:sz w:val="21"/>
          <w:szCs w:val="21"/>
          <w:lang w:val="en-US" w:eastAsia="zh-CN"/>
        </w:rPr>
      </w:pPr>
      <w:ins w:id="365" w:author="宝英" w:date="2022-04-15T11:10:49Z">
        <w:r>
          <w:rPr>
            <w:rFonts w:hint="eastAsia" w:ascii="宋体" w:hAnsi="宋体" w:eastAsia="宋体" w:cs="宋体"/>
            <w:spacing w:val="-21"/>
            <w:position w:val="0"/>
            <w:sz w:val="21"/>
            <w:szCs w:val="21"/>
            <w:lang w:val="en-US" w:eastAsia="zh-Hans"/>
          </w:rPr>
          <w:t>乙方</w:t>
        </w:r>
      </w:ins>
      <w:ins w:id="366" w:author="宝英" w:date="2022-04-15T11:10:51Z">
        <w:r>
          <w:rPr>
            <w:rFonts w:hint="default" w:ascii="宋体" w:hAnsi="宋体" w:eastAsia="宋体" w:cs="宋体"/>
            <w:spacing w:val="-21"/>
            <w:position w:val="0"/>
            <w:sz w:val="21"/>
            <w:szCs w:val="21"/>
            <w:lang w:eastAsia="zh-Hans"/>
          </w:rPr>
          <w:t>（</w:t>
        </w:r>
      </w:ins>
      <w:r>
        <w:rPr>
          <w:rFonts w:ascii="宋体" w:hAnsi="宋体" w:eastAsia="宋体" w:cs="宋体"/>
          <w:spacing w:val="-21"/>
          <w:position w:val="0"/>
          <w:sz w:val="21"/>
          <w:szCs w:val="21"/>
          <w:lang w:val="en-US" w:eastAsia="zh-CN"/>
        </w:rPr>
        <w:t>接收方</w:t>
      </w:r>
      <w:ins w:id="367" w:author="宝英" w:date="2022-04-15T11:10:55Z">
        <w:r>
          <w:rPr>
            <w:rFonts w:ascii="宋体" w:hAnsi="宋体" w:eastAsia="宋体" w:cs="宋体"/>
            <w:spacing w:val="-21"/>
            <w:position w:val="0"/>
            <w:sz w:val="21"/>
            <w:szCs w:val="21"/>
            <w:lang w:eastAsia="zh-CN"/>
          </w:rPr>
          <w:t>）</w:t>
        </w:r>
      </w:ins>
      <w:ins w:id="368" w:author="zhuangyiyu" w:date="2022-04-12T14:40:36Z">
        <w:del w:id="369" w:author="宝英" w:date="2022-04-15T11:10:54Z">
          <w:r>
            <w:rPr>
              <w:rFonts w:hint="default" w:ascii="宋体" w:hAnsi="宋体" w:eastAsia="宋体" w:cs="宋体"/>
              <w:spacing w:val="-21"/>
              <w:position w:val="0"/>
              <w:sz w:val="21"/>
              <w:szCs w:val="21"/>
              <w:lang w:val="en-US" w:eastAsia="zh-CN"/>
            </w:rPr>
            <w:delText>（</w:delText>
          </w:r>
        </w:del>
      </w:ins>
      <w:ins w:id="370" w:author="zhuangyiyu" w:date="2022-04-12T14:40:38Z">
        <w:del w:id="371" w:author="宝英" w:date="2022-04-15T11:10:54Z">
          <w:r>
            <w:rPr>
              <w:rFonts w:hint="default" w:ascii="宋体" w:hAnsi="宋体" w:eastAsia="宋体" w:cs="宋体"/>
              <w:spacing w:val="-21"/>
              <w:position w:val="0"/>
              <w:sz w:val="21"/>
              <w:szCs w:val="21"/>
              <w:lang w:val="en-US" w:eastAsia="zh-CN"/>
            </w:rPr>
            <w:delText>签名</w:delText>
          </w:r>
        </w:del>
      </w:ins>
      <w:ins w:id="372" w:author="zhuangyiyu" w:date="2022-04-12T14:40:36Z">
        <w:del w:id="373" w:author="宝英" w:date="2022-04-15T11:10:53Z">
          <w:r>
            <w:rPr>
              <w:rFonts w:hint="default" w:ascii="宋体" w:hAnsi="宋体" w:eastAsia="宋体" w:cs="宋体"/>
              <w:spacing w:val="-21"/>
              <w:position w:val="0"/>
              <w:sz w:val="21"/>
              <w:szCs w:val="21"/>
              <w:lang w:val="en-US" w:eastAsia="zh-CN"/>
            </w:rPr>
            <w:delText>）</w:delText>
          </w:r>
        </w:del>
      </w:ins>
      <w:r>
        <w:rPr>
          <w:rFonts w:ascii="宋体" w:hAnsi="宋体" w:eastAsia="宋体" w:cs="宋体"/>
          <w:spacing w:val="-21"/>
          <w:position w:val="0"/>
          <w:sz w:val="21"/>
          <w:szCs w:val="21"/>
          <w:lang w:val="en-US" w:eastAsia="zh-CN"/>
        </w:rPr>
        <w:t>：</w:t>
      </w:r>
    </w:p>
    <w:p>
      <w:pPr>
        <w:spacing w:before="174" w:line="186" w:lineRule="auto"/>
        <w:ind w:firstLine="459"/>
        <w:rPr>
          <w:ins w:id="374" w:author="宝英" w:date="2022-04-15T11:10:58Z"/>
          <w:rFonts w:ascii="宋体" w:hAnsi="宋体" w:eastAsia="宋体" w:cs="宋体"/>
          <w:spacing w:val="-21"/>
          <w:sz w:val="21"/>
          <w:szCs w:val="21"/>
        </w:rPr>
      </w:pPr>
    </w:p>
    <w:p>
      <w:pPr>
        <w:spacing w:before="174" w:line="186" w:lineRule="auto"/>
        <w:ind w:firstLine="459"/>
        <w:rPr>
          <w:rFonts w:hint="default" w:ascii="宋体" w:hAnsi="宋体" w:eastAsia="宋体" w:cs="宋体"/>
          <w:sz w:val="21"/>
          <w:szCs w:val="21"/>
          <w:lang w:val="en-US" w:eastAsia="zh-CN"/>
        </w:rPr>
      </w:pPr>
      <w:r>
        <w:rPr>
          <w:rFonts w:ascii="宋体" w:hAnsi="宋体" w:eastAsia="宋体" w:cs="宋体"/>
          <w:spacing w:val="-21"/>
          <w:sz w:val="21"/>
          <w:szCs w:val="21"/>
        </w:rPr>
        <w:t>日期：</w:t>
      </w:r>
      <w:ins w:id="375" w:author="zhuangyiyu" w:date="2022-04-13T09:58:42Z">
        <w:r>
          <w:rPr>
            <w:rFonts w:hint="eastAsia" w:ascii="宋体" w:hAnsi="宋体" w:eastAsia="宋体" w:cs="宋体"/>
            <w:spacing w:val="-21"/>
            <w:sz w:val="21"/>
            <w:szCs w:val="21"/>
            <w:lang w:eastAsia="zh-CN"/>
          </w:rPr>
          <w:t>【</w:t>
        </w:r>
      </w:ins>
      <w:ins w:id="376" w:author="zhuangyiyu" w:date="2022-04-13T09:58:44Z">
        <w:r>
          <w:rPr>
            <w:rFonts w:hint="eastAsia" w:ascii="宋体" w:hAnsi="宋体" w:eastAsia="宋体" w:cs="宋体"/>
            <w:spacing w:val="-21"/>
            <w:sz w:val="21"/>
            <w:szCs w:val="21"/>
            <w:lang w:val="en-US" w:eastAsia="zh-CN"/>
          </w:rPr>
          <w:t xml:space="preserve"> </w:t>
        </w:r>
      </w:ins>
      <w:ins w:id="377" w:author="zhuangyiyu" w:date="2022-04-13T09:58:42Z">
        <w:r>
          <w:rPr>
            <w:rFonts w:hint="eastAsia" w:ascii="宋体" w:hAnsi="宋体" w:eastAsia="宋体" w:cs="宋体"/>
            <w:spacing w:val="-21"/>
            <w:sz w:val="21"/>
            <w:szCs w:val="21"/>
            <w:lang w:eastAsia="zh-CN"/>
          </w:rPr>
          <w:t>】</w:t>
        </w:r>
      </w:ins>
      <w:ins w:id="378" w:author="zhuangyiyu" w:date="2022-04-13T09:58:45Z">
        <w:r>
          <w:rPr>
            <w:rFonts w:hint="eastAsia" w:ascii="宋体" w:hAnsi="宋体" w:eastAsia="宋体" w:cs="宋体"/>
            <w:spacing w:val="-21"/>
            <w:sz w:val="21"/>
            <w:szCs w:val="21"/>
            <w:lang w:val="en-US" w:eastAsia="zh-CN"/>
          </w:rPr>
          <w:t>年</w:t>
        </w:r>
      </w:ins>
      <w:ins w:id="379" w:author="zhuangyiyu" w:date="2022-04-13T09:58:47Z">
        <w:r>
          <w:rPr>
            <w:rFonts w:hint="eastAsia" w:ascii="宋体" w:hAnsi="宋体" w:eastAsia="宋体" w:cs="宋体"/>
            <w:spacing w:val="-21"/>
            <w:sz w:val="21"/>
            <w:szCs w:val="21"/>
            <w:lang w:val="en-US" w:eastAsia="zh-CN"/>
          </w:rPr>
          <w:t>【</w:t>
        </w:r>
      </w:ins>
      <w:ins w:id="380" w:author="zhuangyiyu" w:date="2022-04-13T09:58:53Z">
        <w:r>
          <w:rPr>
            <w:rFonts w:hint="eastAsia" w:ascii="宋体" w:hAnsi="宋体" w:eastAsia="宋体" w:cs="宋体"/>
            <w:spacing w:val="-21"/>
            <w:sz w:val="21"/>
            <w:szCs w:val="21"/>
            <w:lang w:val="en-US" w:eastAsia="zh-CN"/>
          </w:rPr>
          <w:t xml:space="preserve"> </w:t>
        </w:r>
      </w:ins>
      <w:ins w:id="381" w:author="zhuangyiyu" w:date="2022-04-13T09:58:47Z">
        <w:r>
          <w:rPr>
            <w:rFonts w:hint="eastAsia" w:ascii="宋体" w:hAnsi="宋体" w:eastAsia="宋体" w:cs="宋体"/>
            <w:spacing w:val="-21"/>
            <w:sz w:val="21"/>
            <w:szCs w:val="21"/>
            <w:lang w:val="en-US" w:eastAsia="zh-CN"/>
          </w:rPr>
          <w:t>】</w:t>
        </w:r>
      </w:ins>
      <w:ins w:id="382" w:author="zhuangyiyu" w:date="2022-04-13T09:58:49Z">
        <w:r>
          <w:rPr>
            <w:rFonts w:hint="eastAsia" w:ascii="宋体" w:hAnsi="宋体" w:eastAsia="宋体" w:cs="宋体"/>
            <w:spacing w:val="-21"/>
            <w:sz w:val="21"/>
            <w:szCs w:val="21"/>
            <w:lang w:val="en-US" w:eastAsia="zh-CN"/>
          </w:rPr>
          <w:t>月</w:t>
        </w:r>
      </w:ins>
      <w:ins w:id="383" w:author="zhuangyiyu" w:date="2022-04-13T09:58:51Z">
        <w:r>
          <w:rPr>
            <w:rFonts w:hint="eastAsia" w:ascii="宋体" w:hAnsi="宋体" w:eastAsia="宋体" w:cs="宋体"/>
            <w:spacing w:val="-21"/>
            <w:sz w:val="21"/>
            <w:szCs w:val="21"/>
            <w:lang w:val="en-US" w:eastAsia="zh-CN"/>
          </w:rPr>
          <w:t>【</w:t>
        </w:r>
      </w:ins>
      <w:ins w:id="384" w:author="zhuangyiyu" w:date="2022-04-13T09:58:57Z">
        <w:r>
          <w:rPr>
            <w:rFonts w:hint="eastAsia" w:ascii="宋体" w:hAnsi="宋体" w:eastAsia="宋体" w:cs="宋体"/>
            <w:spacing w:val="-21"/>
            <w:sz w:val="21"/>
            <w:szCs w:val="21"/>
            <w:lang w:val="en-US" w:eastAsia="zh-CN"/>
          </w:rPr>
          <w:t xml:space="preserve"> </w:t>
        </w:r>
      </w:ins>
      <w:ins w:id="385" w:author="zhuangyiyu" w:date="2022-04-13T09:58:51Z">
        <w:r>
          <w:rPr>
            <w:rFonts w:hint="eastAsia" w:ascii="宋体" w:hAnsi="宋体" w:eastAsia="宋体" w:cs="宋体"/>
            <w:spacing w:val="-21"/>
            <w:sz w:val="21"/>
            <w:szCs w:val="21"/>
            <w:lang w:val="en-US" w:eastAsia="zh-CN"/>
          </w:rPr>
          <w:t>】</w:t>
        </w:r>
      </w:ins>
      <w:ins w:id="386" w:author="zhuangyiyu" w:date="2022-04-13T09:58:58Z">
        <w:r>
          <w:rPr>
            <w:rFonts w:hint="eastAsia" w:ascii="宋体" w:hAnsi="宋体" w:eastAsia="宋体" w:cs="宋体"/>
            <w:spacing w:val="-21"/>
            <w:sz w:val="21"/>
            <w:szCs w:val="21"/>
            <w:lang w:val="en-US" w:eastAsia="zh-CN"/>
          </w:rPr>
          <w:t>日</w:t>
        </w:r>
      </w:ins>
    </w:p>
    <w:sectPr>
      <w:pgSz w:w="11905" w:h="16839"/>
      <w:pgMar w:top="1010" w:right="1124" w:bottom="0" w:left="11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Arial">
    <w:panose1 w:val="020B0604020202090204"/>
    <w:charset w:val="00"/>
    <w:family w:val="swiss"/>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4CC05C"/>
    <w:multiLevelType w:val="singleLevel"/>
    <w:tmpl w:val="4C4CC05C"/>
    <w:lvl w:ilvl="0" w:tentative="0">
      <w:start w:val="8"/>
      <w:numFmt w:val="decimal"/>
      <w:suff w:val="space"/>
      <w:lvlText w:val="%1."/>
      <w:lvlJc w:val="left"/>
      <w:pPr>
        <w:ind w:left="-19"/>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宝英">
    <w15:presenceInfo w15:providerId="WPS Office" w15:userId="544817782"/>
  </w15:person>
  <w15:person w15:author="zhuangyiyu">
    <w15:presenceInfo w15:providerId="WPS Office" w15:userId="2652334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val="1"/>
  <w:trackRevisions w:val="1"/>
  <w:documentProtection w:enforcement="0"/>
  <w:characterSpacingControl w:val="doNotCompress"/>
  <w:compat>
    <w:spaceForUL/>
    <w:ulTrailSpace/>
    <w:useFELayout/>
    <w:compatSetting w:name="compatibilityMode" w:uri="http://schemas.microsoft.com/office/word" w:val="14"/>
  </w:compat>
  <w:rsids>
    <w:rsidRoot w:val="00000000"/>
    <w:rsid w:val="002274A0"/>
    <w:rsid w:val="00314C2B"/>
    <w:rsid w:val="0261487E"/>
    <w:rsid w:val="027D0F8C"/>
    <w:rsid w:val="04207E21"/>
    <w:rsid w:val="058C7E64"/>
    <w:rsid w:val="06694871"/>
    <w:rsid w:val="097666B5"/>
    <w:rsid w:val="0AA01CBB"/>
    <w:rsid w:val="0AFF2E86"/>
    <w:rsid w:val="0B0B11BF"/>
    <w:rsid w:val="0BB04180"/>
    <w:rsid w:val="0C89137D"/>
    <w:rsid w:val="0ED4536F"/>
    <w:rsid w:val="0F786D63"/>
    <w:rsid w:val="10BE2E9B"/>
    <w:rsid w:val="12DC59AA"/>
    <w:rsid w:val="134B5AE0"/>
    <w:rsid w:val="19E576EB"/>
    <w:rsid w:val="1DCD6CD5"/>
    <w:rsid w:val="1EA01E32"/>
    <w:rsid w:val="1EA731C1"/>
    <w:rsid w:val="1EF10BFD"/>
    <w:rsid w:val="1F6801A7"/>
    <w:rsid w:val="233C481F"/>
    <w:rsid w:val="24C90335"/>
    <w:rsid w:val="25201F1F"/>
    <w:rsid w:val="27AD472D"/>
    <w:rsid w:val="27CB5C47"/>
    <w:rsid w:val="27DE0E43"/>
    <w:rsid w:val="2A07680A"/>
    <w:rsid w:val="2E467984"/>
    <w:rsid w:val="2EB23BE8"/>
    <w:rsid w:val="2F972DDE"/>
    <w:rsid w:val="305D7B83"/>
    <w:rsid w:val="31724735"/>
    <w:rsid w:val="35215623"/>
    <w:rsid w:val="353F6079"/>
    <w:rsid w:val="39D32C64"/>
    <w:rsid w:val="3ADD1FEC"/>
    <w:rsid w:val="3B1E43B3"/>
    <w:rsid w:val="3EFFD95F"/>
    <w:rsid w:val="42683CB0"/>
    <w:rsid w:val="479003E6"/>
    <w:rsid w:val="49B02FC2"/>
    <w:rsid w:val="4AE03433"/>
    <w:rsid w:val="505E5526"/>
    <w:rsid w:val="522967A3"/>
    <w:rsid w:val="535C0D29"/>
    <w:rsid w:val="5705494D"/>
    <w:rsid w:val="59A3044D"/>
    <w:rsid w:val="5A1D0200"/>
    <w:rsid w:val="5A9E44D6"/>
    <w:rsid w:val="5B8A5421"/>
    <w:rsid w:val="5BE10DB9"/>
    <w:rsid w:val="5C0D7E00"/>
    <w:rsid w:val="5C89392A"/>
    <w:rsid w:val="5F64242D"/>
    <w:rsid w:val="60F8107F"/>
    <w:rsid w:val="613320B7"/>
    <w:rsid w:val="63901A42"/>
    <w:rsid w:val="651B533C"/>
    <w:rsid w:val="65AE61B0"/>
    <w:rsid w:val="668533B4"/>
    <w:rsid w:val="67242BCD"/>
    <w:rsid w:val="673D77EB"/>
    <w:rsid w:val="67B57CC9"/>
    <w:rsid w:val="69A44C20"/>
    <w:rsid w:val="69DC778F"/>
    <w:rsid w:val="6C944351"/>
    <w:rsid w:val="6CBA18DE"/>
    <w:rsid w:val="6CD64A54"/>
    <w:rsid w:val="6DF17581"/>
    <w:rsid w:val="72337DCE"/>
    <w:rsid w:val="73591D98"/>
    <w:rsid w:val="73DDECE2"/>
    <w:rsid w:val="74736F42"/>
    <w:rsid w:val="76366479"/>
    <w:rsid w:val="79D75147"/>
    <w:rsid w:val="7AB03404"/>
    <w:rsid w:val="7AF30089"/>
    <w:rsid w:val="7B4707E1"/>
    <w:rsid w:val="7BEB1AB4"/>
    <w:rsid w:val="7D1C259A"/>
    <w:rsid w:val="7DCC76C3"/>
    <w:rsid w:val="7DE70059"/>
    <w:rsid w:val="7FD777EC"/>
    <w:rsid w:val="7FF73A8E"/>
    <w:rsid w:val="93F77DE6"/>
    <w:rsid w:val="9FFB44D3"/>
    <w:rsid w:val="EFFBFB22"/>
    <w:rsid w:val="F7CB7302"/>
    <w:rsid w:val="FADEAC25"/>
    <w:rsid w:val="FAE9924F"/>
    <w:rsid w:val="FF658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customStyle="1" w:styleId="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Office_2.8.1.4649_F1E327BC-269C-435d-A152-05C5408002CA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2021-12-03T03:31:00Z</dcterms:created>
  <dc:creator>Administrator</dc:creator>
  <cp:lastModifiedBy>boeyyang</cp:lastModifiedBy>
  <dcterms:modified xsi:type="dcterms:W3CDTF">2022-04-15T11:12:17Z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2022-04-12T11:42:26Z</vt:filetime>
  </property>
  <property fmtid="{D5CDD505-2E9C-101B-9397-08002B2CF9AE}" pid="4" name="KSOProductBuildVer">
    <vt:lpwstr>2052-2.8.1.4649</vt:lpwstr>
  </property>
  <property fmtid="{D5CDD505-2E9C-101B-9397-08002B2CF9AE}" pid="5" name="ICV">
    <vt:lpwstr>4784B2445C204241BE1404E9801080D5</vt:lpwstr>
  </property>
</Properties>
</file>