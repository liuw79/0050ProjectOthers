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9FBB4" w14:textId="77777777" w:rsidR="00D27069" w:rsidRDefault="002613EB" w:rsidP="00CC5A94">
      <w:pPr>
        <w:snapToGrid w:val="0"/>
        <w:jc w:val="center"/>
        <w:rPr>
          <w:rFonts w:ascii="微软雅黑" w:eastAsia="微软雅黑" w:hAnsi="微软雅黑"/>
          <w:color w:val="333333"/>
          <w:sz w:val="22"/>
        </w:rPr>
      </w:pPr>
      <w:r>
        <w:rPr>
          <w:rFonts w:ascii="宋体" w:eastAsia="宋体" w:hAnsi="宋体"/>
          <w:b/>
          <w:bCs/>
          <w:color w:val="000000"/>
          <w:sz w:val="28"/>
          <w:szCs w:val="28"/>
        </w:rPr>
        <w:t>高维学堂外聘讲师协议</w:t>
      </w:r>
    </w:p>
    <w:p w14:paraId="0DA9F1D3" w14:textId="77777777" w:rsidR="00D27069" w:rsidRDefault="00D27069">
      <w:pPr>
        <w:snapToGrid w:val="0"/>
        <w:jc w:val="center"/>
        <w:rPr>
          <w:rFonts w:ascii="微软雅黑" w:eastAsia="微软雅黑" w:hAnsi="微软雅黑"/>
          <w:color w:val="333333"/>
          <w:sz w:val="22"/>
        </w:rPr>
      </w:pPr>
    </w:p>
    <w:p w14:paraId="4BAEDF6D"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甲方：高维信息技术（深圳）有限公司</w:t>
      </w:r>
    </w:p>
    <w:p w14:paraId="0EBE4625"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法定代表人：林传科</w:t>
      </w:r>
    </w:p>
    <w:p w14:paraId="3495C259" w14:textId="77777777" w:rsidR="00D27069" w:rsidRDefault="00D27069">
      <w:pPr>
        <w:snapToGrid w:val="0"/>
        <w:rPr>
          <w:rFonts w:ascii="微软雅黑" w:eastAsia="微软雅黑" w:hAnsi="微软雅黑"/>
          <w:color w:val="333333"/>
          <w:sz w:val="22"/>
        </w:rPr>
      </w:pPr>
    </w:p>
    <w:p w14:paraId="74481525" w14:textId="40AFD1A9" w:rsidR="006863CC" w:rsidRDefault="002613EB">
      <w:pPr>
        <w:snapToGrid w:val="0"/>
        <w:rPr>
          <w:ins w:id="0" w:author="494868745@qq.com" w:date="2023-09-23T14:07:00Z"/>
          <w:rFonts w:ascii="微软雅黑" w:eastAsia="微软雅黑" w:hAnsi="微软雅黑"/>
          <w:color w:val="333333"/>
          <w:sz w:val="22"/>
        </w:rPr>
      </w:pPr>
      <w:r>
        <w:rPr>
          <w:rFonts w:ascii="宋体" w:eastAsia="宋体" w:hAnsi="宋体"/>
          <w:color w:val="0000FF"/>
          <w:sz w:val="22"/>
        </w:rPr>
        <w:t>乙方：</w:t>
      </w:r>
      <w:r w:rsidR="005D087B" w:rsidRPr="005D087B">
        <w:rPr>
          <w:rFonts w:ascii="宋体" w:eastAsia="宋体" w:hAnsi="宋体" w:hint="eastAsia"/>
          <w:color w:val="0000FF"/>
          <w:sz w:val="22"/>
        </w:rPr>
        <w:t>常熟市海虞镇上启信息咨询服务部</w:t>
      </w:r>
    </w:p>
    <w:p w14:paraId="0523CE43" w14:textId="4FF0F32E" w:rsidR="00D27069" w:rsidRDefault="005D087B">
      <w:pPr>
        <w:snapToGrid w:val="0"/>
        <w:rPr>
          <w:rFonts w:ascii="微软雅黑" w:eastAsia="微软雅黑" w:hAnsi="微软雅黑"/>
          <w:color w:val="333333"/>
          <w:sz w:val="22"/>
        </w:rPr>
      </w:pPr>
      <w:r>
        <w:rPr>
          <w:rFonts w:ascii="宋体" w:eastAsia="宋体" w:hAnsi="宋体" w:hint="eastAsia"/>
          <w:color w:val="0000FF"/>
          <w:sz w:val="22"/>
        </w:rPr>
        <w:t>法定代表人：张立志</w:t>
      </w:r>
    </w:p>
    <w:p w14:paraId="49AC8308" w14:textId="77777777" w:rsidR="00D27069" w:rsidRDefault="00D27069">
      <w:pPr>
        <w:snapToGrid w:val="0"/>
        <w:rPr>
          <w:rFonts w:ascii="微软雅黑" w:eastAsia="微软雅黑" w:hAnsi="微软雅黑"/>
          <w:color w:val="333333"/>
          <w:sz w:val="22"/>
        </w:rPr>
      </w:pPr>
    </w:p>
    <w:p w14:paraId="7A2BA790"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甲、乙双方在平等互利的基础上，遵照《中华人民共和国民法典》经充分协商，就合作开展培训业务相关事宜，达成协议如下：</w:t>
      </w:r>
    </w:p>
    <w:p w14:paraId="77C84176" w14:textId="77777777" w:rsidR="00D27069" w:rsidRDefault="00D27069">
      <w:pPr>
        <w:snapToGrid w:val="0"/>
        <w:rPr>
          <w:rFonts w:ascii="微软雅黑" w:eastAsia="微软雅黑" w:hAnsi="微软雅黑"/>
          <w:color w:val="333333"/>
          <w:sz w:val="22"/>
        </w:rPr>
      </w:pPr>
    </w:p>
    <w:p w14:paraId="58843956"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1   合作内容</w:t>
      </w:r>
    </w:p>
    <w:p w14:paraId="6398809E"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1.1 甲方聘请乙方担任合作讲师。</w:t>
      </w:r>
    </w:p>
    <w:p w14:paraId="6C8B0836"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1.2 乙方完成甲方指定的以下课程的讲授工作：</w:t>
      </w:r>
    </w:p>
    <w:p w14:paraId="2CC6DF27" w14:textId="11D457D1" w:rsidR="00D27069" w:rsidRPr="003E2001" w:rsidRDefault="002613EB">
      <w:pPr>
        <w:snapToGrid w:val="0"/>
        <w:rPr>
          <w:rFonts w:ascii="微软雅黑" w:eastAsia="微软雅黑" w:hAnsi="微软雅黑"/>
          <w:color w:val="000000" w:themeColor="text1"/>
          <w:sz w:val="22"/>
        </w:rPr>
      </w:pPr>
      <w:r>
        <w:rPr>
          <w:rFonts w:ascii="宋体" w:eastAsia="宋体" w:hAnsi="宋体"/>
          <w:color w:val="000000"/>
          <w:sz w:val="22"/>
        </w:rPr>
        <w:t>1.2.1   课程名称：</w:t>
      </w:r>
      <w:r w:rsidRPr="003E2001">
        <w:rPr>
          <w:rFonts w:ascii="宋体" w:eastAsia="宋体" w:hAnsi="宋体"/>
          <w:color w:val="000000" w:themeColor="text1"/>
          <w:sz w:val="22"/>
        </w:rPr>
        <w:t>《</w:t>
      </w:r>
      <w:r w:rsidR="003E2001" w:rsidRPr="003E2001">
        <w:rPr>
          <w:rFonts w:ascii="宋体" w:eastAsia="宋体" w:hAnsi="宋体" w:hint="eastAsia"/>
          <w:color w:val="000000" w:themeColor="text1"/>
          <w:sz w:val="22"/>
        </w:rPr>
        <w:t>企业学习官“优才”认证计划level</w:t>
      </w:r>
      <w:r w:rsidR="003E2001" w:rsidRPr="003E2001">
        <w:rPr>
          <w:rFonts w:ascii="宋体" w:eastAsia="宋体" w:hAnsi="宋体"/>
          <w:color w:val="000000" w:themeColor="text1"/>
          <w:sz w:val="22"/>
        </w:rPr>
        <w:t>1</w:t>
      </w:r>
      <w:r w:rsidRPr="003E2001">
        <w:rPr>
          <w:rFonts w:ascii="宋体" w:eastAsia="宋体" w:hAnsi="宋体"/>
          <w:color w:val="000000" w:themeColor="text1"/>
          <w:sz w:val="22"/>
        </w:rPr>
        <w:t>》</w:t>
      </w:r>
    </w:p>
    <w:p w14:paraId="646BA56C" w14:textId="7320CDC6" w:rsidR="00D27069" w:rsidRDefault="002613EB">
      <w:pPr>
        <w:snapToGrid w:val="0"/>
        <w:rPr>
          <w:rFonts w:ascii="微软雅黑" w:eastAsia="微软雅黑" w:hAnsi="微软雅黑"/>
          <w:color w:val="333333"/>
          <w:sz w:val="22"/>
        </w:rPr>
      </w:pPr>
      <w:r w:rsidRPr="003E2001">
        <w:rPr>
          <w:rFonts w:ascii="宋体" w:eastAsia="宋体" w:hAnsi="宋体"/>
          <w:color w:val="000000" w:themeColor="text1"/>
          <w:sz w:val="22"/>
        </w:rPr>
        <w:t>1.2.2   授课日期：</w:t>
      </w:r>
      <w:r w:rsidR="00CC5A94" w:rsidRPr="003E2001">
        <w:rPr>
          <w:rFonts w:ascii="宋体" w:eastAsia="宋体" w:hAnsi="宋体"/>
          <w:color w:val="000000" w:themeColor="text1"/>
          <w:sz w:val="22"/>
        </w:rPr>
        <w:t>202</w:t>
      </w:r>
      <w:r w:rsidR="003E2001" w:rsidRPr="003E2001">
        <w:rPr>
          <w:rFonts w:ascii="宋体" w:eastAsia="宋体" w:hAnsi="宋体"/>
          <w:color w:val="000000" w:themeColor="text1"/>
          <w:sz w:val="22"/>
        </w:rPr>
        <w:t>3</w:t>
      </w:r>
      <w:r w:rsidR="00CC5A94" w:rsidRPr="003E2001">
        <w:rPr>
          <w:rFonts w:ascii="宋体" w:eastAsia="宋体" w:hAnsi="宋体" w:hint="eastAsia"/>
          <w:color w:val="000000" w:themeColor="text1"/>
          <w:sz w:val="22"/>
        </w:rPr>
        <w:t>年1</w:t>
      </w:r>
      <w:r w:rsidR="00CC5A94" w:rsidRPr="003E2001">
        <w:rPr>
          <w:rFonts w:ascii="宋体" w:eastAsia="宋体" w:hAnsi="宋体"/>
          <w:color w:val="000000" w:themeColor="text1"/>
          <w:sz w:val="22"/>
        </w:rPr>
        <w:t>2</w:t>
      </w:r>
      <w:r w:rsidR="00CC5A94" w:rsidRPr="003E2001">
        <w:rPr>
          <w:rFonts w:ascii="宋体" w:eastAsia="宋体" w:hAnsi="宋体" w:hint="eastAsia"/>
          <w:color w:val="000000" w:themeColor="text1"/>
          <w:sz w:val="22"/>
        </w:rPr>
        <w:t>月3</w:t>
      </w:r>
      <w:r w:rsidR="00CC5A94" w:rsidRPr="003E2001">
        <w:rPr>
          <w:rFonts w:ascii="宋体" w:eastAsia="宋体" w:hAnsi="宋体"/>
          <w:color w:val="000000" w:themeColor="text1"/>
          <w:sz w:val="22"/>
        </w:rPr>
        <w:t>1</w:t>
      </w:r>
      <w:r w:rsidR="00CC5A94" w:rsidRPr="003E2001">
        <w:rPr>
          <w:rFonts w:ascii="宋体" w:eastAsia="宋体" w:hAnsi="宋体" w:hint="eastAsia"/>
          <w:color w:val="000000" w:themeColor="text1"/>
          <w:sz w:val="22"/>
        </w:rPr>
        <w:t>日前</w:t>
      </w:r>
      <w:r w:rsidRPr="003E2001">
        <w:rPr>
          <w:rFonts w:ascii="宋体" w:eastAsia="宋体" w:hAnsi="宋体"/>
          <w:color w:val="000000" w:themeColor="text1"/>
          <w:sz w:val="22"/>
        </w:rPr>
        <w:t>（</w:t>
      </w:r>
      <w:r>
        <w:rPr>
          <w:rFonts w:ascii="宋体" w:eastAsia="宋体" w:hAnsi="宋体"/>
          <w:color w:val="000000"/>
          <w:sz w:val="22"/>
        </w:rPr>
        <w:t>以下简称“开课时间”）</w:t>
      </w:r>
    </w:p>
    <w:p w14:paraId="10B5FA4D" w14:textId="77777777" w:rsidR="00D27069" w:rsidRDefault="00D27069">
      <w:pPr>
        <w:snapToGrid w:val="0"/>
        <w:rPr>
          <w:rFonts w:ascii="微软雅黑" w:eastAsia="微软雅黑" w:hAnsi="微软雅黑"/>
          <w:color w:val="333333"/>
          <w:sz w:val="22"/>
        </w:rPr>
      </w:pPr>
    </w:p>
    <w:p w14:paraId="30501C30"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2   劳务报酬的支付</w:t>
      </w:r>
    </w:p>
    <w:p w14:paraId="16BA2A89" w14:textId="5E3B2460" w:rsidR="003C2016" w:rsidRDefault="002613EB">
      <w:pPr>
        <w:snapToGrid w:val="0"/>
        <w:rPr>
          <w:rFonts w:ascii="宋体" w:eastAsia="宋体" w:hAnsi="宋体"/>
          <w:color w:val="000000"/>
          <w:sz w:val="22"/>
        </w:rPr>
      </w:pPr>
      <w:r>
        <w:rPr>
          <w:rFonts w:ascii="宋体" w:eastAsia="宋体" w:hAnsi="宋体"/>
          <w:color w:val="000000"/>
          <w:sz w:val="22"/>
        </w:rPr>
        <w:t>2.1 双方约定乙方劳务报酬（以下简称“课酬”）</w:t>
      </w:r>
      <w:r>
        <w:rPr>
          <w:rFonts w:ascii="宋体" w:eastAsia="宋体" w:hAnsi="宋体" w:hint="eastAsia"/>
          <w:color w:val="000000"/>
          <w:sz w:val="22"/>
        </w:rPr>
        <w:t>为</w:t>
      </w:r>
      <w:r w:rsidR="003E2001">
        <w:rPr>
          <w:rFonts w:ascii="宋体" w:eastAsia="宋体" w:hAnsi="宋体"/>
          <w:color w:val="000000"/>
          <w:sz w:val="22"/>
        </w:rPr>
        <w:t>4</w:t>
      </w:r>
      <w:r w:rsidR="00771F24">
        <w:rPr>
          <w:rFonts w:ascii="宋体" w:eastAsia="宋体" w:hAnsi="宋体"/>
          <w:color w:val="000000"/>
          <w:sz w:val="22"/>
        </w:rPr>
        <w:t>5000</w:t>
      </w:r>
      <w:r>
        <w:rPr>
          <w:rFonts w:ascii="宋体" w:eastAsia="宋体" w:hAnsi="宋体"/>
          <w:color w:val="000000"/>
          <w:sz w:val="22"/>
        </w:rPr>
        <w:t>元/</w:t>
      </w:r>
      <w:r w:rsidR="003E2001">
        <w:rPr>
          <w:rFonts w:ascii="宋体" w:eastAsia="宋体" w:hAnsi="宋体" w:hint="eastAsia"/>
          <w:color w:val="000000"/>
          <w:sz w:val="22"/>
        </w:rPr>
        <w:t>期</w:t>
      </w:r>
      <w:r>
        <w:rPr>
          <w:rFonts w:ascii="宋体" w:eastAsia="宋体" w:hAnsi="宋体"/>
          <w:color w:val="000000"/>
          <w:sz w:val="22"/>
        </w:rPr>
        <w:t>（大写：</w:t>
      </w:r>
      <w:r w:rsidR="003E2001">
        <w:rPr>
          <w:rFonts w:ascii="宋体" w:eastAsia="宋体" w:hAnsi="宋体" w:hint="eastAsia"/>
          <w:color w:val="000000"/>
          <w:sz w:val="22"/>
        </w:rPr>
        <w:t>肆</w:t>
      </w:r>
      <w:r w:rsidR="00771F24">
        <w:rPr>
          <w:rFonts w:ascii="宋体" w:eastAsia="宋体" w:hAnsi="宋体" w:hint="eastAsia"/>
          <w:color w:val="000000"/>
          <w:sz w:val="22"/>
        </w:rPr>
        <w:t>万伍仟元整</w:t>
      </w:r>
      <w:r>
        <w:rPr>
          <w:rFonts w:ascii="宋体" w:eastAsia="宋体" w:hAnsi="宋体"/>
          <w:color w:val="000000"/>
          <w:sz w:val="22"/>
        </w:rPr>
        <w:t>）人民币</w:t>
      </w:r>
      <w:r w:rsidR="003E2001">
        <w:rPr>
          <w:rFonts w:ascii="宋体" w:eastAsia="宋体" w:hAnsi="宋体" w:hint="eastAsia"/>
          <w:color w:val="000000"/>
          <w:sz w:val="22"/>
        </w:rPr>
        <w:t>。乙方按要求配合甲方开展的认证答辩活动，甲方按实际消耗时间支付服务费为3</w:t>
      </w:r>
      <w:r w:rsidR="003E2001">
        <w:rPr>
          <w:rFonts w:ascii="宋体" w:eastAsia="宋体" w:hAnsi="宋体"/>
          <w:color w:val="000000"/>
          <w:sz w:val="22"/>
        </w:rPr>
        <w:t>000</w:t>
      </w:r>
      <w:r w:rsidR="003E2001">
        <w:rPr>
          <w:rFonts w:ascii="宋体" w:eastAsia="宋体" w:hAnsi="宋体" w:hint="eastAsia"/>
          <w:color w:val="000000"/>
          <w:sz w:val="22"/>
        </w:rPr>
        <w:t>元/时（大写：三仟元整），</w:t>
      </w:r>
      <w:r>
        <w:rPr>
          <w:rFonts w:ascii="宋体" w:eastAsia="宋体" w:hAnsi="宋体"/>
          <w:color w:val="000000"/>
          <w:sz w:val="22"/>
        </w:rPr>
        <w:t>甲方应于课程结束后5个工作日内将课酬以汇入乙方</w:t>
      </w:r>
      <w:r w:rsidR="00771F24">
        <w:rPr>
          <w:rFonts w:ascii="宋体" w:eastAsia="宋体" w:hAnsi="宋体" w:hint="eastAsia"/>
          <w:color w:val="000000"/>
          <w:sz w:val="22"/>
        </w:rPr>
        <w:t>公司（</w:t>
      </w:r>
      <w:r w:rsidR="006863CC" w:rsidRPr="005D087B">
        <w:rPr>
          <w:rFonts w:ascii="宋体" w:eastAsia="宋体" w:hAnsi="宋体" w:hint="eastAsia"/>
          <w:color w:val="0000FF"/>
          <w:sz w:val="22"/>
        </w:rPr>
        <w:t>常熟市海虞镇上启信息咨询服务部</w:t>
      </w:r>
      <w:r w:rsidR="00771F24">
        <w:rPr>
          <w:rFonts w:ascii="宋体" w:eastAsia="宋体" w:hAnsi="宋体" w:hint="eastAsia"/>
          <w:color w:val="000000"/>
          <w:sz w:val="22"/>
        </w:rPr>
        <w:t>）</w:t>
      </w:r>
      <w:r>
        <w:rPr>
          <w:rFonts w:ascii="宋体" w:eastAsia="宋体" w:hAnsi="宋体"/>
          <w:color w:val="000000"/>
          <w:sz w:val="22"/>
        </w:rPr>
        <w:t>指定账户，</w:t>
      </w:r>
      <w:r w:rsidR="003C2016">
        <w:rPr>
          <w:rFonts w:ascii="宋体" w:eastAsia="宋体" w:hAnsi="宋体" w:hint="eastAsia"/>
          <w:color w:val="000000"/>
          <w:sz w:val="22"/>
        </w:rPr>
        <w:t>乙方开具相应数额的发票于寄送给甲方。</w:t>
      </w:r>
    </w:p>
    <w:p w14:paraId="0C562A78" w14:textId="4738F3A3" w:rsidR="00D27069" w:rsidRDefault="002613EB">
      <w:pPr>
        <w:snapToGrid w:val="0"/>
        <w:rPr>
          <w:rFonts w:ascii="微软雅黑" w:eastAsia="微软雅黑" w:hAnsi="微软雅黑"/>
          <w:color w:val="333333"/>
          <w:sz w:val="22"/>
        </w:rPr>
      </w:pPr>
      <w:r>
        <w:rPr>
          <w:rFonts w:ascii="宋体" w:eastAsia="宋体" w:hAnsi="宋体" w:hint="eastAsia"/>
          <w:color w:val="000000"/>
          <w:sz w:val="22"/>
        </w:rPr>
        <w:t>乙</w:t>
      </w:r>
      <w:r>
        <w:rPr>
          <w:rFonts w:ascii="宋体" w:eastAsia="宋体" w:hAnsi="宋体"/>
          <w:color w:val="000000"/>
          <w:sz w:val="22"/>
        </w:rPr>
        <w:t>方指定账户信息如下</w:t>
      </w:r>
      <w:r w:rsidR="003C2016">
        <w:rPr>
          <w:rFonts w:ascii="宋体" w:eastAsia="宋体" w:hAnsi="宋体" w:hint="eastAsia"/>
          <w:color w:val="000000"/>
          <w:sz w:val="22"/>
        </w:rPr>
        <w:t>：</w:t>
      </w:r>
    </w:p>
    <w:p w14:paraId="2445A352" w14:textId="3980ACD5" w:rsidR="00D27069" w:rsidRPr="000457F3" w:rsidRDefault="002613EB" w:rsidP="000457F3">
      <w:pPr>
        <w:pStyle w:val="aa"/>
        <w:rPr>
          <w:rFonts w:cstheme="minorBidi"/>
          <w:color w:val="0000FF"/>
          <w:kern w:val="2"/>
          <w:sz w:val="22"/>
          <w:szCs w:val="22"/>
        </w:rPr>
      </w:pPr>
      <w:r>
        <w:rPr>
          <w:color w:val="000000"/>
          <w:sz w:val="22"/>
        </w:rPr>
        <w:t>2.2.1   开户行：</w:t>
      </w:r>
      <w:ins w:id="1" w:author="Gary" w:date="2023-09-23T14:03:00Z">
        <w:r w:rsidR="005D087B" w:rsidRPr="00107643">
          <w:rPr>
            <w:rFonts w:ascii="微软雅黑" w:eastAsia="微软雅黑" w:hAnsi="微软雅黑" w:hint="eastAsia"/>
            <w:color w:val="000000"/>
            <w:szCs w:val="21"/>
          </w:rPr>
          <w:t xml:space="preserve">中国银行常熟滨江支行                                         </w:t>
        </w:r>
      </w:ins>
      <w:r>
        <w:rPr>
          <w:color w:val="000000"/>
          <w:sz w:val="22"/>
        </w:rPr>
        <w:t>2.2.2 帐  号：</w:t>
      </w:r>
      <w:ins w:id="2" w:author="Gary" w:date="2023-09-23T14:04:00Z">
        <w:r w:rsidR="005D087B" w:rsidRPr="00107643">
          <w:rPr>
            <w:rFonts w:ascii="微软雅黑" w:eastAsia="微软雅黑" w:hAnsi="微软雅黑"/>
            <w:color w:val="000000"/>
            <w:szCs w:val="21"/>
          </w:rPr>
          <w:t>554739579944</w:t>
        </w:r>
      </w:ins>
    </w:p>
    <w:p w14:paraId="1E973551" w14:textId="18BC5177" w:rsidR="00D27069" w:rsidRPr="000457F3" w:rsidRDefault="002613EB" w:rsidP="000457F3">
      <w:pPr>
        <w:pStyle w:val="aa"/>
      </w:pPr>
      <w:r>
        <w:rPr>
          <w:color w:val="000000"/>
          <w:sz w:val="22"/>
        </w:rPr>
        <w:t>2.2.3 户  名：</w:t>
      </w:r>
      <w:ins w:id="3" w:author="Gary" w:date="2023-09-23T14:04:00Z">
        <w:r w:rsidR="005D087B" w:rsidRPr="00107643">
          <w:rPr>
            <w:rFonts w:ascii="微软雅黑" w:eastAsia="微软雅黑" w:hAnsi="微软雅黑" w:hint="eastAsia"/>
            <w:color w:val="000000"/>
            <w:szCs w:val="21"/>
          </w:rPr>
          <w:t xml:space="preserve">常熟市海虞镇上启信息咨询服务部  </w:t>
        </w:r>
      </w:ins>
      <w:r w:rsidRPr="000457F3">
        <w:rPr>
          <w:rFonts w:cstheme="minorBidi"/>
          <w:color w:val="0000FF"/>
          <w:kern w:val="2"/>
          <w:sz w:val="22"/>
          <w:szCs w:val="22"/>
        </w:rPr>
        <w:t> </w:t>
      </w:r>
      <w:r>
        <w:rPr>
          <w:color w:val="000000"/>
          <w:sz w:val="22"/>
        </w:rPr>
        <w:t xml:space="preserve">               </w:t>
      </w:r>
    </w:p>
    <w:p w14:paraId="29E52491" w14:textId="77777777" w:rsidR="00D27069" w:rsidRDefault="00D27069">
      <w:pPr>
        <w:snapToGrid w:val="0"/>
        <w:rPr>
          <w:rFonts w:ascii="微软雅黑" w:eastAsia="微软雅黑" w:hAnsi="微软雅黑"/>
          <w:color w:val="333333"/>
          <w:sz w:val="22"/>
        </w:rPr>
      </w:pPr>
    </w:p>
    <w:p w14:paraId="56B894BC"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3   甲方的职责</w:t>
      </w:r>
    </w:p>
    <w:p w14:paraId="022EC3C5" w14:textId="70234BD4" w:rsidR="00D27069" w:rsidRDefault="002613EB">
      <w:pPr>
        <w:snapToGrid w:val="0"/>
        <w:rPr>
          <w:rFonts w:ascii="微软雅黑" w:eastAsia="微软雅黑" w:hAnsi="微软雅黑"/>
          <w:color w:val="333333"/>
          <w:sz w:val="22"/>
        </w:rPr>
      </w:pPr>
      <w:r>
        <w:rPr>
          <w:rFonts w:ascii="宋体" w:eastAsia="宋体" w:hAnsi="宋体"/>
          <w:color w:val="000000"/>
          <w:sz w:val="22"/>
        </w:rPr>
        <w:t>3.1 负责推荐乙方课程及安排乙方</w:t>
      </w:r>
      <w:r w:rsidR="00CC5A94">
        <w:rPr>
          <w:rFonts w:ascii="宋体" w:eastAsia="宋体" w:hAnsi="宋体" w:hint="eastAsia"/>
          <w:color w:val="000000"/>
          <w:sz w:val="22"/>
        </w:rPr>
        <w:t>给</w:t>
      </w:r>
      <w:r>
        <w:rPr>
          <w:rFonts w:ascii="宋体" w:eastAsia="宋体" w:hAnsi="宋体"/>
          <w:color w:val="000000"/>
          <w:sz w:val="22"/>
        </w:rPr>
        <w:t>到合作企业讲授课程。</w:t>
      </w:r>
    </w:p>
    <w:p w14:paraId="57191D61" w14:textId="33D14E1B" w:rsidR="00D27069" w:rsidRDefault="002613EB">
      <w:pPr>
        <w:snapToGrid w:val="0"/>
        <w:rPr>
          <w:rFonts w:ascii="微软雅黑" w:eastAsia="微软雅黑" w:hAnsi="微软雅黑"/>
          <w:color w:val="333333"/>
          <w:sz w:val="22"/>
        </w:rPr>
      </w:pPr>
      <w:r>
        <w:rPr>
          <w:rFonts w:ascii="宋体" w:eastAsia="宋体" w:hAnsi="宋体"/>
          <w:color w:val="000000"/>
          <w:sz w:val="22"/>
        </w:rPr>
        <w:t>3.2 协调确认上课排期时间，如需变更，有义务至少提前一周通知乙方变更。</w:t>
      </w:r>
    </w:p>
    <w:p w14:paraId="7988F0A6" w14:textId="77777777" w:rsidR="00D27069" w:rsidRDefault="00D27069">
      <w:pPr>
        <w:snapToGrid w:val="0"/>
        <w:rPr>
          <w:rFonts w:ascii="微软雅黑" w:eastAsia="微软雅黑" w:hAnsi="微软雅黑"/>
          <w:color w:val="333333"/>
          <w:sz w:val="22"/>
        </w:rPr>
      </w:pPr>
    </w:p>
    <w:p w14:paraId="1584FC0E"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4   乙方的职责</w:t>
      </w:r>
    </w:p>
    <w:p w14:paraId="29C6605B"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4.1 根据甲方客户的要求制定有针对性的培训内容（包括认真准备课件，提前了解授课对象的基本信息，了解学员的需求，课程满意度评分标准等）。</w:t>
      </w:r>
    </w:p>
    <w:p w14:paraId="3A6B5089" w14:textId="47A2952B" w:rsidR="00D27069" w:rsidRDefault="002613EB">
      <w:pPr>
        <w:snapToGrid w:val="0"/>
        <w:rPr>
          <w:rFonts w:ascii="微软雅黑" w:eastAsia="微软雅黑" w:hAnsi="微软雅黑"/>
          <w:color w:val="333333"/>
          <w:sz w:val="22"/>
        </w:rPr>
      </w:pPr>
      <w:r>
        <w:rPr>
          <w:rFonts w:ascii="宋体" w:eastAsia="宋体" w:hAnsi="宋体"/>
          <w:color w:val="000000"/>
          <w:sz w:val="22"/>
        </w:rPr>
        <w:t>4.2 乙方在开课前一周，需向甲方提供完整的个人简介、课程大纲、</w:t>
      </w:r>
      <w:r w:rsidR="00CC5A94">
        <w:rPr>
          <w:rFonts w:ascii="宋体" w:eastAsia="宋体" w:hAnsi="宋体" w:hint="eastAsia"/>
          <w:color w:val="000000"/>
          <w:sz w:val="22"/>
        </w:rPr>
        <w:t>课件/</w:t>
      </w:r>
      <w:r>
        <w:rPr>
          <w:rFonts w:ascii="宋体" w:eastAsia="宋体" w:hAnsi="宋体"/>
          <w:color w:val="000000"/>
          <w:sz w:val="22"/>
        </w:rPr>
        <w:t>教材（学员手册）的电子版文件、在教学过程中需要用到的案例及阅读材料等。同时乙方还应提供作业、课堂练习或其他相关材料</w:t>
      </w:r>
      <w:r w:rsidR="003E2001">
        <w:rPr>
          <w:rFonts w:ascii="宋体" w:eastAsia="宋体" w:hAnsi="宋体" w:hint="eastAsia"/>
          <w:color w:val="000000"/>
          <w:sz w:val="22"/>
        </w:rPr>
        <w:t>，并提供与作业相关的点评反馈服务等</w:t>
      </w:r>
      <w:r>
        <w:rPr>
          <w:rFonts w:ascii="宋体" w:eastAsia="宋体" w:hAnsi="宋体"/>
          <w:color w:val="000000"/>
          <w:sz w:val="22"/>
        </w:rPr>
        <w:t>。乙方需保证所使用的教学资料，不存在侵犯第三方知识产权的情形，否则应赔偿甲方因此造成的直接损失和间接损失。</w:t>
      </w:r>
    </w:p>
    <w:p w14:paraId="41FD6A91"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4.3乙方除不可抗力因素（如疫情封控、洪水、火灾等）外，不能更换讲师。若遇到特殊事件（如疾病等），乙方应提前书面通知甲方，并提供相应的证明材料。在出现本条约定的不可抗力因素</w:t>
      </w:r>
      <w:r>
        <w:rPr>
          <w:rFonts w:ascii="宋体" w:eastAsia="宋体" w:hAnsi="宋体"/>
          <w:color w:val="000000"/>
          <w:sz w:val="22"/>
        </w:rPr>
        <w:lastRenderedPageBreak/>
        <w:t>和特殊因素时，乙方有责任推荐不低于乙方授课质量的讲师供甲方备选。</w:t>
      </w:r>
    </w:p>
    <w:p w14:paraId="31EE0B80" w14:textId="77777777" w:rsidR="00D27069" w:rsidRDefault="00D27069">
      <w:pPr>
        <w:snapToGrid w:val="0"/>
        <w:rPr>
          <w:rFonts w:ascii="微软雅黑" w:eastAsia="微软雅黑" w:hAnsi="微软雅黑"/>
          <w:color w:val="333333"/>
          <w:sz w:val="22"/>
        </w:rPr>
      </w:pPr>
    </w:p>
    <w:p w14:paraId="143C0AA4"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5   培训准备与实施</w:t>
      </w:r>
    </w:p>
    <w:p w14:paraId="5E70E096" w14:textId="1DC3A4EC" w:rsidR="00D27069" w:rsidRDefault="002613EB">
      <w:pPr>
        <w:snapToGrid w:val="0"/>
        <w:rPr>
          <w:rFonts w:ascii="微软雅黑" w:eastAsia="微软雅黑" w:hAnsi="微软雅黑"/>
          <w:color w:val="333333"/>
          <w:sz w:val="22"/>
        </w:rPr>
      </w:pPr>
      <w:r>
        <w:rPr>
          <w:rFonts w:ascii="宋体" w:eastAsia="宋体" w:hAnsi="宋体"/>
          <w:color w:val="000000"/>
          <w:sz w:val="22"/>
        </w:rPr>
        <w:t>5.1 甲方应提前通知客户密切配合乙方，做好学员动员与组织工作，</w:t>
      </w:r>
      <w:r w:rsidR="00CC5A94">
        <w:rPr>
          <w:rFonts w:ascii="宋体" w:eastAsia="宋体" w:hAnsi="宋体" w:hint="eastAsia"/>
          <w:color w:val="000000"/>
          <w:sz w:val="22"/>
        </w:rPr>
        <w:t>准备好</w:t>
      </w:r>
      <w:r>
        <w:rPr>
          <w:rFonts w:ascii="宋体" w:eastAsia="宋体" w:hAnsi="宋体"/>
          <w:color w:val="000000"/>
          <w:sz w:val="22"/>
        </w:rPr>
        <w:t>相应的课程硬件设施：培训</w:t>
      </w:r>
      <w:r w:rsidR="00CC5A94">
        <w:rPr>
          <w:rFonts w:ascii="宋体" w:eastAsia="宋体" w:hAnsi="宋体" w:hint="eastAsia"/>
          <w:color w:val="000000"/>
          <w:sz w:val="22"/>
        </w:rPr>
        <w:t>平台</w:t>
      </w:r>
      <w:r>
        <w:rPr>
          <w:rFonts w:ascii="宋体" w:eastAsia="宋体" w:hAnsi="宋体"/>
          <w:color w:val="000000"/>
          <w:sz w:val="22"/>
        </w:rPr>
        <w:t>、教学基本设备等。</w:t>
      </w:r>
    </w:p>
    <w:p w14:paraId="2B64BE60"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5.2 为了更好地为老师服务，解决老师的后顾之忧，可按老师提供的需求确认单做好配合工作。</w:t>
      </w:r>
    </w:p>
    <w:p w14:paraId="52E82138"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5.3 乙方应根据自己主讲课程设计《学员训前调研函》,以便甲方更准确提供学员训前问题。</w:t>
      </w:r>
    </w:p>
    <w:p w14:paraId="2E4F51F6"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6   授课内容要求与知识产权保护</w:t>
      </w:r>
    </w:p>
    <w:p w14:paraId="3408246F" w14:textId="6BE2B519" w:rsidR="00D27069" w:rsidRDefault="002613EB">
      <w:pPr>
        <w:snapToGrid w:val="0"/>
        <w:rPr>
          <w:rFonts w:ascii="宋体" w:eastAsia="宋体" w:hAnsi="宋体"/>
          <w:color w:val="000000"/>
          <w:sz w:val="22"/>
        </w:rPr>
      </w:pPr>
      <w:r>
        <w:rPr>
          <w:rFonts w:ascii="宋体" w:eastAsia="宋体" w:hAnsi="宋体"/>
          <w:color w:val="000000"/>
          <w:sz w:val="22"/>
        </w:rPr>
        <w:t>6.1 乙方</w:t>
      </w:r>
      <w:r w:rsidR="0062361F" w:rsidRPr="00CB0763">
        <w:rPr>
          <w:rFonts w:ascii="宋体" w:eastAsia="宋体" w:hAnsi="宋体" w:hint="eastAsia"/>
          <w:color w:val="000000"/>
          <w:sz w:val="22"/>
        </w:rPr>
        <w:t>对</w:t>
      </w:r>
      <w:r w:rsidRPr="00CB0763">
        <w:rPr>
          <w:rFonts w:ascii="宋体" w:eastAsia="宋体" w:hAnsi="宋体"/>
          <w:color w:val="000000"/>
          <w:sz w:val="22"/>
        </w:rPr>
        <w:t>推出的课程</w:t>
      </w:r>
      <w:r w:rsidR="0062361F" w:rsidRPr="00CB0763">
        <w:rPr>
          <w:rFonts w:ascii="宋体" w:eastAsia="宋体" w:hAnsi="宋体" w:hint="eastAsia"/>
          <w:color w:val="000000"/>
          <w:sz w:val="22"/>
        </w:rPr>
        <w:t>及课件等</w:t>
      </w:r>
      <w:r w:rsidRPr="00CB0763">
        <w:rPr>
          <w:rFonts w:ascii="宋体" w:eastAsia="宋体" w:hAnsi="宋体"/>
          <w:color w:val="000000"/>
          <w:sz w:val="22"/>
        </w:rPr>
        <w:t>具</w:t>
      </w:r>
      <w:r>
        <w:rPr>
          <w:rFonts w:ascii="宋体" w:eastAsia="宋体" w:hAnsi="宋体"/>
          <w:color w:val="000000"/>
          <w:sz w:val="22"/>
        </w:rPr>
        <w:t>有知识产权，未经授权不得复制、传播此课程。</w:t>
      </w:r>
    </w:p>
    <w:p w14:paraId="09C27B4D" w14:textId="49D51151" w:rsidR="00AF1D94" w:rsidRPr="00CB0763" w:rsidRDefault="00AF1D94">
      <w:pPr>
        <w:snapToGrid w:val="0"/>
        <w:rPr>
          <w:rFonts w:ascii="宋体" w:eastAsia="宋体" w:hAnsi="宋体"/>
          <w:color w:val="000000"/>
          <w:sz w:val="22"/>
        </w:rPr>
      </w:pPr>
      <w:r>
        <w:rPr>
          <w:rFonts w:ascii="宋体" w:eastAsia="宋体" w:hAnsi="宋体" w:hint="eastAsia"/>
          <w:color w:val="000000"/>
          <w:sz w:val="22"/>
        </w:rPr>
        <w:t>6</w:t>
      </w:r>
      <w:r w:rsidR="006863CC">
        <w:rPr>
          <w:rFonts w:ascii="宋体" w:eastAsia="宋体" w:hAnsi="宋体"/>
          <w:color w:val="000000"/>
          <w:sz w:val="22"/>
        </w:rPr>
        <w:t>.</w:t>
      </w:r>
      <w:r>
        <w:rPr>
          <w:rFonts w:ascii="宋体" w:eastAsia="宋体" w:hAnsi="宋体"/>
          <w:color w:val="000000"/>
          <w:sz w:val="22"/>
        </w:rPr>
        <w:t>2</w:t>
      </w:r>
      <w:r>
        <w:rPr>
          <w:rFonts w:ascii="宋体" w:eastAsia="宋体" w:hAnsi="宋体" w:hint="eastAsia"/>
          <w:color w:val="000000"/>
          <w:sz w:val="22"/>
        </w:rPr>
        <w:t>甲</w:t>
      </w:r>
      <w:r w:rsidRPr="00CB0763">
        <w:rPr>
          <w:rFonts w:ascii="宋体" w:eastAsia="宋体" w:hAnsi="宋体"/>
          <w:color w:val="000000"/>
          <w:sz w:val="22"/>
        </w:rPr>
        <w:t>方根据该课程的发展进度和教学需求，开发教学案例、知识地图、知识卡片、预复习资料、落地手册、随堂测试题、课堂教具等课程专业配套产品</w:t>
      </w:r>
      <w:r w:rsidRPr="00CB0763">
        <w:rPr>
          <w:rFonts w:ascii="宋体" w:eastAsia="宋体" w:hAnsi="宋体" w:hint="eastAsia"/>
          <w:color w:val="000000"/>
          <w:sz w:val="22"/>
        </w:rPr>
        <w:t>，</w:t>
      </w:r>
      <w:r>
        <w:rPr>
          <w:rFonts w:ascii="宋体" w:eastAsia="宋体" w:hAnsi="宋体"/>
          <w:color w:val="000000"/>
          <w:sz w:val="22"/>
        </w:rPr>
        <w:t>未经授权不得复制、传播</w:t>
      </w:r>
      <w:r>
        <w:rPr>
          <w:rFonts w:ascii="宋体" w:eastAsia="宋体" w:hAnsi="宋体" w:hint="eastAsia"/>
          <w:color w:val="000000"/>
          <w:sz w:val="22"/>
        </w:rPr>
        <w:t>。</w:t>
      </w:r>
    </w:p>
    <w:p w14:paraId="376A768A" w14:textId="762BC6C6" w:rsidR="00D27069" w:rsidRDefault="002613EB">
      <w:pPr>
        <w:snapToGrid w:val="0"/>
        <w:rPr>
          <w:rFonts w:ascii="微软雅黑" w:eastAsia="微软雅黑" w:hAnsi="微软雅黑"/>
          <w:color w:val="333333"/>
          <w:sz w:val="22"/>
        </w:rPr>
      </w:pPr>
      <w:r>
        <w:rPr>
          <w:rFonts w:ascii="宋体" w:eastAsia="宋体" w:hAnsi="宋体"/>
          <w:color w:val="000000"/>
          <w:sz w:val="22"/>
        </w:rPr>
        <w:t>6.</w:t>
      </w:r>
      <w:r w:rsidR="00AF1D94">
        <w:rPr>
          <w:rFonts w:ascii="宋体" w:eastAsia="宋体" w:hAnsi="宋体"/>
          <w:color w:val="000000"/>
          <w:sz w:val="22"/>
        </w:rPr>
        <w:t>3</w:t>
      </w:r>
      <w:r>
        <w:rPr>
          <w:rFonts w:ascii="宋体" w:eastAsia="宋体" w:hAnsi="宋体"/>
          <w:color w:val="000000"/>
          <w:sz w:val="22"/>
        </w:rPr>
        <w:t>乙方严格保守其担任讲师工作过程中所知悉的包括客户名单在内的一切甲方及客户的商业秘密</w:t>
      </w:r>
      <w:r w:rsidR="00AF1D94">
        <w:rPr>
          <w:rFonts w:ascii="宋体" w:eastAsia="宋体" w:hAnsi="宋体" w:hint="eastAsia"/>
          <w:color w:val="000000"/>
          <w:sz w:val="22"/>
        </w:rPr>
        <w:t>，包括客户在演练期间涉及的案例内容</w:t>
      </w:r>
      <w:r>
        <w:rPr>
          <w:rFonts w:ascii="宋体" w:eastAsia="宋体" w:hAnsi="宋体" w:hint="eastAsia"/>
          <w:color w:val="000000"/>
          <w:sz w:val="22"/>
        </w:rPr>
        <w:t>。</w:t>
      </w:r>
    </w:p>
    <w:p w14:paraId="0A52592A" w14:textId="4D8F565A" w:rsidR="00D27069" w:rsidRDefault="002613EB">
      <w:pPr>
        <w:snapToGrid w:val="0"/>
        <w:rPr>
          <w:rFonts w:ascii="微软雅黑" w:eastAsia="微软雅黑" w:hAnsi="微软雅黑"/>
          <w:color w:val="333333"/>
          <w:sz w:val="22"/>
        </w:rPr>
      </w:pPr>
      <w:r>
        <w:rPr>
          <w:rFonts w:ascii="宋体" w:eastAsia="宋体" w:hAnsi="宋体"/>
          <w:color w:val="000000"/>
          <w:sz w:val="22"/>
        </w:rPr>
        <w:t>6.</w:t>
      </w:r>
      <w:r w:rsidR="00AF1D94">
        <w:rPr>
          <w:rFonts w:ascii="宋体" w:eastAsia="宋体" w:hAnsi="宋体"/>
          <w:color w:val="000000"/>
          <w:sz w:val="22"/>
        </w:rPr>
        <w:t>4</w:t>
      </w:r>
      <w:r>
        <w:rPr>
          <w:rFonts w:ascii="宋体" w:eastAsia="宋体" w:hAnsi="宋体"/>
          <w:color w:val="000000"/>
          <w:sz w:val="22"/>
        </w:rPr>
        <w:t xml:space="preserve"> 甲乙双方在协议有效期内及协议终止后，均不得泄露对方的任何商业机密，也不得将该机密超越协议范围使用。</w:t>
      </w:r>
    </w:p>
    <w:p w14:paraId="1433493F" w14:textId="77777777" w:rsidR="00D27069" w:rsidRPr="00AF1D94" w:rsidRDefault="00D27069">
      <w:pPr>
        <w:snapToGrid w:val="0"/>
        <w:rPr>
          <w:rFonts w:ascii="微软雅黑" w:eastAsia="微软雅黑" w:hAnsi="微软雅黑"/>
          <w:color w:val="333333"/>
          <w:sz w:val="22"/>
        </w:rPr>
      </w:pPr>
    </w:p>
    <w:p w14:paraId="0E8DB714"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7   违约责任</w:t>
      </w:r>
    </w:p>
    <w:p w14:paraId="6DB52ECA"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7.1一方如无正当理由提前终止合同或违约执行的，全额赔偿对方的商业损失和声誉损失。</w:t>
      </w:r>
    </w:p>
    <w:p w14:paraId="5AD0E1E2"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7.2双方必须对合同履行过程中所涉及的对方及其相关人员的相关商业资料、信息进行保密。本合同执行过程中所涉及的甲乙双方任何商业资料的保密期限并不受本合同有效期和效力的限制。如违反保密约定，泄漏或使用相关资料信息的，则受影响方有权要求对方赔偿相应的经济损失。</w:t>
      </w:r>
    </w:p>
    <w:p w14:paraId="1A768787"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7.3双方必须根据合同约定如期履行义务，若无正当理由延迟履行的，每延迟一天，则向守约方支付应付金额的万分之五作为违约金。</w:t>
      </w:r>
    </w:p>
    <w:p w14:paraId="5039F326"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7.4守约方有权单方面即时终止本协议，但提出终止的一方应书面通知另一方，自通知到达之日起协议终止。</w:t>
      </w:r>
    </w:p>
    <w:p w14:paraId="5A31DFFB" w14:textId="77777777" w:rsidR="00D27069" w:rsidRDefault="00D27069">
      <w:pPr>
        <w:snapToGrid w:val="0"/>
        <w:rPr>
          <w:rFonts w:ascii="微软雅黑" w:eastAsia="微软雅黑" w:hAnsi="微软雅黑"/>
          <w:color w:val="333333"/>
          <w:sz w:val="22"/>
        </w:rPr>
      </w:pPr>
    </w:p>
    <w:p w14:paraId="466A7E98"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8   其他</w:t>
      </w:r>
    </w:p>
    <w:p w14:paraId="7E8761F6"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8.1 双方确认，本协议全部条款经双方认真斟酌而订立。协议未尽之内容，经双方友好协商，可另行订立补充条款作为协议附件。</w:t>
      </w:r>
    </w:p>
    <w:p w14:paraId="2AC604EB" w14:textId="77777777" w:rsidR="00D27069" w:rsidRDefault="002613EB">
      <w:pPr>
        <w:snapToGrid w:val="0"/>
        <w:rPr>
          <w:rFonts w:ascii="宋体" w:eastAsia="宋体" w:hAnsi="宋体"/>
          <w:color w:val="000000"/>
          <w:sz w:val="22"/>
        </w:rPr>
      </w:pPr>
      <w:r>
        <w:rPr>
          <w:rFonts w:ascii="宋体" w:eastAsia="宋体" w:hAnsi="宋体"/>
          <w:color w:val="000000"/>
          <w:sz w:val="22"/>
        </w:rPr>
        <w:t>8.2 因客观之不可抗力而发生取消或调整事项（如战争、自然灾害等），双方免责。</w:t>
      </w:r>
    </w:p>
    <w:p w14:paraId="3390D797" w14:textId="62397779" w:rsidR="00AF1D94" w:rsidRPr="00CB0763" w:rsidRDefault="00AF1D94">
      <w:pPr>
        <w:snapToGrid w:val="0"/>
        <w:rPr>
          <w:rFonts w:ascii="宋体" w:eastAsia="宋体" w:hAnsi="宋体"/>
          <w:color w:val="000000"/>
          <w:sz w:val="22"/>
        </w:rPr>
      </w:pPr>
      <w:r>
        <w:rPr>
          <w:rFonts w:ascii="宋体" w:eastAsia="宋体" w:hAnsi="宋体" w:hint="eastAsia"/>
          <w:color w:val="000000"/>
          <w:sz w:val="22"/>
        </w:rPr>
        <w:t>8</w:t>
      </w:r>
      <w:r>
        <w:rPr>
          <w:rFonts w:ascii="宋体" w:eastAsia="宋体" w:hAnsi="宋体"/>
          <w:color w:val="000000"/>
          <w:sz w:val="22"/>
        </w:rPr>
        <w:t xml:space="preserve">.3 </w:t>
      </w:r>
      <w:r w:rsidRPr="00CB0763">
        <w:rPr>
          <w:rFonts w:ascii="宋体" w:eastAsia="宋体" w:hAnsi="宋体" w:hint="eastAsia"/>
          <w:color w:val="000000"/>
          <w:sz w:val="22"/>
        </w:rPr>
        <w:t>本</w:t>
      </w:r>
      <w:r w:rsidRPr="00CB0763">
        <w:rPr>
          <w:rFonts w:ascii="宋体" w:eastAsia="宋体" w:hAnsi="宋体"/>
          <w:color w:val="000000"/>
          <w:sz w:val="22"/>
        </w:rPr>
        <w:t>协议</w:t>
      </w:r>
      <w:r w:rsidRPr="00CB0763">
        <w:rPr>
          <w:rFonts w:ascii="宋体" w:eastAsia="宋体" w:hAnsi="宋体" w:hint="eastAsia"/>
          <w:color w:val="000000"/>
          <w:sz w:val="22"/>
        </w:rPr>
        <w:t>外，参与甲方组织的课程</w:t>
      </w:r>
      <w:r w:rsidR="00F34820" w:rsidRPr="00CB0763">
        <w:rPr>
          <w:rFonts w:ascii="宋体" w:eastAsia="宋体" w:hAnsi="宋体" w:hint="eastAsia"/>
          <w:color w:val="000000"/>
          <w:sz w:val="22"/>
        </w:rPr>
        <w:t>所</w:t>
      </w:r>
      <w:r w:rsidRPr="00CB0763">
        <w:rPr>
          <w:rFonts w:ascii="宋体" w:eastAsia="宋体" w:hAnsi="宋体" w:hint="eastAsia"/>
          <w:color w:val="000000"/>
          <w:sz w:val="22"/>
        </w:rPr>
        <w:t>产生的需求链接，如：采购入企咨询</w:t>
      </w:r>
      <w:r w:rsidRPr="00CB0763">
        <w:rPr>
          <w:rFonts w:ascii="宋体" w:eastAsia="宋体" w:hAnsi="宋体"/>
          <w:color w:val="000000"/>
          <w:sz w:val="22"/>
        </w:rPr>
        <w:t>、</w:t>
      </w:r>
      <w:r w:rsidRPr="00CB0763">
        <w:rPr>
          <w:rFonts w:ascii="宋体" w:eastAsia="宋体" w:hAnsi="宋体" w:hint="eastAsia"/>
          <w:color w:val="000000"/>
          <w:sz w:val="22"/>
        </w:rPr>
        <w:t>内训等项目需求的</w:t>
      </w:r>
      <w:r w:rsidRPr="00CB0763">
        <w:rPr>
          <w:rFonts w:ascii="宋体" w:eastAsia="宋体" w:hAnsi="宋体"/>
          <w:color w:val="000000"/>
          <w:sz w:val="22"/>
        </w:rPr>
        <w:t>，</w:t>
      </w:r>
      <w:r w:rsidR="00F34820" w:rsidRPr="00CB0763">
        <w:rPr>
          <w:rFonts w:ascii="宋体" w:eastAsia="宋体" w:hAnsi="宋体" w:hint="eastAsia"/>
          <w:color w:val="000000"/>
          <w:sz w:val="22"/>
        </w:rPr>
        <w:t>商务合同由甲方负责对接，乙方负责交付后，</w:t>
      </w:r>
      <w:r w:rsidRPr="00CB0763">
        <w:rPr>
          <w:rFonts w:ascii="宋体" w:eastAsia="宋体" w:hAnsi="宋体" w:hint="eastAsia"/>
          <w:color w:val="000000"/>
          <w:sz w:val="22"/>
        </w:rPr>
        <w:t>甲</w:t>
      </w:r>
      <w:r w:rsidRPr="00CB0763">
        <w:rPr>
          <w:rFonts w:ascii="宋体" w:eastAsia="宋体" w:hAnsi="宋体"/>
          <w:color w:val="000000"/>
          <w:sz w:val="22"/>
        </w:rPr>
        <w:t>方</w:t>
      </w:r>
      <w:r w:rsidRPr="00CB0763">
        <w:rPr>
          <w:rFonts w:ascii="宋体" w:eastAsia="宋体" w:hAnsi="宋体" w:hint="eastAsia"/>
          <w:color w:val="000000"/>
          <w:sz w:val="22"/>
        </w:rPr>
        <w:t>对乙方支付咨询费</w:t>
      </w:r>
      <w:r w:rsidRPr="00CB0763">
        <w:rPr>
          <w:rFonts w:ascii="宋体" w:eastAsia="宋体" w:hAnsi="宋体"/>
          <w:color w:val="000000"/>
          <w:sz w:val="22"/>
        </w:rPr>
        <w:t>、内训费分配</w:t>
      </w:r>
      <w:r w:rsidRPr="00CB0763">
        <w:rPr>
          <w:rFonts w:ascii="宋体" w:eastAsia="宋体" w:hAnsi="宋体" w:hint="eastAsia"/>
          <w:color w:val="000000"/>
          <w:sz w:val="22"/>
        </w:rPr>
        <w:t>为1</w:t>
      </w:r>
      <w:r w:rsidRPr="00CB0763">
        <w:rPr>
          <w:rFonts w:ascii="宋体" w:eastAsia="宋体" w:hAnsi="宋体"/>
          <w:color w:val="000000"/>
          <w:sz w:val="22"/>
        </w:rPr>
        <w:t>8000/</w:t>
      </w:r>
      <w:r w:rsidRPr="00CB0763">
        <w:rPr>
          <w:rFonts w:ascii="宋体" w:eastAsia="宋体" w:hAnsi="宋体" w:hint="eastAsia"/>
          <w:color w:val="000000"/>
          <w:sz w:val="22"/>
        </w:rPr>
        <w:t>天（大写：壹万捌仟元</w:t>
      </w:r>
      <w:r w:rsidR="00F34820" w:rsidRPr="00CB0763">
        <w:rPr>
          <w:rFonts w:ascii="宋体" w:eastAsia="宋体" w:hAnsi="宋体" w:hint="eastAsia"/>
          <w:color w:val="000000"/>
          <w:sz w:val="22"/>
        </w:rPr>
        <w:t>整</w:t>
      </w:r>
      <w:r w:rsidRPr="00CB0763">
        <w:rPr>
          <w:rFonts w:ascii="宋体" w:eastAsia="宋体" w:hAnsi="宋体" w:hint="eastAsia"/>
          <w:color w:val="000000"/>
          <w:sz w:val="22"/>
        </w:rPr>
        <w:t>）</w:t>
      </w:r>
    </w:p>
    <w:p w14:paraId="09B76A3D" w14:textId="54D34ADE" w:rsidR="00D27069" w:rsidRDefault="002613EB">
      <w:pPr>
        <w:snapToGrid w:val="0"/>
        <w:rPr>
          <w:rFonts w:ascii="微软雅黑" w:eastAsia="微软雅黑" w:hAnsi="微软雅黑"/>
          <w:color w:val="333333"/>
          <w:sz w:val="22"/>
        </w:rPr>
      </w:pPr>
      <w:r>
        <w:rPr>
          <w:rFonts w:ascii="宋体" w:eastAsia="宋体" w:hAnsi="宋体"/>
          <w:color w:val="000000"/>
          <w:sz w:val="22"/>
        </w:rPr>
        <w:t>8.</w:t>
      </w:r>
      <w:r w:rsidR="00F34820">
        <w:rPr>
          <w:rFonts w:ascii="宋体" w:eastAsia="宋体" w:hAnsi="宋体"/>
          <w:color w:val="000000"/>
          <w:sz w:val="22"/>
        </w:rPr>
        <w:t>4</w:t>
      </w:r>
      <w:r>
        <w:rPr>
          <w:rFonts w:ascii="宋体" w:eastAsia="宋体" w:hAnsi="宋体"/>
          <w:color w:val="000000"/>
          <w:sz w:val="22"/>
        </w:rPr>
        <w:t xml:space="preserve"> 本协议壹式两份，甲、乙双方签字盖章后生效。甲、乙双方各执壹份，具有同等法律效力。</w:t>
      </w:r>
    </w:p>
    <w:p w14:paraId="5C7368D8" w14:textId="7F019439" w:rsidR="00D27069" w:rsidRDefault="002613EB">
      <w:pPr>
        <w:snapToGrid w:val="0"/>
        <w:rPr>
          <w:rFonts w:ascii="微软雅黑" w:eastAsia="微软雅黑" w:hAnsi="微软雅黑"/>
          <w:color w:val="333333"/>
          <w:sz w:val="22"/>
        </w:rPr>
      </w:pPr>
      <w:r>
        <w:rPr>
          <w:rFonts w:ascii="宋体" w:eastAsia="宋体" w:hAnsi="宋体"/>
          <w:color w:val="000000"/>
          <w:sz w:val="22"/>
        </w:rPr>
        <w:t>8.</w:t>
      </w:r>
      <w:r w:rsidR="00F34820">
        <w:rPr>
          <w:rFonts w:ascii="宋体" w:eastAsia="宋体" w:hAnsi="宋体"/>
          <w:color w:val="000000"/>
          <w:sz w:val="22"/>
        </w:rPr>
        <w:t>5</w:t>
      </w:r>
      <w:r>
        <w:rPr>
          <w:rFonts w:ascii="宋体" w:eastAsia="宋体" w:hAnsi="宋体"/>
          <w:color w:val="000000"/>
          <w:sz w:val="22"/>
        </w:rPr>
        <w:t xml:space="preserve"> 本协议履行之中发生任何纠纷，双方应积极协商予以解决。协商不成，双方均有权向甲方所在地人民法院提起诉讼。</w:t>
      </w:r>
    </w:p>
    <w:p w14:paraId="528A19A2" w14:textId="77777777" w:rsidR="00D27069" w:rsidRDefault="00D27069">
      <w:pPr>
        <w:snapToGrid w:val="0"/>
        <w:rPr>
          <w:rFonts w:ascii="微软雅黑" w:eastAsia="微软雅黑" w:hAnsi="微软雅黑"/>
          <w:color w:val="333333"/>
          <w:sz w:val="22"/>
        </w:rPr>
      </w:pPr>
    </w:p>
    <w:p w14:paraId="17063CA9" w14:textId="77777777" w:rsidR="00D27069" w:rsidRDefault="00D27069">
      <w:pPr>
        <w:snapToGrid w:val="0"/>
        <w:rPr>
          <w:rFonts w:ascii="微软雅黑" w:eastAsia="微软雅黑" w:hAnsi="微软雅黑"/>
          <w:color w:val="333333"/>
          <w:sz w:val="22"/>
        </w:rPr>
      </w:pPr>
    </w:p>
    <w:p w14:paraId="6551ECF2" w14:textId="77777777" w:rsidR="00D27069" w:rsidRDefault="00D27069">
      <w:pPr>
        <w:snapToGrid w:val="0"/>
        <w:rPr>
          <w:rFonts w:ascii="微软雅黑" w:eastAsia="微软雅黑" w:hAnsi="微软雅黑"/>
          <w:color w:val="333333"/>
          <w:sz w:val="22"/>
        </w:rPr>
      </w:pPr>
    </w:p>
    <w:p w14:paraId="12FBD9AE" w14:textId="77777777" w:rsidR="00D27069" w:rsidRDefault="002613EB">
      <w:pPr>
        <w:snapToGrid w:val="0"/>
        <w:rPr>
          <w:rFonts w:ascii="微软雅黑" w:eastAsia="微软雅黑" w:hAnsi="微软雅黑"/>
          <w:color w:val="333333"/>
          <w:sz w:val="22"/>
        </w:rPr>
      </w:pPr>
      <w:r>
        <w:rPr>
          <w:rFonts w:ascii="宋体" w:eastAsia="宋体" w:hAnsi="宋体"/>
          <w:color w:val="000000"/>
          <w:sz w:val="22"/>
        </w:rPr>
        <w:t>甲方（盖章）：                       乙方（签字）：</w:t>
      </w:r>
    </w:p>
    <w:p w14:paraId="62DAB2EA" w14:textId="0556C71D" w:rsidR="00D27069" w:rsidRDefault="002613EB" w:rsidP="006863CC">
      <w:pPr>
        <w:snapToGrid w:val="0"/>
        <w:jc w:val="left"/>
        <w:rPr>
          <w:rFonts w:ascii="微软雅黑" w:eastAsia="微软雅黑" w:hAnsi="微软雅黑"/>
          <w:color w:val="333333"/>
          <w:sz w:val="22"/>
        </w:rPr>
      </w:pPr>
      <w:r>
        <w:rPr>
          <w:rFonts w:ascii="宋体" w:eastAsia="宋体" w:hAnsi="宋体"/>
          <w:color w:val="000000"/>
          <w:sz w:val="22"/>
        </w:rPr>
        <w:t>授权代表：</w:t>
      </w:r>
      <w:r w:rsidR="006863CC">
        <w:rPr>
          <w:rFonts w:ascii="宋体" w:eastAsia="宋体" w:hAnsi="宋体" w:hint="eastAsia"/>
          <w:color w:val="000000"/>
          <w:sz w:val="22"/>
        </w:rPr>
        <w:t>李月洁</w:t>
      </w:r>
      <w:r>
        <w:rPr>
          <w:rFonts w:ascii="宋体" w:eastAsia="宋体" w:hAnsi="宋体"/>
          <w:color w:val="000000"/>
          <w:sz w:val="22"/>
        </w:rPr>
        <w:t>                                 </w:t>
      </w:r>
    </w:p>
    <w:p w14:paraId="7B0E9884" w14:textId="1E2498CF" w:rsidR="00D27069" w:rsidRPr="0068583D" w:rsidRDefault="002613EB">
      <w:pPr>
        <w:snapToGrid w:val="0"/>
        <w:rPr>
          <w:rFonts w:ascii="微软雅黑" w:eastAsia="微软雅黑" w:hAnsi="微软雅黑"/>
          <w:color w:val="000000" w:themeColor="text1"/>
          <w:sz w:val="22"/>
        </w:rPr>
      </w:pPr>
      <w:r w:rsidRPr="0068583D">
        <w:rPr>
          <w:rFonts w:ascii="宋体" w:eastAsia="宋体" w:hAnsi="宋体"/>
          <w:color w:val="000000" w:themeColor="text1"/>
          <w:sz w:val="22"/>
        </w:rPr>
        <w:t>202</w:t>
      </w:r>
      <w:r w:rsidR="003E2001">
        <w:rPr>
          <w:rFonts w:ascii="宋体" w:eastAsia="宋体" w:hAnsi="宋体"/>
          <w:color w:val="000000" w:themeColor="text1"/>
          <w:sz w:val="22"/>
        </w:rPr>
        <w:t>3</w:t>
      </w:r>
      <w:r w:rsidRPr="0068583D">
        <w:rPr>
          <w:rFonts w:ascii="宋体" w:eastAsia="宋体" w:hAnsi="宋体"/>
          <w:color w:val="000000" w:themeColor="text1"/>
          <w:sz w:val="22"/>
        </w:rPr>
        <w:t>年</w:t>
      </w:r>
      <w:r w:rsidR="003E2001">
        <w:rPr>
          <w:rFonts w:ascii="宋体" w:eastAsia="宋体" w:hAnsi="宋体"/>
          <w:color w:val="000000" w:themeColor="text1"/>
          <w:sz w:val="22"/>
        </w:rPr>
        <w:t>8</w:t>
      </w:r>
      <w:r w:rsidRPr="0068583D">
        <w:rPr>
          <w:rFonts w:ascii="宋体" w:eastAsia="宋体" w:hAnsi="宋体"/>
          <w:color w:val="000000" w:themeColor="text1"/>
          <w:sz w:val="22"/>
        </w:rPr>
        <w:t>月</w:t>
      </w:r>
      <w:r w:rsidR="003E2001">
        <w:rPr>
          <w:rFonts w:ascii="宋体" w:eastAsia="宋体" w:hAnsi="宋体"/>
          <w:color w:val="000000" w:themeColor="text1"/>
          <w:sz w:val="22"/>
        </w:rPr>
        <w:t>2</w:t>
      </w:r>
      <w:r w:rsidR="0068583D" w:rsidRPr="0068583D">
        <w:rPr>
          <w:rFonts w:ascii="宋体" w:eastAsia="宋体" w:hAnsi="宋体"/>
          <w:color w:val="000000" w:themeColor="text1"/>
          <w:sz w:val="22"/>
        </w:rPr>
        <w:t>0</w:t>
      </w:r>
      <w:r w:rsidRPr="0068583D">
        <w:rPr>
          <w:rFonts w:ascii="宋体" w:eastAsia="宋体" w:hAnsi="宋体"/>
          <w:color w:val="000000" w:themeColor="text1"/>
          <w:sz w:val="22"/>
        </w:rPr>
        <w:t>日                      </w:t>
      </w:r>
      <w:r w:rsidR="003E2001" w:rsidRPr="0068583D">
        <w:rPr>
          <w:rFonts w:ascii="宋体" w:eastAsia="宋体" w:hAnsi="宋体"/>
          <w:color w:val="000000" w:themeColor="text1"/>
          <w:sz w:val="22"/>
        </w:rPr>
        <w:t>202</w:t>
      </w:r>
      <w:r w:rsidR="003E2001">
        <w:rPr>
          <w:rFonts w:ascii="宋体" w:eastAsia="宋体" w:hAnsi="宋体"/>
          <w:color w:val="000000" w:themeColor="text1"/>
          <w:sz w:val="22"/>
        </w:rPr>
        <w:t>3</w:t>
      </w:r>
      <w:r w:rsidRPr="0068583D">
        <w:rPr>
          <w:rFonts w:ascii="宋体" w:eastAsia="宋体" w:hAnsi="宋体"/>
          <w:color w:val="000000" w:themeColor="text1"/>
          <w:sz w:val="22"/>
        </w:rPr>
        <w:t>年</w:t>
      </w:r>
      <w:r w:rsidR="003E2001">
        <w:rPr>
          <w:rFonts w:ascii="宋体" w:eastAsia="宋体" w:hAnsi="宋体"/>
          <w:color w:val="000000" w:themeColor="text1"/>
          <w:sz w:val="22"/>
        </w:rPr>
        <w:t>8</w:t>
      </w:r>
      <w:r w:rsidRPr="0068583D">
        <w:rPr>
          <w:rFonts w:ascii="宋体" w:eastAsia="宋体" w:hAnsi="宋体"/>
          <w:color w:val="000000" w:themeColor="text1"/>
          <w:sz w:val="22"/>
        </w:rPr>
        <w:t>月</w:t>
      </w:r>
      <w:r w:rsidR="003E2001">
        <w:rPr>
          <w:rFonts w:ascii="宋体" w:eastAsia="宋体" w:hAnsi="宋体"/>
          <w:color w:val="000000" w:themeColor="text1"/>
          <w:sz w:val="22"/>
        </w:rPr>
        <w:t>2</w:t>
      </w:r>
      <w:r w:rsidR="0068583D" w:rsidRPr="0068583D">
        <w:rPr>
          <w:rFonts w:ascii="宋体" w:eastAsia="宋体" w:hAnsi="宋体"/>
          <w:color w:val="000000" w:themeColor="text1"/>
          <w:sz w:val="22"/>
        </w:rPr>
        <w:t>0</w:t>
      </w:r>
      <w:r w:rsidRPr="0068583D">
        <w:rPr>
          <w:rFonts w:ascii="宋体" w:eastAsia="宋体" w:hAnsi="宋体"/>
          <w:color w:val="000000" w:themeColor="text1"/>
          <w:sz w:val="22"/>
        </w:rPr>
        <w:t>日</w:t>
      </w:r>
    </w:p>
    <w:p w14:paraId="79FDF42A" w14:textId="77777777" w:rsidR="00D27069" w:rsidRDefault="00D27069">
      <w:pPr>
        <w:snapToGrid w:val="0"/>
        <w:spacing w:before="60" w:after="60" w:line="312" w:lineRule="auto"/>
        <w:jc w:val="left"/>
        <w:rPr>
          <w:rFonts w:ascii="微软雅黑" w:eastAsia="微软雅黑" w:hAnsi="微软雅黑"/>
          <w:color w:val="333333"/>
          <w:sz w:val="22"/>
        </w:rPr>
      </w:pPr>
    </w:p>
    <w:sectPr w:rsidR="00D27069">
      <w:pgSz w:w="11906" w:h="16838"/>
      <w:pgMar w:top="1361" w:right="1417" w:bottom="1361"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A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37D43"/>
    <w:multiLevelType w:val="multilevel"/>
    <w:tmpl w:val="1E537D43"/>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1" w15:restartNumberingAfterBreak="0">
    <w:nsid w:val="323C7824"/>
    <w:multiLevelType w:val="multilevel"/>
    <w:tmpl w:val="323C782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2" w15:restartNumberingAfterBreak="0">
    <w:nsid w:val="513362E4"/>
    <w:multiLevelType w:val="multilevel"/>
    <w:tmpl w:val="513362E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3" w15:restartNumberingAfterBreak="0">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15:restartNumberingAfterBreak="0">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15:restartNumberingAfterBreak="0">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15:restartNumberingAfterBreak="0">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15:restartNumberingAfterBreak="0">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15:restartNumberingAfterBreak="0">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15:restartNumberingAfterBreak="0">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15:restartNumberingAfterBreak="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15:restartNumberingAfterBreak="0">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15:restartNumberingAfterBreak="0">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15:restartNumberingAfterBreak="0">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15:restartNumberingAfterBreak="0">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15:restartNumberingAfterBreak="0">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15:restartNumberingAfterBreak="0">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15:restartNumberingAfterBreak="0">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15:restartNumberingAfterBreak="0">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15:restartNumberingAfterBreak="0">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15:restartNumberingAfterBreak="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15:restartNumberingAfterBreak="0">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15:restartNumberingAfterBreak="0">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15:restartNumberingAfterBreak="0">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15:restartNumberingAfterBreak="0">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15:restartNumberingAfterBreak="0">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15:restartNumberingAfterBreak="0">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15:restartNumberingAfterBreak="0">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15:restartNumberingAfterBreak="0">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15:restartNumberingAfterBreak="0">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15:restartNumberingAfterBreak="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num w:numId="1" w16cid:durableId="374043613">
    <w:abstractNumId w:val="30"/>
  </w:num>
  <w:num w:numId="2" w16cid:durableId="1672217954">
    <w:abstractNumId w:val="5"/>
  </w:num>
  <w:num w:numId="3" w16cid:durableId="868110242">
    <w:abstractNumId w:val="3"/>
  </w:num>
  <w:num w:numId="4" w16cid:durableId="256601019">
    <w:abstractNumId w:val="4"/>
  </w:num>
  <w:num w:numId="5" w16cid:durableId="2121949475">
    <w:abstractNumId w:val="6"/>
  </w:num>
  <w:num w:numId="6" w16cid:durableId="1819759914">
    <w:abstractNumId w:val="7"/>
  </w:num>
  <w:num w:numId="7" w16cid:durableId="1044213191">
    <w:abstractNumId w:val="8"/>
  </w:num>
  <w:num w:numId="8" w16cid:durableId="2072848470">
    <w:abstractNumId w:val="9"/>
  </w:num>
  <w:num w:numId="9" w16cid:durableId="163984451">
    <w:abstractNumId w:val="10"/>
  </w:num>
  <w:num w:numId="10" w16cid:durableId="55934689">
    <w:abstractNumId w:val="11"/>
  </w:num>
  <w:num w:numId="11" w16cid:durableId="1496995001">
    <w:abstractNumId w:val="12"/>
  </w:num>
  <w:num w:numId="12" w16cid:durableId="281351971">
    <w:abstractNumId w:val="13"/>
  </w:num>
  <w:num w:numId="13" w16cid:durableId="431895147">
    <w:abstractNumId w:val="14"/>
  </w:num>
  <w:num w:numId="14" w16cid:durableId="184175440">
    <w:abstractNumId w:val="15"/>
  </w:num>
  <w:num w:numId="15" w16cid:durableId="726339943">
    <w:abstractNumId w:val="16"/>
  </w:num>
  <w:num w:numId="16" w16cid:durableId="804005044">
    <w:abstractNumId w:val="17"/>
  </w:num>
  <w:num w:numId="17" w16cid:durableId="459762033">
    <w:abstractNumId w:val="18"/>
  </w:num>
  <w:num w:numId="18" w16cid:durableId="2104760897">
    <w:abstractNumId w:val="19"/>
  </w:num>
  <w:num w:numId="19" w16cid:durableId="1207374788">
    <w:abstractNumId w:val="20"/>
  </w:num>
  <w:num w:numId="20" w16cid:durableId="860557893">
    <w:abstractNumId w:val="21"/>
  </w:num>
  <w:num w:numId="21" w16cid:durableId="725183810">
    <w:abstractNumId w:val="22"/>
  </w:num>
  <w:num w:numId="22" w16cid:durableId="1186165875">
    <w:abstractNumId w:val="23"/>
  </w:num>
  <w:num w:numId="23" w16cid:durableId="1825857046">
    <w:abstractNumId w:val="24"/>
  </w:num>
  <w:num w:numId="24" w16cid:durableId="625820345">
    <w:abstractNumId w:val="25"/>
  </w:num>
  <w:num w:numId="25" w16cid:durableId="2066562264">
    <w:abstractNumId w:val="26"/>
  </w:num>
  <w:num w:numId="26" w16cid:durableId="1325165579">
    <w:abstractNumId w:val="27"/>
  </w:num>
  <w:num w:numId="27" w16cid:durableId="1504542519">
    <w:abstractNumId w:val="28"/>
  </w:num>
  <w:num w:numId="28" w16cid:durableId="1553271386">
    <w:abstractNumId w:val="29"/>
  </w:num>
  <w:num w:numId="29" w16cid:durableId="1289897760">
    <w:abstractNumId w:val="1"/>
  </w:num>
  <w:num w:numId="30" w16cid:durableId="1559823610">
    <w:abstractNumId w:val="2"/>
  </w:num>
  <w:num w:numId="31" w16cid:durableId="7579478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494868745@qq.com">
    <w15:presenceInfo w15:providerId="Windows Live" w15:userId="3c91189e300d88bd"/>
  </w15:person>
  <w15:person w15:author="Gary">
    <w15:presenceInfo w15:providerId="None" w15:userId="G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1A"/>
    <w:rsid w:val="000457F3"/>
    <w:rsid w:val="000C51B7"/>
    <w:rsid w:val="00216EB9"/>
    <w:rsid w:val="002613EB"/>
    <w:rsid w:val="00342460"/>
    <w:rsid w:val="00392E08"/>
    <w:rsid w:val="003C2016"/>
    <w:rsid w:val="003E2001"/>
    <w:rsid w:val="004B704E"/>
    <w:rsid w:val="0059531B"/>
    <w:rsid w:val="005D087B"/>
    <w:rsid w:val="00616505"/>
    <w:rsid w:val="0062213C"/>
    <w:rsid w:val="0062361F"/>
    <w:rsid w:val="00633F40"/>
    <w:rsid w:val="006549AD"/>
    <w:rsid w:val="00684D9C"/>
    <w:rsid w:val="0068583D"/>
    <w:rsid w:val="006863CC"/>
    <w:rsid w:val="00771F24"/>
    <w:rsid w:val="007D379A"/>
    <w:rsid w:val="008C2060"/>
    <w:rsid w:val="009C2BCF"/>
    <w:rsid w:val="00A60633"/>
    <w:rsid w:val="00AD1B9F"/>
    <w:rsid w:val="00AF1D94"/>
    <w:rsid w:val="00B815B8"/>
    <w:rsid w:val="00BA0C1A"/>
    <w:rsid w:val="00C061CB"/>
    <w:rsid w:val="00C604EC"/>
    <w:rsid w:val="00CB0763"/>
    <w:rsid w:val="00CC5A94"/>
    <w:rsid w:val="00D27069"/>
    <w:rsid w:val="00E26251"/>
    <w:rsid w:val="00E47BA4"/>
    <w:rsid w:val="00EA1EE8"/>
    <w:rsid w:val="00F34820"/>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E5B9"/>
  <w15:docId w15:val="{20DE070A-6068-41E9-B520-D45B669F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8">
    <w:name w:val="List Paragraph"/>
    <w:basedOn w:val="a"/>
    <w:uiPriority w:val="34"/>
    <w:qFormat/>
    <w:pPr>
      <w:ind w:firstLineChars="200" w:firstLine="420"/>
    </w:pPr>
  </w:style>
  <w:style w:type="paragraph" w:styleId="a9">
    <w:name w:val="Title"/>
    <w:basedOn w:val="a"/>
    <w:next w:val="a"/>
    <w:uiPriority w:val="10"/>
    <w:qFormat/>
    <w:rsid w:val="001C768A"/>
    <w:pPr>
      <w:spacing w:line="480" w:lineRule="auto"/>
      <w:jc w:val="center"/>
      <w:outlineLvl w:val="0"/>
    </w:pPr>
    <w:rPr>
      <w:rFonts w:asciiTheme="majorHAnsi" w:eastAsiaTheme="majorEastAsia" w:hAnsiTheme="majorHAnsi" w:cstheme="majorBidi"/>
      <w:b/>
      <w:bCs/>
      <w:sz w:val="48"/>
      <w:szCs w:val="32"/>
    </w:rPr>
  </w:style>
  <w:style w:type="paragraph" w:styleId="aa">
    <w:name w:val="Normal (Web)"/>
    <w:basedOn w:val="a"/>
    <w:uiPriority w:val="99"/>
    <w:unhideWhenUsed/>
    <w:rsid w:val="000457F3"/>
    <w:pPr>
      <w:widowControl/>
      <w:spacing w:before="100" w:beforeAutospacing="1" w:after="100" w:afterAutospacing="1"/>
      <w:jc w:val="left"/>
    </w:pPr>
    <w:rPr>
      <w:rFonts w:ascii="宋体" w:eastAsia="宋体" w:hAnsi="宋体" w:cs="宋体"/>
      <w:kern w:val="0"/>
      <w:sz w:val="24"/>
      <w:szCs w:val="24"/>
    </w:rPr>
  </w:style>
  <w:style w:type="paragraph" w:styleId="ab">
    <w:name w:val="Revision"/>
    <w:hidden/>
    <w:uiPriority w:val="99"/>
    <w:semiHidden/>
    <w:rsid w:val="0062361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6253">
      <w:bodyDiv w:val="1"/>
      <w:marLeft w:val="0"/>
      <w:marRight w:val="0"/>
      <w:marTop w:val="0"/>
      <w:marBottom w:val="0"/>
      <w:divBdr>
        <w:top w:val="none" w:sz="0" w:space="0" w:color="auto"/>
        <w:left w:val="none" w:sz="0" w:space="0" w:color="auto"/>
        <w:bottom w:val="none" w:sz="0" w:space="0" w:color="auto"/>
        <w:right w:val="none" w:sz="0" w:space="0" w:color="auto"/>
      </w:divBdr>
    </w:div>
    <w:div w:id="476460462">
      <w:bodyDiv w:val="1"/>
      <w:marLeft w:val="0"/>
      <w:marRight w:val="0"/>
      <w:marTop w:val="0"/>
      <w:marBottom w:val="0"/>
      <w:divBdr>
        <w:top w:val="none" w:sz="0" w:space="0" w:color="auto"/>
        <w:left w:val="none" w:sz="0" w:space="0" w:color="auto"/>
        <w:bottom w:val="none" w:sz="0" w:space="0" w:color="auto"/>
        <w:right w:val="none" w:sz="0" w:space="0" w:color="auto"/>
      </w:divBdr>
    </w:div>
    <w:div w:id="1882134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http://schemas.openxmlformats.org/officeDocument/2006/math"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officeDocument/2006/math"/>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322</Words>
  <Characters>1837</Characters>
  <Application>Microsoft Office Word</Application>
  <DocSecurity>0</DocSecurity>
  <Lines>15</Lines>
  <Paragraphs>4</Paragraphs>
  <ScaleCrop>false</ScaleCrop>
  <Company>Microsoft</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494868745@qq.com</cp:lastModifiedBy>
  <cp:revision>6</cp:revision>
  <dcterms:created xsi:type="dcterms:W3CDTF">2023-09-15T12:56:00Z</dcterms:created>
  <dcterms:modified xsi:type="dcterms:W3CDTF">2023-09-23T14:12:00Z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