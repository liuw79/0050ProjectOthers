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黑体"/>
          <w:b/>
          <w:bCs/>
          <w:color w:val="000000" w:themeColor="text1"/>
          <w:sz w:val="44"/>
          <w:szCs w:val="44"/>
          <w:lang w:val="zh-TW" w:eastAsia="zh-TW"/>
          <w14:textFill>
            <w14:solidFill>
              <w14:schemeClr w14:val="tx1"/>
            </w14:solidFill>
          </w14:textFill>
        </w:rPr>
      </w:pPr>
      <w:r>
        <w:rPr>
          <w:rFonts w:ascii="仿宋" w:hAnsi="仿宋" w:eastAsia="仿宋" w:cs="黑体"/>
          <w:b/>
          <w:bCs/>
          <w:color w:val="000000" w:themeColor="text1"/>
          <w:sz w:val="44"/>
          <w:szCs w:val="44"/>
          <w:lang w:val="zh-TW" w:eastAsia="zh-TW"/>
          <w14:textFill>
            <w14:solidFill>
              <w14:schemeClr w14:val="tx1"/>
            </w14:solidFill>
          </w14:textFill>
        </w:rPr>
        <w:t>高维信息技术（深圳）有限公司</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hint="default" w:ascii="仿宋" w:hAnsi="仿宋" w:eastAsia="仿宋" w:cs="仿宋"/>
        </w:rPr>
      </w:pPr>
      <w:r>
        <w:rPr>
          <w:rFonts w:hint="default" w:ascii="仿宋" w:hAnsi="仿宋" w:eastAsia="仿宋" w:cs="仿宋"/>
          <w:b/>
          <w:bCs/>
          <w:sz w:val="24"/>
          <w:szCs w:val="24"/>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6"/>
                    <a:stretch>
                      <a:fillRect/>
                    </a:stretch>
                  </pic:blipFill>
                  <pic:spPr>
                    <a:xfrm>
                      <a:off x="0" y="0"/>
                      <a:ext cx="3559810" cy="2181473"/>
                    </a:xfrm>
                    <a:prstGeom prst="rect">
                      <a:avLst/>
                    </a:prstGeom>
                    <a:ln w="12700" cap="flat">
                      <a:noFill/>
                      <a:miter lim="400000"/>
                      <a:headEnd/>
                      <a:tailEnd/>
                    </a:ln>
                    <a:effectLst/>
                  </pic:spPr>
                </pic:pic>
              </a:graphicData>
            </a:graphic>
          </wp:inline>
        </w:drawing>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olor w:val="000000" w:themeColor="text1"/>
          <w:sz w:val="57"/>
          <w:szCs w:val="57"/>
          <w:lang w:val="zh-CN"/>
          <w14:textFill>
            <w14:solidFill>
              <w14:schemeClr w14:val="tx1"/>
            </w14:solidFill>
          </w14:textFill>
        </w:rPr>
      </w:pPr>
      <w:r>
        <w:rPr>
          <w:rFonts w:ascii="仿宋" w:hAnsi="仿宋" w:eastAsia="仿宋"/>
          <w:color w:val="000000" w:themeColor="text1"/>
          <w:sz w:val="57"/>
          <w:szCs w:val="57"/>
          <w:lang w:eastAsia="zh-Hans"/>
          <w14:textFill>
            <w14:solidFill>
              <w14:schemeClr w14:val="tx1"/>
            </w14:solidFill>
          </w14:textFill>
        </w:rPr>
        <w:t>课程独家</w:t>
      </w:r>
      <w:r>
        <w:rPr>
          <w:rFonts w:ascii="仿宋" w:hAnsi="仿宋" w:eastAsia="仿宋"/>
          <w:color w:val="000000" w:themeColor="text1"/>
          <w:sz w:val="57"/>
          <w:szCs w:val="57"/>
          <w:lang w:val="zh-CN"/>
          <w14:textFill>
            <w14:solidFill>
              <w14:schemeClr w14:val="tx1"/>
            </w14:solidFill>
          </w14:textFill>
        </w:rPr>
        <w:t>合作协议</w:t>
      </w: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 xml:space="preserve">合同编号： </w:t>
      </w:r>
      <w:r>
        <w:rPr>
          <w:rFonts w:ascii="仿宋" w:hAnsi="仿宋" w:eastAsia="仿宋" w:cs="仿宋"/>
          <w:color w:val="000000" w:themeColor="text1"/>
          <w:sz w:val="24"/>
          <w:szCs w:val="24"/>
          <w14:textFill>
            <w14:solidFill>
              <w14:schemeClr w14:val="tx1"/>
            </w14:solidFill>
          </w14:textFill>
        </w:rPr>
        <w:t>T</w:t>
      </w:r>
      <w:r>
        <w:rPr>
          <w:rFonts w:ascii="仿宋" w:hAnsi="仿宋" w:eastAsia="仿宋" w:cs="仿宋"/>
          <w:color w:val="000000" w:themeColor="text1"/>
          <w:sz w:val="24"/>
          <w:szCs w:val="24"/>
          <w:lang w:val="zh-TW" w:eastAsia="zh-TW"/>
          <w14:textFill>
            <w14:solidFill>
              <w14:schemeClr w14:val="tx1"/>
            </w14:solidFill>
          </w14:textFill>
        </w:rPr>
        <w:t>202</w:t>
      </w:r>
      <w:r>
        <w:rPr>
          <w:rFonts w:hint="default" w:ascii="仿宋" w:hAnsi="仿宋" w:eastAsia="仿宋" w:cs="仿宋"/>
          <w:color w:val="000000" w:themeColor="text1"/>
          <w:sz w:val="24"/>
          <w:szCs w:val="24"/>
          <w:lang w:eastAsia="zh-TW"/>
          <w14:textFill>
            <w14:solidFill>
              <w14:schemeClr w14:val="tx1"/>
            </w14:solidFill>
          </w14:textFill>
        </w:rPr>
        <w:t>3003</w:t>
      </w:r>
      <w:r>
        <w:rPr>
          <w:rFonts w:ascii="仿宋" w:hAnsi="仿宋" w:eastAsia="仿宋" w:cs="仿宋"/>
          <w:color w:val="000000" w:themeColor="text1"/>
          <w:sz w:val="24"/>
          <w:szCs w:val="24"/>
          <w:lang w:val="zh-TW" w:eastAsia="zh-TW"/>
          <w14:textFill>
            <w14:solidFill>
              <w14:schemeClr w14:val="tx1"/>
            </w14:solidFill>
          </w14:textFill>
        </w:rPr>
        <w:t>03</w:t>
      </w:r>
      <w:r>
        <w:rPr>
          <w:rFonts w:hint="default" w:ascii="仿宋" w:hAnsi="仿宋" w:eastAsia="仿宋" w:cs="仿宋"/>
          <w:color w:val="000000" w:themeColor="text1"/>
          <w:sz w:val="24"/>
          <w:szCs w:val="24"/>
          <w:lang w:eastAsia="zh-TW"/>
          <w14:textFill>
            <w14:solidFill>
              <w14:schemeClr w14:val="tx1"/>
            </w14:solidFill>
          </w14:textFill>
        </w:rPr>
        <w:t>7</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r>
        <w:rPr>
          <w:rFonts w:ascii="仿宋" w:hAnsi="仿宋" w:eastAsia="仿宋" w:cs="仿宋"/>
          <w:b/>
          <w:bCs/>
          <w:sz w:val="24"/>
          <w:szCs w:val="24"/>
          <w:lang w:val="zh-TW" w:eastAsia="zh-TW"/>
        </w:rPr>
        <w:t>甲    方：高维信息技术（深圳）有限公司</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统一社会信用代码</w:t>
      </w:r>
      <w:r>
        <w:rPr>
          <w:rFonts w:hint="default" w:ascii="仿宋" w:hAnsi="仿宋" w:eastAsia="仿宋" w:cs="仿宋"/>
          <w:b/>
          <w:bCs/>
          <w:sz w:val="24"/>
          <w:szCs w:val="24"/>
          <w:lang w:eastAsia="zh-Hans"/>
        </w:rPr>
        <w:t>：914403003427084712</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r>
        <w:rPr>
          <w:rFonts w:ascii="仿宋" w:hAnsi="仿宋" w:eastAsia="仿宋" w:cs="仿宋"/>
          <w:b/>
          <w:bCs/>
          <w:sz w:val="24"/>
          <w:szCs w:val="24"/>
          <w:lang w:val="zh-TW" w:eastAsia="zh-TW"/>
        </w:rPr>
        <w:t>乙    方：余章荣</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身份证号码</w:t>
      </w:r>
      <w:r>
        <w:rPr>
          <w:rFonts w:hint="default" w:ascii="仿宋" w:hAnsi="仿宋" w:eastAsia="仿宋" w:cs="仿宋"/>
          <w:b/>
          <w:bCs/>
          <w:sz w:val="24"/>
          <w:szCs w:val="24"/>
          <w:lang w:eastAsia="zh-Hans"/>
        </w:rPr>
        <w:t>：</w:t>
      </w:r>
      <w:r>
        <w:rPr>
          <w:rFonts w:ascii="仿宋" w:hAnsi="仿宋" w:eastAsia="仿宋" w:cs="仿宋"/>
          <w:b/>
          <w:bCs/>
          <w:sz w:val="24"/>
          <w:szCs w:val="24"/>
          <w:lang w:eastAsia="zh-Hans"/>
        </w:rPr>
        <w:t>3</w:t>
      </w:r>
      <w:r>
        <w:rPr>
          <w:rFonts w:hint="default" w:ascii="仿宋" w:hAnsi="仿宋" w:eastAsia="仿宋" w:cs="仿宋"/>
          <w:b/>
          <w:bCs/>
          <w:sz w:val="24"/>
          <w:szCs w:val="24"/>
          <w:lang w:eastAsia="zh-Hans"/>
        </w:rPr>
        <w:t>5212919780422001X</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r>
        <w:rPr>
          <w:rFonts w:ascii="仿宋" w:hAnsi="仿宋" w:eastAsia="仿宋" w:cs="仿宋"/>
          <w:lang w:val="zh-TW" w:eastAsia="zh-TW"/>
        </w:rPr>
        <w:t>甲乙双方经友好协商，</w:t>
      </w:r>
      <w:r>
        <w:rPr>
          <w:rFonts w:hint="eastAsia" w:ascii="仿宋" w:hAnsi="仿宋" w:eastAsia="仿宋" w:cs="仿宋"/>
          <w:lang w:val="zh-TW" w:eastAsia="zh-TW"/>
        </w:rPr>
        <w:t>甲方邀请乙方携手共同</w:t>
      </w:r>
      <w:r>
        <w:rPr>
          <w:rFonts w:hint="eastAsia" w:ascii="仿宋" w:hAnsi="仿宋" w:eastAsia="仿宋" w:cs="仿宋"/>
          <w:lang w:eastAsia="zh-Hans"/>
        </w:rPr>
        <w:t>开</w:t>
      </w:r>
      <w:r>
        <w:rPr>
          <w:rFonts w:hint="eastAsia" w:ascii="仿宋" w:hAnsi="仿宋" w:eastAsia="仿宋" w:cs="仿宋"/>
          <w:lang w:val="zh-TW" w:eastAsia="zh-TW"/>
        </w:rPr>
        <w:t>发</w:t>
      </w:r>
      <w:r>
        <w:rPr>
          <w:rFonts w:hint="eastAsia" w:ascii="仿宋" w:hAnsi="仿宋" w:eastAsia="仿宋" w:cs="仿宋"/>
          <w:lang w:eastAsia="zh-Hans"/>
        </w:rPr>
        <w:t>和联合经营</w:t>
      </w:r>
      <w:r>
        <w:rPr>
          <w:rFonts w:ascii="仿宋" w:hAnsi="仿宋" w:eastAsia="仿宋" w:cs="仿宋"/>
          <w:u w:val="single"/>
          <w:lang w:val="zh-TW" w:eastAsia="zh-TW"/>
        </w:rPr>
        <w:t>《</w:t>
      </w:r>
      <w:r>
        <w:rPr>
          <w:rFonts w:hint="eastAsia" w:ascii="仿宋" w:hAnsi="仿宋" w:eastAsia="仿宋"/>
          <w:u w:val="single"/>
          <w:lang w:val="zh-CN"/>
        </w:rPr>
        <w:t>超级门店与流程再造</w:t>
      </w:r>
      <w:r>
        <w:rPr>
          <w:rFonts w:hint="eastAsia" w:ascii="仿宋" w:hAnsi="仿宋" w:eastAsia="仿宋" w:cs="仿宋"/>
          <w:u w:val="single"/>
          <w:lang w:val="zh-TW" w:eastAsia="zh-TW"/>
        </w:rPr>
        <w:t>》</w:t>
      </w:r>
      <w:r>
        <w:rPr>
          <w:rFonts w:ascii="仿宋" w:hAnsi="仿宋" w:eastAsia="仿宋" w:cs="仿宋"/>
          <w:lang w:val="zh-TW" w:eastAsia="zh-TW"/>
        </w:rPr>
        <w:t>课</w:t>
      </w:r>
      <w:r>
        <w:rPr>
          <w:rFonts w:hint="eastAsia" w:ascii="仿宋" w:hAnsi="仿宋" w:eastAsia="仿宋" w:cs="仿宋"/>
          <w:lang w:eastAsia="zh-Hans"/>
        </w:rPr>
        <w:t>程</w:t>
      </w:r>
      <w:r>
        <w:rPr>
          <w:rFonts w:ascii="仿宋" w:hAnsi="仿宋" w:eastAsia="仿宋" w:cs="仿宋"/>
          <w:lang w:val="zh-TW" w:eastAsia="zh-TW"/>
        </w:rPr>
        <w:t>（以下称“</w:t>
      </w:r>
      <w:r>
        <w:rPr>
          <w:rFonts w:ascii="仿宋" w:hAnsi="仿宋" w:eastAsia="仿宋" w:cs="仿宋"/>
          <w:lang w:eastAsia="zh-TW"/>
        </w:rPr>
        <w:t>课程</w:t>
      </w:r>
      <w:r>
        <w:rPr>
          <w:rFonts w:ascii="仿宋" w:hAnsi="仿宋" w:eastAsia="仿宋" w:cs="仿宋"/>
          <w:lang w:val="zh-TW" w:eastAsia="zh-TW"/>
        </w:rPr>
        <w:t>”）</w:t>
      </w:r>
      <w:r>
        <w:rPr>
          <w:rFonts w:hint="eastAsia" w:ascii="仿宋" w:hAnsi="仿宋" w:eastAsia="仿宋" w:cs="仿宋"/>
          <w:lang w:val="zh-TW"/>
        </w:rPr>
        <w:t>，并</w:t>
      </w:r>
      <w:r>
        <w:rPr>
          <w:rFonts w:hint="eastAsia" w:ascii="仿宋" w:hAnsi="仿宋" w:eastAsia="仿宋" w:cs="仿宋"/>
          <w:lang w:val="zh-TW" w:eastAsia="zh-TW"/>
        </w:rPr>
        <w:t>愿</w:t>
      </w:r>
      <w:r>
        <w:rPr>
          <w:rFonts w:ascii="仿宋" w:hAnsi="仿宋" w:eastAsia="仿宋" w:cs="仿宋"/>
          <w:lang w:val="zh-TW" w:eastAsia="zh-TW"/>
        </w:rPr>
        <w:t>基于各自优势合作互惠共赢，</w:t>
      </w:r>
      <w:r>
        <w:rPr>
          <w:rFonts w:hint="eastAsia" w:ascii="仿宋" w:hAnsi="仿宋" w:eastAsia="仿宋" w:cs="仿宋"/>
          <w:lang w:val="zh-TW" w:eastAsia="zh-TW"/>
        </w:rPr>
        <w:t>为了</w:t>
      </w:r>
      <w:r>
        <w:rPr>
          <w:rFonts w:ascii="仿宋" w:hAnsi="仿宋" w:eastAsia="仿宋" w:cs="仿宋"/>
          <w:lang w:eastAsia="zh-TW"/>
        </w:rPr>
        <w:t>课程</w:t>
      </w:r>
      <w:r>
        <w:rPr>
          <w:rFonts w:hint="eastAsia" w:ascii="仿宋" w:hAnsi="仿宋" w:eastAsia="仿宋" w:cs="仿宋"/>
          <w:lang w:val="zh-TW" w:eastAsia="zh-TW"/>
        </w:rPr>
        <w:t>的持续健康发展</w:t>
      </w:r>
      <w:r>
        <w:rPr>
          <w:rFonts w:hint="eastAsia" w:ascii="仿宋" w:hAnsi="仿宋" w:eastAsia="仿宋" w:cs="仿宋"/>
          <w:lang w:val="zh-TW"/>
        </w:rPr>
        <w:t>，</w:t>
      </w:r>
      <w:r>
        <w:rPr>
          <w:rFonts w:hint="eastAsia" w:ascii="仿宋" w:hAnsi="仿宋" w:eastAsia="仿宋" w:cs="仿宋"/>
          <w:lang w:val="zh-TW" w:eastAsia="zh-TW"/>
        </w:rPr>
        <w:t>就</w:t>
      </w:r>
      <w:r>
        <w:rPr>
          <w:rFonts w:ascii="仿宋" w:hAnsi="仿宋" w:eastAsia="仿宋" w:cs="仿宋"/>
          <w:lang w:val="zh-TW" w:eastAsia="zh-TW"/>
        </w:rPr>
        <w:t>共同进行传播、培训、咨询、经纪、投资服务等合作事宜达成一致并约定以下协议，以资信守。</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p>
    <w:p>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hAnsi="仿宋" w:eastAsia="仿宋" w:cs="仿宋"/>
          <w:b/>
          <w:bCs/>
          <w:lang w:val="zh-TW" w:eastAsia="zh-TW"/>
        </w:rPr>
      </w:pPr>
      <w:r>
        <w:rPr>
          <w:rFonts w:ascii="仿宋" w:hAnsi="仿宋" w:eastAsia="仿宋" w:cs="仿宋"/>
          <w:b/>
          <w:bCs/>
          <w:lang w:val="zh-TW" w:eastAsia="zh-TW"/>
        </w:rPr>
        <w:t>合作</w:t>
      </w:r>
      <w:r>
        <w:rPr>
          <w:rFonts w:hint="eastAsia" w:ascii="仿宋" w:hAnsi="仿宋" w:eastAsia="仿宋" w:cs="仿宋"/>
          <w:b/>
          <w:bCs/>
          <w:lang w:val="zh-TW" w:eastAsia="zh-TW"/>
        </w:rPr>
        <w:t>说明</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rPr>
      </w:pPr>
      <w:r>
        <w:rPr>
          <w:rFonts w:ascii="仿宋" w:hAnsi="仿宋" w:eastAsia="仿宋" w:cs="仿宋"/>
          <w:b/>
          <w:bCs/>
        </w:rPr>
        <w:t>1.1合作项目细则</w:t>
      </w:r>
      <w:r>
        <w:rPr>
          <w:rFonts w:hint="eastAsia" w:ascii="仿宋" w:hAnsi="仿宋" w:eastAsia="仿宋" w:cs="仿宋"/>
          <w:b/>
          <w:bCs/>
        </w:rPr>
        <w:t>说明</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甲乙双方均确认，本条款的约定视为甲乙双方均同意并承诺就本合同项下</w:t>
      </w:r>
      <w:r>
        <w:rPr>
          <w:rFonts w:hint="eastAsia" w:ascii="仿宋" w:hAnsi="仿宋" w:eastAsia="仿宋" w:cs="仿宋"/>
          <w:lang w:val="zh-TW" w:eastAsia="zh-TW"/>
        </w:rPr>
        <w:t>共同</w:t>
      </w:r>
      <w:r>
        <w:rPr>
          <w:rFonts w:hint="eastAsia" w:ascii="仿宋" w:hAnsi="仿宋" w:eastAsia="仿宋" w:cs="仿宋"/>
          <w:lang w:eastAsia="zh-Hans"/>
        </w:rPr>
        <w:t>开</w:t>
      </w:r>
      <w:r>
        <w:rPr>
          <w:rFonts w:hint="eastAsia" w:ascii="仿宋" w:hAnsi="仿宋" w:eastAsia="仿宋" w:cs="仿宋"/>
          <w:lang w:val="zh-TW" w:eastAsia="zh-TW"/>
        </w:rPr>
        <w:t>发的</w:t>
      </w:r>
      <w:r>
        <w:rPr>
          <w:rFonts w:ascii="仿宋" w:hAnsi="仿宋" w:eastAsia="仿宋" w:cs="仿宋"/>
          <w:u w:val="single"/>
          <w:lang w:val="zh-TW" w:eastAsia="zh-TW"/>
        </w:rPr>
        <w:t>《</w:t>
      </w:r>
      <w:r>
        <w:rPr>
          <w:rFonts w:hint="eastAsia" w:ascii="仿宋" w:hAnsi="仿宋" w:eastAsia="仿宋"/>
          <w:u w:val="single"/>
          <w:lang w:val="zh-CN"/>
        </w:rPr>
        <w:t>超级门店与流程再造</w:t>
      </w:r>
      <w:r>
        <w:rPr>
          <w:rFonts w:hint="eastAsia" w:ascii="仿宋" w:hAnsi="仿宋" w:eastAsia="仿宋" w:cs="仿宋"/>
          <w:u w:val="single"/>
          <w:lang w:val="zh-TW" w:eastAsia="zh-TW"/>
        </w:rPr>
        <w:t>》</w:t>
      </w:r>
      <w:r>
        <w:rPr>
          <w:rFonts w:ascii="仿宋" w:hAnsi="仿宋" w:eastAsia="仿宋" w:cs="仿宋"/>
        </w:rPr>
        <w:t>课程</w:t>
      </w:r>
      <w:r>
        <w:rPr>
          <w:rFonts w:hint="eastAsia" w:ascii="仿宋" w:hAnsi="仿宋" w:eastAsia="仿宋" w:cs="仿宋"/>
          <w:lang w:val="zh-TW"/>
        </w:rPr>
        <w:t>（以下称为“</w:t>
      </w:r>
      <w:r>
        <w:rPr>
          <w:rFonts w:ascii="仿宋" w:hAnsi="仿宋" w:eastAsia="仿宋" w:cs="仿宋"/>
        </w:rPr>
        <w:t>课程</w:t>
      </w:r>
      <w:r>
        <w:rPr>
          <w:rFonts w:hint="eastAsia" w:ascii="仿宋" w:hAnsi="仿宋" w:eastAsia="仿宋" w:cs="仿宋"/>
          <w:lang w:val="zh-TW"/>
        </w:rPr>
        <w:t>“），以及</w:t>
      </w:r>
      <w:r>
        <w:rPr>
          <w:rFonts w:hint="eastAsia" w:ascii="仿宋" w:hAnsi="仿宋" w:eastAsia="仿宋" w:cs="仿宋"/>
          <w:lang w:eastAsia="zh-Hans"/>
        </w:rPr>
        <w:t>基于</w:t>
      </w:r>
      <w:r>
        <w:rPr>
          <w:rFonts w:ascii="仿宋" w:hAnsi="仿宋" w:eastAsia="仿宋" w:cs="仿宋"/>
          <w:lang w:eastAsia="zh-Hans"/>
        </w:rPr>
        <w:t>课程</w:t>
      </w:r>
      <w:r>
        <w:rPr>
          <w:rFonts w:hint="eastAsia" w:ascii="仿宋" w:hAnsi="仿宋" w:eastAsia="仿宋" w:cs="仿宋"/>
          <w:lang w:eastAsia="zh-Hans"/>
        </w:rPr>
        <w:t>而衍生</w:t>
      </w:r>
      <w:r>
        <w:rPr>
          <w:rFonts w:hint="eastAsia" w:ascii="仿宋" w:hAnsi="仿宋" w:eastAsia="仿宋" w:cs="仿宋"/>
          <w:lang w:val="zh-TW"/>
        </w:rPr>
        <w:t>的</w:t>
      </w:r>
      <w:r>
        <w:rPr>
          <w:rFonts w:ascii="仿宋" w:hAnsi="仿宋" w:eastAsia="仿宋" w:cs="仿宋"/>
          <w:lang w:eastAsia="zh-Hans"/>
        </w:rPr>
        <w:t>课程</w:t>
      </w:r>
      <w:r>
        <w:rPr>
          <w:rFonts w:hint="eastAsia" w:ascii="仿宋" w:hAnsi="仿宋" w:eastAsia="仿宋" w:cs="仿宋"/>
          <w:lang w:eastAsia="zh-Hans"/>
        </w:rPr>
        <w:t>子项目进行联合运营合作</w:t>
      </w:r>
      <w:r>
        <w:rPr>
          <w:rFonts w:ascii="仿宋" w:hAnsi="仿宋" w:eastAsia="仿宋" w:cs="仿宋"/>
          <w:lang w:eastAsia="zh-Hans"/>
        </w:rPr>
        <w:t>，课程</w:t>
      </w:r>
      <w:r>
        <w:rPr>
          <w:rFonts w:hint="eastAsia" w:ascii="仿宋" w:hAnsi="仿宋" w:eastAsia="仿宋" w:cs="仿宋"/>
          <w:lang w:eastAsia="zh-Hans"/>
        </w:rPr>
        <w:t>子项目包括但不限于</w:t>
      </w:r>
      <w:r>
        <w:rPr>
          <w:rFonts w:ascii="仿宋" w:hAnsi="仿宋" w:eastAsia="仿宋" w:cs="仿宋"/>
          <w:lang w:val="zh-TW" w:eastAsia="zh-TW"/>
        </w:rPr>
        <w:t>公开课</w:t>
      </w:r>
      <w:r>
        <w:rPr>
          <w:rFonts w:hint="eastAsia" w:ascii="仿宋" w:hAnsi="仿宋" w:eastAsia="仿宋" w:cs="仿宋"/>
          <w:lang w:eastAsia="zh-Hans"/>
        </w:rPr>
        <w:t>课程</w:t>
      </w:r>
      <w:r>
        <w:rPr>
          <w:rFonts w:ascii="仿宋" w:hAnsi="仿宋" w:eastAsia="仿宋" w:cs="仿宋"/>
          <w:lang w:val="zh-TW" w:eastAsia="zh-TW"/>
        </w:rPr>
        <w:t>、</w:t>
      </w:r>
      <w:r>
        <w:rPr>
          <w:rFonts w:hint="eastAsia" w:ascii="仿宋" w:hAnsi="仿宋" w:eastAsia="仿宋" w:cs="仿宋"/>
          <w:lang w:eastAsia="zh-Hans"/>
        </w:rPr>
        <w:t>入企</w:t>
      </w:r>
      <w:r>
        <w:rPr>
          <w:rFonts w:hint="eastAsia" w:ascii="仿宋" w:hAnsi="仿宋" w:eastAsia="仿宋" w:cs="仿宋"/>
          <w:lang w:val="zh-TW" w:eastAsia="zh-TW"/>
        </w:rPr>
        <w:t>内训</w:t>
      </w:r>
      <w:r>
        <w:rPr>
          <w:rFonts w:ascii="仿宋" w:hAnsi="仿宋" w:eastAsia="仿宋" w:cs="仿宋"/>
          <w:lang w:val="zh-TW" w:eastAsia="zh-TW"/>
        </w:rPr>
        <w:t>、第三方授课</w:t>
      </w:r>
      <w:r>
        <w:rPr>
          <w:rFonts w:hint="eastAsia" w:ascii="仿宋" w:hAnsi="仿宋" w:eastAsia="仿宋" w:cs="仿宋"/>
          <w:lang w:eastAsia="zh-Hans"/>
        </w:rPr>
        <w:t>经纪</w:t>
      </w:r>
      <w:r>
        <w:rPr>
          <w:rFonts w:ascii="仿宋" w:hAnsi="仿宋" w:eastAsia="仿宋" w:cs="仿宋"/>
          <w:lang w:val="zh-TW" w:eastAsia="zh-TW"/>
        </w:rPr>
        <w:t>、</w:t>
      </w:r>
      <w:r>
        <w:rPr>
          <w:rFonts w:hint="eastAsia" w:ascii="仿宋" w:hAnsi="仿宋" w:eastAsia="仿宋" w:cs="仿宋"/>
          <w:lang w:eastAsia="zh-Hans"/>
        </w:rPr>
        <w:t>创投机构</w:t>
      </w:r>
      <w:r>
        <w:rPr>
          <w:rFonts w:ascii="仿宋" w:hAnsi="仿宋" w:eastAsia="仿宋" w:cs="仿宋"/>
          <w:lang w:val="zh-TW" w:eastAsia="zh-TW"/>
        </w:rPr>
        <w:t>工作坊</w:t>
      </w:r>
      <w:r>
        <w:rPr>
          <w:rFonts w:hint="eastAsia" w:ascii="仿宋" w:hAnsi="仿宋" w:eastAsia="仿宋" w:cs="仿宋"/>
          <w:lang w:eastAsia="zh-Hans"/>
        </w:rPr>
        <w:t>定制</w:t>
      </w:r>
      <w:r>
        <w:rPr>
          <w:rFonts w:ascii="仿宋" w:hAnsi="仿宋" w:eastAsia="仿宋" w:cs="仿宋"/>
          <w:lang w:val="zh-TW" w:eastAsia="zh-TW"/>
        </w:rPr>
        <w:t>、具体企业指定咨询服务</w:t>
      </w:r>
      <w:r>
        <w:rPr>
          <w:rFonts w:hint="eastAsia" w:ascii="仿宋" w:hAnsi="仿宋" w:eastAsia="仿宋" w:cs="仿宋"/>
          <w:lang w:val="zh-TW"/>
        </w:rPr>
        <w:t>、具体智力投资项目</w:t>
      </w:r>
      <w:r>
        <w:rPr>
          <w:rFonts w:ascii="仿宋" w:hAnsi="仿宋" w:eastAsia="仿宋" w:cs="仿宋"/>
        </w:rPr>
        <w:t>、</w:t>
      </w:r>
      <w:r>
        <w:rPr>
          <w:rFonts w:hint="eastAsia" w:ascii="仿宋" w:hAnsi="仿宋" w:eastAsia="仿宋" w:cs="仿宋"/>
          <w:lang w:eastAsia="zh-Hans"/>
        </w:rPr>
        <w:t>音视频线上课程</w:t>
      </w:r>
      <w:r>
        <w:rPr>
          <w:rFonts w:ascii="仿宋" w:hAnsi="仿宋" w:eastAsia="仿宋" w:cs="仿宋"/>
          <w:lang w:eastAsia="zh-Hans"/>
        </w:rPr>
        <w:t>、课程</w:t>
      </w:r>
      <w:r>
        <w:rPr>
          <w:rFonts w:hint="eastAsia" w:ascii="仿宋" w:hAnsi="仿宋" w:eastAsia="仿宋" w:cs="仿宋"/>
          <w:lang w:eastAsia="zh-Hans"/>
        </w:rPr>
        <w:t>导师的知名度美誉度推广</w:t>
      </w:r>
      <w:r>
        <w:rPr>
          <w:rFonts w:ascii="仿宋" w:hAnsi="仿宋" w:eastAsia="仿宋" w:cs="仿宋"/>
          <w:lang w:eastAsia="zh-Hans"/>
        </w:rPr>
        <w:t>、</w:t>
      </w:r>
      <w:r>
        <w:rPr>
          <w:rFonts w:hint="eastAsia" w:ascii="仿宋" w:hAnsi="仿宋" w:eastAsia="仿宋" w:cs="仿宋"/>
          <w:lang w:eastAsia="zh-Hans"/>
        </w:rPr>
        <w:t>书籍出版</w:t>
      </w:r>
      <w:r>
        <w:rPr>
          <w:rFonts w:ascii="仿宋" w:hAnsi="仿宋" w:eastAsia="仿宋" w:cs="仿宋"/>
          <w:lang w:eastAsia="zh-Hans"/>
        </w:rPr>
        <w:t>、</w:t>
      </w:r>
      <w:r>
        <w:rPr>
          <w:rFonts w:hint="eastAsia" w:ascii="仿宋" w:hAnsi="仿宋" w:eastAsia="仿宋" w:cs="仿宋"/>
          <w:lang w:eastAsia="zh-Hans"/>
        </w:rPr>
        <w:t>课程讲师认证</w:t>
      </w:r>
      <w:r>
        <w:rPr>
          <w:rFonts w:ascii="仿宋" w:hAnsi="仿宋" w:eastAsia="仿宋" w:cs="仿宋"/>
          <w:lang w:eastAsia="zh-Hans"/>
        </w:rPr>
        <w:t>、IT</w:t>
      </w:r>
      <w:r>
        <w:rPr>
          <w:rFonts w:hint="eastAsia" w:ascii="仿宋" w:hAnsi="仿宋" w:eastAsia="仿宋" w:cs="仿宋"/>
          <w:lang w:eastAsia="zh-Hans"/>
        </w:rPr>
        <w:t>工具化合作</w:t>
      </w:r>
      <w:r>
        <w:rPr>
          <w:rFonts w:ascii="仿宋" w:hAnsi="仿宋" w:eastAsia="仿宋" w:cs="仿宋"/>
          <w:lang w:eastAsia="zh-Hans"/>
        </w:rPr>
        <w:t>、</w:t>
      </w:r>
      <w:r>
        <w:rPr>
          <w:rFonts w:hint="eastAsia" w:ascii="仿宋" w:hAnsi="仿宋" w:eastAsia="仿宋" w:cs="仿宋"/>
          <w:lang w:eastAsia="zh-Hans"/>
        </w:rPr>
        <w:t>合资公司</w:t>
      </w:r>
      <w:r>
        <w:rPr>
          <w:rFonts w:ascii="仿宋" w:hAnsi="仿宋" w:eastAsia="仿宋" w:cs="仿宋"/>
          <w:lang w:val="zh-TW" w:eastAsia="zh-TW"/>
        </w:rPr>
        <w:t>等。</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甲乙双方</w:t>
      </w:r>
      <w:r>
        <w:rPr>
          <w:rFonts w:hint="eastAsia" w:ascii="仿宋" w:hAnsi="仿宋" w:eastAsia="仿宋" w:cs="仿宋"/>
          <w:lang w:eastAsia="zh-Hans"/>
        </w:rPr>
        <w:t>可根据以上</w:t>
      </w:r>
      <w:r>
        <w:rPr>
          <w:rFonts w:ascii="仿宋" w:hAnsi="仿宋" w:eastAsia="仿宋" w:cs="仿宋"/>
          <w:lang w:val="zh-TW" w:eastAsia="zh-TW"/>
        </w:rPr>
        <w:t>子项目</w:t>
      </w:r>
      <w:r>
        <w:rPr>
          <w:rFonts w:hint="eastAsia" w:ascii="仿宋" w:hAnsi="仿宋" w:eastAsia="仿宋" w:cs="仿宋"/>
          <w:lang w:eastAsia="zh-Hans"/>
        </w:rPr>
        <w:t>进一步</w:t>
      </w:r>
      <w:r>
        <w:rPr>
          <w:rFonts w:ascii="仿宋" w:hAnsi="仿宋" w:eastAsia="仿宋" w:cs="仿宋"/>
          <w:lang w:val="zh-TW" w:eastAsia="zh-TW"/>
        </w:rPr>
        <w:t>签订补充协议约定</w:t>
      </w:r>
      <w:r>
        <w:rPr>
          <w:rFonts w:hint="eastAsia" w:ascii="仿宋" w:hAnsi="仿宋" w:eastAsia="仿宋" w:cs="仿宋"/>
          <w:lang w:eastAsia="zh-Hans"/>
        </w:rPr>
        <w:t>合作细节及双方权利义务</w:t>
      </w:r>
      <w:r>
        <w:rPr>
          <w:rFonts w:ascii="仿宋" w:hAnsi="仿宋" w:eastAsia="仿宋" w:cs="仿宋"/>
          <w:lang w:val="zh-TW" w:eastAsia="zh-TW"/>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.2 </w:t>
      </w:r>
      <w:r>
        <w:rPr>
          <w:rFonts w:hint="eastAsia" w:ascii="仿宋" w:hAnsi="仿宋" w:eastAsia="仿宋" w:cs="仿宋"/>
          <w:b/>
          <w:bCs/>
          <w:lang w:val="zh-TW" w:eastAsia="zh-TW"/>
        </w:rPr>
        <w:t>共同</w:t>
      </w:r>
      <w:r>
        <w:rPr>
          <w:rFonts w:hint="eastAsia" w:ascii="仿宋" w:hAnsi="仿宋" w:eastAsia="仿宋" w:cs="仿宋"/>
          <w:b/>
          <w:bCs/>
          <w:lang w:eastAsia="zh-Hans"/>
        </w:rPr>
        <w:t>开</w:t>
      </w:r>
      <w:r>
        <w:rPr>
          <w:rFonts w:hint="eastAsia" w:ascii="仿宋" w:hAnsi="仿宋" w:eastAsia="仿宋" w:cs="仿宋"/>
          <w:b/>
          <w:bCs/>
          <w:lang w:val="zh-TW" w:eastAsia="zh-TW"/>
        </w:rPr>
        <w:t>发课程说明</w:t>
      </w:r>
    </w:p>
    <w:p>
      <w:pPr>
        <w:pStyle w:val="4"/>
        <w:spacing w:line="360" w:lineRule="auto"/>
        <w:rPr>
          <w:rFonts w:ascii="仿宋" w:hAnsi="仿宋" w:eastAsia="仿宋" w:cs="仿宋"/>
        </w:rPr>
      </w:pPr>
      <w:r>
        <w:rPr>
          <w:rFonts w:hint="eastAsia" w:ascii="仿宋" w:hAnsi="仿宋" w:eastAsia="仿宋" w:cs="仿宋"/>
          <w:lang w:val="zh-TW"/>
        </w:rPr>
        <w:t>1</w:t>
      </w:r>
      <w:r>
        <w:rPr>
          <w:rFonts w:ascii="仿宋" w:hAnsi="仿宋" w:eastAsia="仿宋" w:cs="仿宋"/>
          <w:lang w:val="zh-TW" w:eastAsia="zh-TW"/>
        </w:rPr>
        <w:t>.2.1</w:t>
      </w:r>
      <w:r>
        <w:rPr>
          <w:rFonts w:ascii="仿宋" w:hAnsi="仿宋" w:eastAsia="仿宋" w:cs="仿宋"/>
          <w:lang w:eastAsia="zh-TW"/>
        </w:rPr>
        <w:t xml:space="preserve"> </w:t>
      </w:r>
      <w:r>
        <w:rPr>
          <w:rFonts w:hint="eastAsia" w:ascii="仿宋" w:hAnsi="仿宋" w:eastAsia="仿宋" w:cs="仿宋"/>
          <w:lang w:eastAsia="zh-Hans"/>
        </w:rPr>
        <w:t>甲方基于</w:t>
      </w:r>
      <w:r>
        <w:rPr>
          <w:rFonts w:hint="eastAsia" w:ascii="仿宋" w:hAnsi="仿宋" w:eastAsia="仿宋" w:cs="仿宋"/>
        </w:rPr>
        <w:t>乙方</w:t>
      </w:r>
      <w:r>
        <w:rPr>
          <w:rFonts w:hint="eastAsia" w:ascii="仿宋" w:hAnsi="仿宋" w:eastAsia="仿宋" w:cs="仿宋"/>
          <w:lang w:eastAsia="zh-Hans"/>
        </w:rPr>
        <w:t>的</w:t>
      </w:r>
      <w:r>
        <w:rPr>
          <w:rFonts w:hint="eastAsia" w:ascii="仿宋" w:hAnsi="仿宋" w:eastAsia="仿宋" w:cs="仿宋"/>
        </w:rPr>
        <w:t>过往经验和专业领域、课程，为乙方提供精准定位和</w:t>
      </w:r>
      <w:r>
        <w:rPr>
          <w:rFonts w:hint="eastAsia" w:ascii="仿宋" w:hAnsi="仿宋" w:eastAsia="仿宋" w:cs="仿宋"/>
          <w:lang w:eastAsia="zh-Hans"/>
        </w:rPr>
        <w:t>独家</w:t>
      </w:r>
      <w:r>
        <w:rPr>
          <w:rFonts w:ascii="仿宋" w:hAnsi="仿宋" w:eastAsia="仿宋" w:cs="仿宋"/>
        </w:rPr>
        <w:t>课程</w:t>
      </w:r>
      <w:r>
        <w:rPr>
          <w:rFonts w:hint="eastAsia" w:ascii="仿宋" w:hAnsi="仿宋" w:eastAsia="仿宋" w:cs="仿宋"/>
          <w:lang w:eastAsia="zh-Hans"/>
        </w:rPr>
        <w:t>打造</w:t>
      </w:r>
      <w:r>
        <w:rPr>
          <w:rFonts w:hint="eastAsia" w:ascii="仿宋" w:hAnsi="仿宋" w:eastAsia="仿宋" w:cs="仿宋"/>
        </w:rPr>
        <w:t>，</w:t>
      </w:r>
      <w:r>
        <w:rPr>
          <w:rFonts w:hint="eastAsia" w:ascii="仿宋" w:hAnsi="仿宋" w:eastAsia="仿宋" w:cs="仿宋"/>
          <w:lang w:eastAsia="zh-Hans"/>
        </w:rPr>
        <w:t>并将</w:t>
      </w:r>
      <w:r>
        <w:rPr>
          <w:rFonts w:hint="eastAsia" w:ascii="仿宋" w:hAnsi="仿宋" w:eastAsia="仿宋" w:cs="仿宋"/>
        </w:rPr>
        <w:t>投入</w:t>
      </w:r>
      <w:r>
        <w:rPr>
          <w:rFonts w:hint="eastAsia" w:ascii="仿宋" w:hAnsi="仿宋" w:eastAsia="仿宋" w:cs="仿宋"/>
          <w:lang w:eastAsia="zh-Hans"/>
        </w:rPr>
        <w:t>产品经理</w:t>
      </w:r>
      <w:r>
        <w:rPr>
          <w:rFonts w:ascii="仿宋" w:hAnsi="仿宋" w:eastAsia="仿宋" w:cs="仿宋"/>
          <w:lang w:eastAsia="zh-Hans"/>
        </w:rPr>
        <w:t>、</w:t>
      </w:r>
      <w:r>
        <w:rPr>
          <w:rFonts w:hint="eastAsia" w:ascii="仿宋" w:hAnsi="仿宋" w:eastAsia="仿宋" w:cs="仿宋"/>
          <w:lang w:eastAsia="zh-Hans"/>
        </w:rPr>
        <w:t>用户资源</w:t>
      </w:r>
      <w:r>
        <w:rPr>
          <w:rFonts w:ascii="仿宋" w:hAnsi="仿宋" w:eastAsia="仿宋" w:cs="仿宋"/>
          <w:lang w:eastAsia="zh-Hans"/>
        </w:rPr>
        <w:t>、</w:t>
      </w:r>
      <w:r>
        <w:rPr>
          <w:rFonts w:hint="eastAsia" w:ascii="仿宋" w:hAnsi="仿宋" w:eastAsia="仿宋" w:cs="仿宋"/>
          <w:lang w:eastAsia="zh-Hans"/>
        </w:rPr>
        <w:t>运营资源</w:t>
      </w:r>
      <w:r>
        <w:rPr>
          <w:rFonts w:hint="eastAsia" w:ascii="仿宋" w:hAnsi="仿宋" w:eastAsia="仿宋" w:cs="仿宋"/>
        </w:rPr>
        <w:t>与乙方联手进行</w:t>
      </w:r>
      <w:r>
        <w:rPr>
          <w:rFonts w:ascii="仿宋" w:hAnsi="仿宋" w:eastAsia="仿宋" w:cs="仿宋"/>
        </w:rPr>
        <w:t>课程</w:t>
      </w:r>
      <w:r>
        <w:rPr>
          <w:rFonts w:hint="eastAsia" w:ascii="仿宋" w:hAnsi="仿宋" w:eastAsia="仿宋" w:cs="仿宋"/>
          <w:lang w:eastAsia="zh-Hans"/>
        </w:rPr>
        <w:t>开</w:t>
      </w:r>
      <w:r>
        <w:rPr>
          <w:rFonts w:hint="eastAsia" w:ascii="仿宋" w:hAnsi="仿宋" w:eastAsia="仿宋" w:cs="仿宋"/>
        </w:rPr>
        <w:t>发和以课程为基础衍生的其他子项目。</w:t>
      </w:r>
    </w:p>
    <w:p>
      <w:pPr>
        <w:pStyle w:val="4"/>
        <w:spacing w:line="360" w:lineRule="auto"/>
        <w:rPr>
          <w:rFonts w:ascii="仿宋" w:hAnsi="仿宋" w:eastAsia="仿宋" w:cs="仿宋"/>
          <w:b/>
          <w:bCs/>
          <w:lang w:val="zh-TW" w:eastAsia="zh-TW"/>
        </w:rPr>
      </w:pPr>
      <w:r>
        <w:rPr>
          <w:rFonts w:hint="eastAsia" w:ascii="仿宋" w:hAnsi="仿宋" w:eastAsia="仿宋" w:cs="仿宋"/>
        </w:rPr>
        <w:t>1</w:t>
      </w:r>
      <w:r>
        <w:rPr>
          <w:rFonts w:ascii="仿宋" w:hAnsi="仿宋" w:eastAsia="仿宋" w:cs="仿宋"/>
        </w:rPr>
        <w:t>.</w:t>
      </w:r>
      <w:r>
        <w:rPr>
          <w:rFonts w:hint="eastAsia" w:ascii="仿宋" w:hAnsi="仿宋" w:eastAsia="仿宋" w:cs="仿宋"/>
        </w:rPr>
        <w:t>2</w:t>
      </w:r>
      <w:r>
        <w:rPr>
          <w:rFonts w:ascii="仿宋" w:hAnsi="仿宋" w:eastAsia="仿宋" w:cs="仿宋"/>
        </w:rPr>
        <w:t xml:space="preserve">.2 </w:t>
      </w:r>
      <w:r>
        <w:rPr>
          <w:rFonts w:hint="eastAsia" w:ascii="仿宋" w:hAnsi="仿宋" w:eastAsia="仿宋" w:cs="仿宋"/>
        </w:rPr>
        <w:t>乙方基于</w:t>
      </w:r>
      <w:r>
        <w:rPr>
          <w:rFonts w:hint="eastAsia" w:ascii="仿宋" w:hAnsi="仿宋" w:eastAsia="仿宋" w:cs="仿宋"/>
          <w:lang w:eastAsia="zh-Hans"/>
        </w:rPr>
        <w:t>双方</w:t>
      </w:r>
      <w:r>
        <w:rPr>
          <w:rFonts w:hint="eastAsia" w:ascii="仿宋" w:hAnsi="仿宋" w:eastAsia="仿宋" w:cs="仿宋"/>
        </w:rPr>
        <w:t>确定</w:t>
      </w:r>
      <w:r>
        <w:rPr>
          <w:rFonts w:hint="eastAsia" w:ascii="仿宋" w:hAnsi="仿宋" w:eastAsia="仿宋" w:cs="仿宋"/>
          <w:lang w:eastAsia="zh-Hans"/>
        </w:rPr>
        <w:t>开</w:t>
      </w:r>
      <w:r>
        <w:rPr>
          <w:rFonts w:hint="eastAsia" w:ascii="仿宋" w:hAnsi="仿宋" w:eastAsia="仿宋" w:cs="仿宋"/>
        </w:rPr>
        <w:t>发的</w:t>
      </w:r>
      <w:r>
        <w:rPr>
          <w:rFonts w:ascii="仿宋" w:hAnsi="仿宋" w:eastAsia="仿宋" w:cs="仿宋"/>
        </w:rPr>
        <w:t>课程</w:t>
      </w:r>
      <w:r>
        <w:rPr>
          <w:rFonts w:hint="eastAsia" w:ascii="仿宋" w:hAnsi="仿宋" w:eastAsia="仿宋" w:cs="仿宋"/>
        </w:rPr>
        <w:t>，</w:t>
      </w:r>
      <w:r>
        <w:rPr>
          <w:rFonts w:hint="eastAsia" w:ascii="仿宋" w:hAnsi="仿宋" w:eastAsia="仿宋" w:cs="仿宋"/>
          <w:lang w:eastAsia="zh-Hans"/>
        </w:rPr>
        <w:t>为</w:t>
      </w:r>
      <w:r>
        <w:rPr>
          <w:rFonts w:hint="eastAsia" w:ascii="仿宋" w:hAnsi="仿宋" w:eastAsia="仿宋" w:cs="仿宋"/>
        </w:rPr>
        <w:t>甲方的科学创业知识</w:t>
      </w:r>
      <w:r>
        <w:rPr>
          <w:rFonts w:hint="eastAsia" w:ascii="仿宋" w:hAnsi="仿宋" w:eastAsia="仿宋" w:cs="仿宋"/>
          <w:lang w:eastAsia="zh-Hans"/>
        </w:rPr>
        <w:t>体系</w:t>
      </w:r>
      <w:r>
        <w:rPr>
          <w:rFonts w:hint="eastAsia" w:ascii="仿宋" w:hAnsi="仿宋" w:eastAsia="仿宋" w:cs="仿宋"/>
        </w:rPr>
        <w:t>以及学友</w:t>
      </w:r>
      <w:r>
        <w:rPr>
          <w:rFonts w:hint="eastAsia" w:ascii="仿宋" w:hAnsi="仿宋" w:eastAsia="仿宋" w:cs="仿宋"/>
          <w:lang w:eastAsia="zh-Hans"/>
        </w:rPr>
        <w:t>实践应用需求</w:t>
      </w:r>
      <w:r>
        <w:rPr>
          <w:rFonts w:hint="eastAsia" w:ascii="仿宋" w:hAnsi="仿宋" w:eastAsia="仿宋" w:cs="仿宋"/>
        </w:rPr>
        <w:t>，进行课程</w:t>
      </w:r>
      <w:r>
        <w:rPr>
          <w:rFonts w:hint="eastAsia" w:ascii="仿宋" w:hAnsi="仿宋" w:eastAsia="仿宋" w:cs="仿宋"/>
          <w:lang w:eastAsia="zh-Hans"/>
        </w:rPr>
        <w:t>定制</w:t>
      </w:r>
      <w:r>
        <w:rPr>
          <w:rFonts w:hint="eastAsia" w:ascii="仿宋" w:hAnsi="仿宋" w:eastAsia="仿宋" w:cs="仿宋"/>
        </w:rPr>
        <w:t>开发与</w:t>
      </w:r>
      <w:r>
        <w:rPr>
          <w:rFonts w:hint="eastAsia" w:ascii="仿宋" w:hAnsi="仿宋" w:eastAsia="仿宋" w:cs="仿宋"/>
          <w:lang w:eastAsia="zh-Hans"/>
        </w:rPr>
        <w:t>长期迭代管理</w:t>
      </w:r>
      <w:r>
        <w:rPr>
          <w:rFonts w:hint="eastAsia" w:ascii="仿宋" w:hAnsi="仿宋" w:eastAsia="仿宋" w:cs="仿宋"/>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.3 </w:t>
      </w:r>
      <w:r>
        <w:rPr>
          <w:rFonts w:ascii="仿宋" w:hAnsi="仿宋" w:eastAsia="仿宋" w:cs="仿宋"/>
          <w:b/>
          <w:bCs/>
          <w:lang w:eastAsia="zh-TW"/>
        </w:rPr>
        <w:t>课程</w:t>
      </w:r>
      <w:r>
        <w:rPr>
          <w:rFonts w:hint="eastAsia" w:ascii="仿宋" w:hAnsi="仿宋" w:eastAsia="仿宋" w:cs="仿宋"/>
          <w:b/>
          <w:bCs/>
          <w:lang w:eastAsia="zh-Hans"/>
        </w:rPr>
        <w:t>联合</w:t>
      </w:r>
      <w:r>
        <w:rPr>
          <w:rFonts w:hint="eastAsia" w:ascii="仿宋" w:hAnsi="仿宋" w:eastAsia="仿宋" w:cs="仿宋"/>
          <w:b/>
          <w:bCs/>
          <w:lang w:val="zh-TW" w:eastAsia="zh-TW"/>
        </w:rPr>
        <w:t>经营说明</w:t>
      </w:r>
    </w:p>
    <w:p>
      <w:pPr>
        <w:pStyle w:val="4"/>
        <w:spacing w:line="360" w:lineRule="auto"/>
        <w:rPr>
          <w:rFonts w:ascii="仿宋" w:hAnsi="仿宋" w:eastAsia="仿宋" w:cs="仿宋"/>
        </w:rPr>
      </w:pPr>
      <w:r>
        <w:rPr>
          <w:rFonts w:ascii="仿宋" w:hAnsi="仿宋" w:eastAsia="仿宋" w:cs="仿宋"/>
        </w:rPr>
        <w:t>课程</w:t>
      </w:r>
      <w:r>
        <w:rPr>
          <w:rFonts w:hint="eastAsia" w:ascii="仿宋" w:hAnsi="仿宋" w:eastAsia="仿宋" w:cs="仿宋"/>
          <w:lang w:eastAsia="zh-Hans"/>
        </w:rPr>
        <w:t>联合</w:t>
      </w:r>
      <w:r>
        <w:rPr>
          <w:rFonts w:hint="eastAsia" w:ascii="仿宋" w:hAnsi="仿宋" w:eastAsia="仿宋" w:cs="仿宋"/>
        </w:rPr>
        <w:t>经营指的是甲乙双方</w:t>
      </w:r>
      <w:r>
        <w:rPr>
          <w:rFonts w:hint="eastAsia" w:ascii="仿宋" w:hAnsi="仿宋" w:eastAsia="仿宋" w:cs="仿宋"/>
          <w:lang w:eastAsia="zh-Hans"/>
        </w:rPr>
        <w:t>就该</w:t>
      </w:r>
      <w:r>
        <w:rPr>
          <w:rFonts w:ascii="仿宋" w:hAnsi="仿宋" w:eastAsia="仿宋" w:cs="仿宋"/>
          <w:lang w:eastAsia="zh-Hans"/>
        </w:rPr>
        <w:t>课程</w:t>
      </w:r>
      <w:r>
        <w:rPr>
          <w:rFonts w:hint="eastAsia" w:ascii="仿宋" w:hAnsi="仿宋" w:eastAsia="仿宋" w:cs="仿宋"/>
          <w:lang w:eastAsia="zh-Hans"/>
        </w:rPr>
        <w:t>的经营发展需求</w:t>
      </w:r>
      <w:r>
        <w:rPr>
          <w:rFonts w:ascii="仿宋" w:hAnsi="仿宋" w:eastAsia="仿宋" w:cs="仿宋"/>
          <w:lang w:eastAsia="zh-Hans"/>
        </w:rPr>
        <w:t>，</w:t>
      </w:r>
      <w:r>
        <w:rPr>
          <w:rFonts w:hint="eastAsia" w:ascii="仿宋" w:hAnsi="仿宋" w:eastAsia="仿宋" w:cs="仿宋"/>
          <w:lang w:eastAsia="zh-Hans"/>
        </w:rPr>
        <w:t>共同投入品牌和</w:t>
      </w:r>
      <w:r>
        <w:rPr>
          <w:rFonts w:ascii="仿宋" w:hAnsi="仿宋" w:eastAsia="仿宋" w:cs="仿宋"/>
          <w:lang w:eastAsia="zh-Hans"/>
        </w:rPr>
        <w:t>IP、</w:t>
      </w:r>
      <w:r>
        <w:rPr>
          <w:rFonts w:hint="eastAsia" w:ascii="仿宋" w:hAnsi="仿宋" w:eastAsia="仿宋" w:cs="仿宋"/>
          <w:lang w:eastAsia="zh-Hans"/>
        </w:rPr>
        <w:t>市场资源</w:t>
      </w:r>
      <w:r>
        <w:rPr>
          <w:rFonts w:ascii="仿宋" w:hAnsi="仿宋" w:eastAsia="仿宋" w:cs="仿宋"/>
          <w:lang w:eastAsia="zh-Hans"/>
        </w:rPr>
        <w:t>、</w:t>
      </w:r>
      <w:r>
        <w:rPr>
          <w:rFonts w:hint="eastAsia" w:ascii="仿宋" w:hAnsi="仿宋" w:eastAsia="仿宋" w:cs="仿宋"/>
          <w:lang w:eastAsia="zh-Hans"/>
        </w:rPr>
        <w:t>渠道资源</w:t>
      </w:r>
      <w:r>
        <w:rPr>
          <w:rFonts w:ascii="仿宋" w:hAnsi="仿宋" w:eastAsia="仿宋" w:cs="仿宋"/>
          <w:lang w:eastAsia="zh-Hans"/>
        </w:rPr>
        <w:t>、</w:t>
      </w:r>
      <w:r>
        <w:rPr>
          <w:rFonts w:hint="eastAsia" w:ascii="仿宋" w:hAnsi="仿宋" w:eastAsia="仿宋" w:cs="仿宋"/>
          <w:lang w:eastAsia="zh-Hans"/>
        </w:rPr>
        <w:t>时间精力和必要性资金</w:t>
      </w:r>
      <w:r>
        <w:rPr>
          <w:rFonts w:ascii="仿宋" w:hAnsi="仿宋" w:eastAsia="仿宋" w:cs="仿宋"/>
        </w:rPr>
        <w:t>。</w:t>
      </w:r>
      <w:r>
        <w:rPr>
          <w:rFonts w:hint="eastAsia" w:ascii="仿宋" w:hAnsi="仿宋" w:eastAsia="仿宋" w:cs="仿宋"/>
          <w:lang w:eastAsia="zh-Hans"/>
        </w:rPr>
        <w:t>其中</w:t>
      </w:r>
      <w:r>
        <w:rPr>
          <w:rFonts w:ascii="仿宋" w:hAnsi="仿宋" w:eastAsia="仿宋" w:cs="仿宋"/>
          <w:lang w:eastAsia="zh-Hans"/>
        </w:rPr>
        <w:t>，</w:t>
      </w:r>
      <w:r>
        <w:rPr>
          <w:rFonts w:hint="eastAsia" w:ascii="仿宋" w:hAnsi="仿宋" w:eastAsia="仿宋" w:cs="仿宋"/>
          <w:lang w:eastAsia="zh-Hans"/>
        </w:rPr>
        <w:t>甲方主要负责产品开发和管理</w:t>
      </w:r>
      <w:r>
        <w:rPr>
          <w:rFonts w:ascii="仿宋" w:hAnsi="仿宋" w:eastAsia="仿宋" w:cs="仿宋"/>
          <w:lang w:eastAsia="zh-Hans"/>
        </w:rPr>
        <w:t>、</w:t>
      </w:r>
      <w:r>
        <w:rPr>
          <w:rFonts w:hint="eastAsia" w:ascii="仿宋" w:hAnsi="仿宋" w:eastAsia="仿宋" w:cs="仿宋"/>
          <w:lang w:eastAsia="zh-Hans"/>
        </w:rPr>
        <w:t>市场化持续经营运作</w:t>
      </w:r>
      <w:r>
        <w:rPr>
          <w:rFonts w:ascii="仿宋" w:hAnsi="仿宋" w:eastAsia="仿宋" w:cs="仿宋"/>
          <w:lang w:eastAsia="zh-Hans"/>
        </w:rPr>
        <w:t>，</w:t>
      </w:r>
      <w:r>
        <w:rPr>
          <w:rFonts w:hint="eastAsia" w:ascii="仿宋" w:hAnsi="仿宋" w:eastAsia="仿宋" w:cs="仿宋"/>
          <w:lang w:eastAsia="zh-Hans"/>
        </w:rPr>
        <w:t>乙方主要负责专业内容研发和认证讲师培养</w:t>
      </w:r>
      <w:r>
        <w:rPr>
          <w:rFonts w:ascii="仿宋" w:hAnsi="仿宋" w:eastAsia="仿宋" w:cs="仿宋"/>
          <w:lang w:eastAsia="zh-Hans"/>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eastAsia="zh-Hans"/>
        </w:rPr>
      </w:pPr>
      <w:r>
        <w:rPr>
          <w:rFonts w:ascii="仿宋" w:hAnsi="仿宋" w:eastAsia="仿宋" w:cs="仿宋"/>
          <w:b/>
          <w:bCs/>
        </w:rPr>
        <w:t>1.4  合作期限</w:t>
      </w:r>
      <w:r>
        <w:rPr>
          <w:rFonts w:hint="eastAsia" w:ascii="仿宋" w:hAnsi="仿宋" w:eastAsia="仿宋" w:cs="仿宋"/>
          <w:b/>
          <w:bCs/>
          <w:lang w:eastAsia="zh-Hans"/>
        </w:rPr>
        <w:t>说明</w:t>
      </w:r>
    </w:p>
    <w:p>
      <w:pPr>
        <w:pStyle w:val="4"/>
        <w:numPr>
          <w:ilvl w:val="255"/>
          <w:numId w:val="0"/>
        </w:numPr>
        <w:spacing w:before="0" w:line="360" w:lineRule="auto"/>
        <w:rPr>
          <w:rFonts w:ascii="仿宋" w:hAnsi="仿宋" w:eastAsia="仿宋" w:cs="仿宋"/>
          <w:lang w:eastAsia="zh-Hans"/>
        </w:rPr>
      </w:pP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Hans"/>
        </w:rPr>
        <w:t>4</w:t>
      </w:r>
      <w:r>
        <w:rPr>
          <w:rFonts w:hint="eastAsia" w:ascii="仿宋" w:hAnsi="仿宋" w:eastAsia="仿宋" w:cs="仿宋"/>
          <w:lang w:eastAsia="zh-Hans"/>
        </w:rPr>
        <w:t>.</w:t>
      </w:r>
      <w:r>
        <w:rPr>
          <w:rFonts w:ascii="仿宋" w:hAnsi="仿宋" w:eastAsia="仿宋" w:cs="仿宋"/>
          <w:lang w:eastAsia="zh-Hans"/>
        </w:rPr>
        <w:t xml:space="preserve">1 </w:t>
      </w:r>
      <w:r>
        <w:rPr>
          <w:rFonts w:hint="eastAsia" w:ascii="仿宋" w:hAnsi="仿宋" w:eastAsia="仿宋" w:cs="仿宋"/>
          <w:lang w:eastAsia="zh-Hans"/>
        </w:rPr>
        <w:t>本协议合作期限自</w:t>
      </w:r>
      <w:r>
        <w:rPr>
          <w:rFonts w:ascii="仿宋" w:hAnsi="仿宋" w:eastAsia="仿宋" w:cs="仿宋"/>
          <w:lang w:eastAsia="zh-Hans"/>
        </w:rPr>
        <w:t>【2023】</w:t>
      </w:r>
      <w:r>
        <w:rPr>
          <w:rFonts w:hint="eastAsia" w:ascii="仿宋" w:hAnsi="仿宋" w:eastAsia="仿宋" w:cs="仿宋"/>
          <w:lang w:eastAsia="zh-Hans"/>
        </w:rPr>
        <w:t>年</w:t>
      </w:r>
      <w:r>
        <w:rPr>
          <w:rFonts w:ascii="仿宋" w:hAnsi="仿宋" w:eastAsia="仿宋" w:cs="仿宋"/>
          <w:lang w:eastAsia="zh-Hans"/>
        </w:rPr>
        <w:t>【8】</w:t>
      </w:r>
      <w:r>
        <w:rPr>
          <w:rFonts w:hint="eastAsia" w:ascii="仿宋" w:hAnsi="仿宋" w:eastAsia="仿宋" w:cs="仿宋"/>
          <w:lang w:eastAsia="zh-Hans"/>
        </w:rPr>
        <w:t>月</w:t>
      </w:r>
      <w:r>
        <w:rPr>
          <w:rFonts w:ascii="仿宋" w:hAnsi="仿宋" w:eastAsia="仿宋" w:cs="仿宋"/>
          <w:lang w:eastAsia="zh-Hans"/>
        </w:rPr>
        <w:t>【1】</w:t>
      </w:r>
      <w:r>
        <w:rPr>
          <w:rFonts w:hint="eastAsia" w:ascii="仿宋" w:hAnsi="仿宋" w:eastAsia="仿宋" w:cs="仿宋"/>
          <w:lang w:eastAsia="zh-Hans"/>
        </w:rPr>
        <w:t>日至</w:t>
      </w:r>
      <w:r>
        <w:rPr>
          <w:rFonts w:ascii="仿宋" w:hAnsi="仿宋" w:eastAsia="仿宋" w:cs="仿宋"/>
          <w:lang w:eastAsia="zh-Hans"/>
        </w:rPr>
        <w:t>【2025】</w:t>
      </w:r>
      <w:r>
        <w:rPr>
          <w:rFonts w:hint="eastAsia" w:ascii="仿宋" w:hAnsi="仿宋" w:eastAsia="仿宋" w:cs="仿宋"/>
          <w:lang w:eastAsia="zh-Hans"/>
        </w:rPr>
        <w:t>年</w:t>
      </w:r>
      <w:r>
        <w:rPr>
          <w:rFonts w:ascii="仿宋" w:hAnsi="仿宋" w:eastAsia="仿宋" w:cs="仿宋"/>
          <w:lang w:eastAsia="zh-Hans"/>
        </w:rPr>
        <w:t>【8】</w:t>
      </w:r>
      <w:r>
        <w:rPr>
          <w:rFonts w:hint="eastAsia" w:ascii="仿宋" w:hAnsi="仿宋" w:eastAsia="仿宋" w:cs="仿宋"/>
          <w:lang w:eastAsia="zh-Hans"/>
        </w:rPr>
        <w:t>月</w:t>
      </w:r>
      <w:r>
        <w:rPr>
          <w:rFonts w:ascii="仿宋" w:hAnsi="仿宋" w:eastAsia="仿宋" w:cs="仿宋"/>
          <w:lang w:eastAsia="zh-Hans"/>
        </w:rPr>
        <w:t>【1】</w:t>
      </w:r>
      <w:r>
        <w:rPr>
          <w:rFonts w:hint="eastAsia" w:ascii="仿宋" w:hAnsi="仿宋" w:eastAsia="仿宋" w:cs="仿宋"/>
          <w:lang w:eastAsia="zh-Hans"/>
        </w:rPr>
        <w:t>日止</w:t>
      </w:r>
      <w:r>
        <w:rPr>
          <w:rFonts w:ascii="仿宋" w:hAnsi="仿宋" w:eastAsia="仿宋" w:cs="仿宋"/>
          <w:lang w:eastAsia="zh-Hans"/>
        </w:rPr>
        <w:t>，</w:t>
      </w:r>
      <w:r>
        <w:rPr>
          <w:rFonts w:hint="eastAsia" w:ascii="仿宋" w:hAnsi="仿宋" w:eastAsia="仿宋" w:cs="仿宋"/>
          <w:lang w:eastAsia="zh-Hans"/>
        </w:rPr>
        <w:t>共计</w:t>
      </w:r>
      <w:r>
        <w:rPr>
          <w:rFonts w:ascii="仿宋" w:hAnsi="仿宋" w:eastAsia="仿宋" w:cs="仿宋"/>
          <w:lang w:eastAsia="zh-Hans"/>
        </w:rPr>
        <w:t>【2】</w:t>
      </w:r>
      <w:r>
        <w:rPr>
          <w:rFonts w:hint="eastAsia" w:ascii="仿宋" w:hAnsi="仿宋" w:eastAsia="仿宋" w:cs="仿宋"/>
          <w:lang w:eastAsia="zh-Hans"/>
        </w:rPr>
        <w:t>年</w:t>
      </w:r>
      <w:r>
        <w:rPr>
          <w:rFonts w:ascii="仿宋" w:hAnsi="仿宋" w:eastAsia="仿宋" w:cs="仿宋"/>
          <w:lang w:eastAsia="zh-Hans"/>
        </w:rPr>
        <w:t>。</w:t>
      </w:r>
      <w:r>
        <w:rPr>
          <w:rFonts w:hint="eastAsia" w:ascii="仿宋" w:hAnsi="仿宋" w:eastAsia="仿宋" w:cs="仿宋"/>
        </w:rPr>
        <w:t>甲乙双方约定每个年度（1</w:t>
      </w:r>
      <w:r>
        <w:rPr>
          <w:rFonts w:ascii="仿宋" w:hAnsi="仿宋" w:eastAsia="仿宋" w:cs="仿宋"/>
        </w:rPr>
        <w:t>2</w:t>
      </w:r>
      <w:r>
        <w:rPr>
          <w:rFonts w:hint="eastAsia" w:ascii="仿宋" w:hAnsi="仿宋" w:eastAsia="仿宋" w:cs="仿宋"/>
        </w:rPr>
        <w:t>个月为一年度）开课达1</w:t>
      </w:r>
      <w:r>
        <w:rPr>
          <w:rFonts w:ascii="仿宋" w:hAnsi="仿宋" w:eastAsia="仿宋" w:cs="仿宋"/>
        </w:rPr>
        <w:t>0</w:t>
      </w:r>
      <w:r>
        <w:rPr>
          <w:rFonts w:hint="eastAsia" w:ascii="仿宋" w:hAnsi="仿宋" w:eastAsia="仿宋" w:cs="仿宋"/>
        </w:rPr>
        <w:t>期及以上，若上一年度开课期数未达约定，则甲乙双方任何一方均有权提出合作协议终止或重先签订新的合作协议。</w:t>
      </w:r>
      <w:r>
        <w:rPr>
          <w:rFonts w:hint="eastAsia" w:ascii="仿宋" w:hAnsi="仿宋" w:eastAsia="仿宋" w:cs="仿宋"/>
          <w:lang w:eastAsia="zh-Hans"/>
        </w:rPr>
        <w:t>甲乙双方任何一方可在合作期间最后一年</w:t>
      </w:r>
      <w:r>
        <w:rPr>
          <w:rFonts w:ascii="仿宋" w:hAnsi="仿宋" w:eastAsia="仿宋" w:cs="仿宋"/>
          <w:lang w:eastAsia="zh-Hans"/>
        </w:rPr>
        <w:t>（</w:t>
      </w:r>
      <w:r>
        <w:rPr>
          <w:rFonts w:hint="eastAsia" w:ascii="仿宋" w:hAnsi="仿宋" w:eastAsia="仿宋" w:cs="仿宋"/>
          <w:lang w:eastAsia="zh-Hans"/>
        </w:rPr>
        <w:t>最后一年以</w:t>
      </w:r>
      <w:r>
        <w:rPr>
          <w:rFonts w:ascii="仿宋" w:hAnsi="仿宋" w:eastAsia="仿宋" w:cs="仿宋"/>
          <w:lang w:eastAsia="zh-Hans"/>
        </w:rPr>
        <w:t>12</w:t>
      </w:r>
      <w:r>
        <w:rPr>
          <w:rFonts w:hint="eastAsia" w:ascii="仿宋" w:hAnsi="仿宋" w:eastAsia="仿宋" w:cs="仿宋"/>
          <w:lang w:eastAsia="zh-Hans"/>
        </w:rPr>
        <w:t>个月计</w:t>
      </w:r>
      <w:r>
        <w:rPr>
          <w:rFonts w:ascii="仿宋" w:hAnsi="仿宋" w:eastAsia="仿宋" w:cs="仿宋"/>
          <w:lang w:eastAsia="zh-Hans"/>
        </w:rPr>
        <w:t>）</w:t>
      </w:r>
      <w:r>
        <w:rPr>
          <w:rFonts w:hint="eastAsia" w:ascii="仿宋" w:hAnsi="仿宋" w:eastAsia="仿宋" w:cs="仿宋"/>
          <w:lang w:eastAsia="zh-Hans"/>
        </w:rPr>
        <w:t>的第</w:t>
      </w:r>
      <w:r>
        <w:rPr>
          <w:rFonts w:ascii="仿宋" w:hAnsi="仿宋" w:eastAsia="仿宋" w:cs="仿宋"/>
          <w:lang w:eastAsia="zh-Hans"/>
        </w:rPr>
        <w:t>6</w:t>
      </w:r>
      <w:r>
        <w:rPr>
          <w:rFonts w:hint="eastAsia" w:ascii="仿宋" w:hAnsi="仿宋" w:eastAsia="仿宋" w:cs="仿宋"/>
          <w:lang w:eastAsia="zh-Hans"/>
        </w:rPr>
        <w:t>个月至第</w:t>
      </w:r>
      <w:r>
        <w:rPr>
          <w:rFonts w:ascii="仿宋" w:hAnsi="仿宋" w:eastAsia="仿宋" w:cs="仿宋"/>
          <w:lang w:eastAsia="zh-Hans"/>
        </w:rPr>
        <w:t>8</w:t>
      </w:r>
      <w:r>
        <w:rPr>
          <w:rFonts w:hint="eastAsia" w:ascii="仿宋" w:hAnsi="仿宋" w:eastAsia="仿宋" w:cs="仿宋"/>
          <w:lang w:eastAsia="zh-Hans"/>
        </w:rPr>
        <w:t>个月间向对方发出不再续签的书面通知</w:t>
      </w:r>
      <w:r>
        <w:rPr>
          <w:rFonts w:ascii="仿宋" w:hAnsi="仿宋" w:eastAsia="仿宋" w:cs="仿宋"/>
          <w:lang w:eastAsia="zh-Hans"/>
        </w:rPr>
        <w:t>。</w:t>
      </w:r>
      <w:r>
        <w:rPr>
          <w:rFonts w:hint="eastAsia" w:ascii="仿宋" w:hAnsi="仿宋" w:eastAsia="仿宋" w:cs="仿宋"/>
          <w:lang w:eastAsia="zh-Hans"/>
        </w:rPr>
        <w:t>若未有通知</w:t>
      </w:r>
      <w:r>
        <w:rPr>
          <w:rFonts w:ascii="仿宋" w:hAnsi="仿宋" w:eastAsia="仿宋" w:cs="仿宋"/>
          <w:lang w:eastAsia="zh-Hans"/>
        </w:rPr>
        <w:t>，</w:t>
      </w:r>
      <w:r>
        <w:rPr>
          <w:rFonts w:hint="eastAsia" w:ascii="仿宋" w:hAnsi="仿宋" w:eastAsia="仿宋" w:cs="仿宋"/>
          <w:lang w:eastAsia="zh-Hans"/>
        </w:rPr>
        <w:t>则本协议自动续约</w:t>
      </w:r>
      <w:r>
        <w:rPr>
          <w:rFonts w:ascii="仿宋" w:hAnsi="仿宋" w:eastAsia="仿宋" w:cs="仿宋"/>
          <w:lang w:eastAsia="zh-Hans"/>
        </w:rPr>
        <w:t>【2】</w:t>
      </w:r>
      <w:r>
        <w:rPr>
          <w:rFonts w:hint="eastAsia" w:ascii="仿宋" w:hAnsi="仿宋" w:eastAsia="仿宋" w:cs="仿宋"/>
          <w:lang w:eastAsia="zh-Hans"/>
        </w:rPr>
        <w:t>年</w:t>
      </w:r>
      <w:r>
        <w:rPr>
          <w:rFonts w:ascii="仿宋" w:hAnsi="仿宋" w:eastAsia="仿宋" w:cs="仿宋"/>
          <w:lang w:eastAsia="zh-Hans"/>
        </w:rPr>
        <w:t>；</w:t>
      </w:r>
      <w:r>
        <w:rPr>
          <w:rFonts w:hint="eastAsia" w:ascii="仿宋" w:hAnsi="仿宋" w:eastAsia="仿宋" w:cs="仿宋"/>
          <w:lang w:eastAsia="zh-Hans"/>
        </w:rPr>
        <w:t>续约后合作期限届满时再次续约的期限和流程</w:t>
      </w:r>
      <w:r>
        <w:rPr>
          <w:rFonts w:ascii="仿宋" w:hAnsi="仿宋" w:eastAsia="仿宋" w:cs="仿宋"/>
          <w:lang w:eastAsia="zh-Hans"/>
        </w:rPr>
        <w:t>，</w:t>
      </w:r>
      <w:r>
        <w:rPr>
          <w:rFonts w:hint="eastAsia" w:ascii="仿宋" w:hAnsi="仿宋" w:eastAsia="仿宋" w:cs="仿宋"/>
          <w:lang w:eastAsia="zh-Hans"/>
        </w:rPr>
        <w:t>以此类推</w:t>
      </w:r>
      <w:r>
        <w:rPr>
          <w:rFonts w:ascii="仿宋" w:hAnsi="仿宋" w:eastAsia="仿宋" w:cs="仿宋"/>
          <w:lang w:eastAsia="zh-Hans"/>
        </w:rPr>
        <w:t>。</w:t>
      </w:r>
    </w:p>
    <w:p>
      <w:pPr>
        <w:pStyle w:val="4"/>
        <w:numPr>
          <w:ilvl w:val="255"/>
          <w:numId w:val="0"/>
        </w:numPr>
        <w:spacing w:line="360" w:lineRule="auto"/>
        <w:rPr>
          <w:rFonts w:ascii="仿宋" w:hAnsi="仿宋" w:eastAsia="仿宋" w:cs="仿宋"/>
          <w:lang w:eastAsia="zh-Hans"/>
        </w:rPr>
      </w:pP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Hans"/>
        </w:rPr>
        <w:t>4</w:t>
      </w:r>
      <w:r>
        <w:rPr>
          <w:rFonts w:hint="eastAsia" w:ascii="仿宋" w:hAnsi="仿宋" w:eastAsia="仿宋" w:cs="仿宋"/>
          <w:lang w:eastAsia="zh-Hans"/>
        </w:rPr>
        <w:t>.</w:t>
      </w:r>
      <w:r>
        <w:rPr>
          <w:rFonts w:ascii="仿宋" w:hAnsi="仿宋" w:eastAsia="仿宋" w:cs="仿宋"/>
          <w:lang w:eastAsia="zh-Hans"/>
        </w:rPr>
        <w:t xml:space="preserve">2 </w:t>
      </w:r>
      <w:r>
        <w:rPr>
          <w:rFonts w:hint="eastAsia" w:ascii="仿宋" w:hAnsi="仿宋" w:eastAsia="仿宋" w:cs="仿宋"/>
          <w:lang w:eastAsia="zh-Hans"/>
        </w:rPr>
        <w:t>若乙方拟合作期限届满后</w:t>
      </w:r>
      <w:r>
        <w:rPr>
          <w:rFonts w:ascii="仿宋" w:hAnsi="仿宋" w:eastAsia="仿宋" w:cs="仿宋"/>
          <w:lang w:eastAsia="zh-Hans"/>
        </w:rPr>
        <w:t>【1】</w:t>
      </w:r>
      <w:r>
        <w:rPr>
          <w:rFonts w:hint="eastAsia" w:ascii="仿宋" w:hAnsi="仿宋" w:eastAsia="仿宋" w:cs="仿宋"/>
          <w:lang w:eastAsia="zh-Hans"/>
        </w:rPr>
        <w:t>年内与第三方建立与本合同相同或类似之合作关系</w:t>
      </w:r>
      <w:r>
        <w:rPr>
          <w:rFonts w:ascii="仿宋" w:hAnsi="仿宋" w:eastAsia="仿宋" w:cs="仿宋"/>
          <w:lang w:eastAsia="zh-Hans"/>
        </w:rPr>
        <w:t>，</w:t>
      </w:r>
      <w:r>
        <w:rPr>
          <w:rFonts w:hint="eastAsia" w:ascii="仿宋" w:hAnsi="仿宋" w:eastAsia="仿宋" w:cs="仿宋"/>
          <w:lang w:eastAsia="zh-Hans"/>
        </w:rPr>
        <w:t>甲方在匹配核心条款的情况下</w:t>
      </w:r>
      <w:r>
        <w:rPr>
          <w:rFonts w:ascii="仿宋" w:hAnsi="仿宋" w:eastAsia="仿宋" w:cs="仿宋"/>
          <w:lang w:eastAsia="zh-Hans"/>
        </w:rPr>
        <w:t>，</w:t>
      </w:r>
      <w:r>
        <w:rPr>
          <w:rFonts w:hint="eastAsia" w:ascii="仿宋" w:hAnsi="仿宋" w:eastAsia="仿宋" w:cs="仿宋"/>
          <w:lang w:eastAsia="zh-Hans"/>
        </w:rPr>
        <w:t>有权要求乙方优先与甲方续约</w:t>
      </w:r>
      <w:r>
        <w:rPr>
          <w:rFonts w:ascii="仿宋" w:hAnsi="仿宋" w:eastAsia="仿宋" w:cs="仿宋"/>
          <w:lang w:eastAsia="zh-Hans"/>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lang w:eastAsia="zh-Hans"/>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color w:val="auto"/>
        </w:rPr>
      </w:pPr>
      <w:r>
        <w:rPr>
          <w:rFonts w:ascii="仿宋" w:hAnsi="仿宋" w:eastAsia="仿宋" w:cs="仿宋"/>
          <w:b/>
          <w:bCs/>
          <w:color w:val="auto"/>
        </w:rPr>
        <w:t xml:space="preserve">1.5 </w:t>
      </w:r>
      <w:r>
        <w:rPr>
          <w:rFonts w:hint="eastAsia" w:ascii="仿宋" w:hAnsi="仿宋" w:eastAsia="仿宋" w:cs="仿宋"/>
          <w:b/>
          <w:bCs/>
          <w:color w:val="auto"/>
        </w:rPr>
        <w:t>独家</w:t>
      </w:r>
      <w:r>
        <w:rPr>
          <w:rFonts w:ascii="仿宋" w:hAnsi="仿宋" w:eastAsia="仿宋" w:cs="仿宋"/>
          <w:b/>
          <w:bCs/>
          <w:color w:val="auto"/>
          <w:lang w:eastAsia="zh-Hans"/>
        </w:rPr>
        <w:t>课程</w:t>
      </w:r>
      <w:r>
        <w:rPr>
          <w:rFonts w:hint="eastAsia" w:ascii="仿宋" w:hAnsi="仿宋" w:eastAsia="仿宋" w:cs="仿宋"/>
          <w:b/>
          <w:bCs/>
          <w:color w:val="auto"/>
        </w:rPr>
        <w:t>专享服务</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firstLineChars="200"/>
        <w:rPr>
          <w:rFonts w:ascii="仿宋" w:hAnsi="仿宋" w:eastAsia="仿宋" w:cs="仿宋"/>
          <w:color w:val="auto"/>
          <w:lang w:val="zh-TW" w:eastAsia="zh-TW"/>
        </w:rPr>
      </w:pPr>
      <w:r>
        <w:rPr>
          <w:rFonts w:ascii="仿宋" w:hAnsi="仿宋" w:eastAsia="仿宋" w:cs="仿宋"/>
          <w:color w:val="auto"/>
          <w:lang w:val="zh-TW" w:eastAsia="zh-TW"/>
        </w:rPr>
        <w:t>为</w:t>
      </w:r>
      <w:r>
        <w:rPr>
          <w:rFonts w:hint="eastAsia" w:ascii="仿宋" w:hAnsi="仿宋" w:eastAsia="仿宋" w:cs="仿宋"/>
          <w:color w:val="auto"/>
          <w:lang w:val="zh-TW" w:eastAsia="zh-TW"/>
        </w:rPr>
        <w:t>独家</w:t>
      </w:r>
      <w:r>
        <w:rPr>
          <w:rFonts w:ascii="仿宋" w:hAnsi="仿宋" w:eastAsia="仿宋" w:cs="仿宋"/>
          <w:color w:val="auto"/>
          <w:lang w:eastAsia="zh-TW"/>
        </w:rPr>
        <w:t>课程</w:t>
      </w:r>
      <w:r>
        <w:rPr>
          <w:rFonts w:hint="eastAsia" w:ascii="仿宋" w:hAnsi="仿宋" w:eastAsia="仿宋" w:cs="仿宋"/>
          <w:color w:val="auto"/>
          <w:lang w:eastAsia="zh-Hans"/>
        </w:rPr>
        <w:t>能</w:t>
      </w:r>
      <w:r>
        <w:rPr>
          <w:rFonts w:ascii="仿宋" w:hAnsi="仿宋" w:eastAsia="仿宋" w:cs="仿宋"/>
          <w:color w:val="auto"/>
          <w:lang w:val="zh-TW" w:eastAsia="zh-TW"/>
        </w:rPr>
        <w:t>健康可持续发展，高维学堂将投入人力、</w:t>
      </w:r>
      <w:r>
        <w:rPr>
          <w:rFonts w:hint="eastAsia" w:ascii="仿宋" w:hAnsi="仿宋" w:eastAsia="仿宋" w:cs="仿宋"/>
          <w:color w:val="auto"/>
          <w:lang w:eastAsia="zh-Hans"/>
        </w:rPr>
        <w:t>品牌</w:t>
      </w:r>
      <w:r>
        <w:rPr>
          <w:rFonts w:ascii="仿宋" w:hAnsi="仿宋" w:eastAsia="仿宋" w:cs="仿宋"/>
          <w:color w:val="auto"/>
          <w:lang w:val="zh-TW" w:eastAsia="zh-TW"/>
        </w:rPr>
        <w:t>、经费及</w:t>
      </w:r>
      <w:r>
        <w:rPr>
          <w:rFonts w:hint="eastAsia" w:ascii="仿宋" w:hAnsi="仿宋" w:eastAsia="仿宋" w:cs="仿宋"/>
          <w:color w:val="auto"/>
          <w:lang w:eastAsia="zh-Hans"/>
        </w:rPr>
        <w:t>内外部</w:t>
      </w:r>
      <w:r>
        <w:rPr>
          <w:rFonts w:ascii="仿宋" w:hAnsi="仿宋" w:eastAsia="仿宋" w:cs="仿宋"/>
          <w:color w:val="auto"/>
          <w:lang w:val="zh-TW" w:eastAsia="zh-TW"/>
        </w:rPr>
        <w:t>资源为</w:t>
      </w:r>
      <w:r>
        <w:rPr>
          <w:rFonts w:ascii="仿宋" w:hAnsi="仿宋" w:eastAsia="仿宋" w:cs="仿宋"/>
          <w:color w:val="auto"/>
          <w:lang w:eastAsia="zh-TW"/>
        </w:rPr>
        <w:t>课程</w:t>
      </w:r>
      <w:r>
        <w:rPr>
          <w:rFonts w:ascii="仿宋" w:hAnsi="仿宋" w:eastAsia="仿宋" w:cs="仿宋"/>
          <w:color w:val="auto"/>
          <w:lang w:val="zh-TW" w:eastAsia="zh-TW"/>
        </w:rPr>
        <w:t>和</w:t>
      </w:r>
      <w:r>
        <w:rPr>
          <w:rFonts w:hint="eastAsia" w:ascii="仿宋" w:hAnsi="仿宋" w:eastAsia="仿宋" w:cs="仿宋"/>
          <w:color w:val="auto"/>
          <w:lang w:val="zh-TW" w:eastAsia="zh-TW"/>
        </w:rPr>
        <w:t>乙方导师</w:t>
      </w:r>
      <w:r>
        <w:rPr>
          <w:rFonts w:ascii="仿宋" w:hAnsi="仿宋" w:eastAsia="仿宋" w:cs="仿宋"/>
          <w:color w:val="auto"/>
          <w:lang w:val="zh-TW" w:eastAsia="zh-TW"/>
        </w:rPr>
        <w:t>提供以下</w:t>
      </w:r>
      <w:r>
        <w:rPr>
          <w:rFonts w:hint="eastAsia" w:ascii="仿宋" w:hAnsi="仿宋" w:eastAsia="仿宋" w:cs="仿宋"/>
          <w:color w:val="auto"/>
          <w:lang w:eastAsia="zh-Hans"/>
        </w:rPr>
        <w:t>专享</w:t>
      </w:r>
      <w:r>
        <w:rPr>
          <w:rFonts w:ascii="仿宋" w:hAnsi="仿宋" w:eastAsia="仿宋" w:cs="仿宋"/>
          <w:color w:val="auto"/>
          <w:lang w:val="zh-TW" w:eastAsia="zh-TW"/>
        </w:rPr>
        <w:t>服务：</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rPr>
        <w:t>1.5.1 「</w:t>
      </w:r>
      <w:r>
        <w:rPr>
          <w:rFonts w:hint="eastAsia" w:ascii="仿宋" w:hAnsi="仿宋" w:eastAsia="仿宋" w:cs="仿宋"/>
          <w:color w:val="auto"/>
          <w:lang w:eastAsia="zh-Hans"/>
        </w:rPr>
        <w:t>持续迭代服务支持</w:t>
      </w:r>
      <w:r>
        <w:rPr>
          <w:rFonts w:ascii="仿宋" w:hAnsi="仿宋" w:eastAsia="仿宋" w:cs="仿宋"/>
          <w:color w:val="auto"/>
          <w:lang w:eastAsia="zh-Hans"/>
        </w:rPr>
        <w:t>」</w:t>
      </w:r>
      <w:r>
        <w:rPr>
          <w:rFonts w:hint="eastAsia" w:ascii="仿宋" w:hAnsi="仿宋" w:eastAsia="仿宋" w:cs="仿宋"/>
          <w:color w:val="auto"/>
          <w:lang w:val="zh-TW" w:eastAsia="zh-TW"/>
        </w:rPr>
        <w:t>：甲方</w:t>
      </w:r>
      <w:r>
        <w:rPr>
          <w:rFonts w:ascii="仿宋" w:hAnsi="仿宋" w:eastAsia="仿宋" w:cs="仿宋"/>
          <w:color w:val="auto"/>
          <w:lang w:val="zh-TW" w:eastAsia="zh-TW"/>
        </w:rPr>
        <w:t>协同</w:t>
      </w:r>
      <w:r>
        <w:rPr>
          <w:rFonts w:hint="eastAsia" w:ascii="仿宋" w:hAnsi="仿宋" w:eastAsia="仿宋" w:cs="仿宋"/>
          <w:color w:val="auto"/>
          <w:lang w:val="zh-TW" w:eastAsia="zh-TW"/>
        </w:rPr>
        <w:t>乙方</w:t>
      </w:r>
      <w:r>
        <w:rPr>
          <w:rFonts w:ascii="仿宋" w:hAnsi="仿宋" w:eastAsia="仿宋" w:cs="仿宋"/>
          <w:color w:val="auto"/>
          <w:lang w:val="zh-TW" w:eastAsia="zh-TW"/>
        </w:rPr>
        <w:t>保持课程持续研发与迭代，以保证课程产品在该</w:t>
      </w:r>
      <w:r>
        <w:rPr>
          <w:rFonts w:ascii="仿宋" w:hAnsi="仿宋" w:eastAsia="仿宋" w:cs="仿宋"/>
          <w:color w:val="auto"/>
          <w:lang w:eastAsia="zh-TW"/>
        </w:rPr>
        <w:t>课程</w:t>
      </w:r>
      <w:r>
        <w:rPr>
          <w:rFonts w:ascii="仿宋" w:hAnsi="仿宋" w:eastAsia="仿宋" w:cs="仿宋"/>
          <w:color w:val="auto"/>
          <w:lang w:val="zh-TW" w:eastAsia="zh-TW"/>
        </w:rPr>
        <w:t>领域内的持续领先性，共同进行的课程</w:t>
      </w:r>
      <w:r>
        <w:rPr>
          <w:rFonts w:hint="eastAsia" w:ascii="仿宋" w:hAnsi="仿宋" w:eastAsia="仿宋" w:cs="仿宋"/>
          <w:color w:val="auto"/>
          <w:lang w:eastAsia="zh-Hans"/>
        </w:rPr>
        <w:t>开发</w:t>
      </w:r>
      <w:r>
        <w:rPr>
          <w:rFonts w:ascii="仿宋" w:hAnsi="仿宋" w:eastAsia="仿宋" w:cs="仿宋"/>
          <w:color w:val="auto"/>
          <w:lang w:val="zh-TW" w:eastAsia="zh-TW"/>
        </w:rPr>
        <w:t>任务</w:t>
      </w:r>
      <w:r>
        <w:rPr>
          <w:rFonts w:ascii="仿宋" w:hAnsi="仿宋" w:eastAsia="仿宋" w:cs="仿宋"/>
          <w:color w:val="auto"/>
          <w:lang w:eastAsia="zh-TW"/>
        </w:rPr>
        <w:t>，</w:t>
      </w:r>
      <w:r>
        <w:rPr>
          <w:rFonts w:hint="eastAsia" w:ascii="仿宋" w:hAnsi="仿宋" w:eastAsia="仿宋" w:cs="仿宋"/>
          <w:color w:val="auto"/>
          <w:lang w:eastAsia="zh-Hans"/>
        </w:rPr>
        <w:t>提供</w:t>
      </w:r>
      <w:r>
        <w:rPr>
          <w:rFonts w:ascii="仿宋" w:hAnsi="仿宋" w:eastAsia="仿宋" w:cs="仿宋"/>
          <w:color w:val="auto"/>
          <w:lang w:val="zh-TW" w:eastAsia="zh-TW"/>
        </w:rPr>
        <w:t>包括但不限于课程定位测试与改名、课程结构梳理升级、课程内容调整迭代、课堂教学</w:t>
      </w:r>
      <w:r>
        <w:rPr>
          <w:rFonts w:hint="eastAsia" w:ascii="仿宋" w:hAnsi="仿宋" w:eastAsia="仿宋" w:cs="仿宋"/>
          <w:color w:val="auto"/>
          <w:lang w:eastAsia="zh-Hans"/>
        </w:rPr>
        <w:t>设计</w:t>
      </w:r>
      <w:r>
        <w:rPr>
          <w:rFonts w:ascii="仿宋" w:hAnsi="仿宋" w:eastAsia="仿宋" w:cs="仿宋"/>
          <w:color w:val="auto"/>
          <w:lang w:val="zh-TW" w:eastAsia="zh-TW"/>
        </w:rPr>
        <w:t>优化</w:t>
      </w:r>
      <w:r>
        <w:rPr>
          <w:rFonts w:hint="eastAsia" w:ascii="仿宋" w:hAnsi="仿宋" w:eastAsia="仿宋" w:cs="仿宋"/>
          <w:color w:val="auto"/>
          <w:lang w:eastAsia="zh-Hans"/>
        </w:rPr>
        <w:t>的支持</w:t>
      </w:r>
      <w:r>
        <w:rPr>
          <w:rFonts w:ascii="仿宋" w:hAnsi="仿宋" w:eastAsia="仿宋" w:cs="仿宋"/>
          <w:color w:val="auto"/>
          <w:lang w:val="zh-TW" w:eastAsia="zh-TW"/>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lang w:eastAsia="zh-TW"/>
        </w:rPr>
        <w:t>1</w:t>
      </w:r>
      <w:r>
        <w:rPr>
          <w:rFonts w:hint="eastAsia" w:ascii="仿宋" w:hAnsi="仿宋" w:eastAsia="仿宋" w:cs="仿宋"/>
          <w:color w:val="auto"/>
          <w:lang w:eastAsia="zh-Hans"/>
        </w:rPr>
        <w:t>.</w:t>
      </w:r>
      <w:r>
        <w:rPr>
          <w:rFonts w:ascii="仿宋" w:hAnsi="仿宋" w:eastAsia="仿宋" w:cs="仿宋"/>
          <w:color w:val="auto"/>
          <w:lang w:eastAsia="zh-Hans"/>
        </w:rPr>
        <w:t>5</w:t>
      </w:r>
      <w:r>
        <w:rPr>
          <w:rFonts w:hint="eastAsia" w:ascii="仿宋" w:hAnsi="仿宋" w:eastAsia="仿宋" w:cs="仿宋"/>
          <w:color w:val="auto"/>
          <w:lang w:eastAsia="zh-Hans"/>
        </w:rPr>
        <w:t>.</w:t>
      </w:r>
      <w:r>
        <w:rPr>
          <w:rFonts w:ascii="仿宋" w:hAnsi="仿宋" w:eastAsia="仿宋" w:cs="仿宋"/>
          <w:color w:val="auto"/>
          <w:lang w:eastAsia="zh-Hans"/>
        </w:rPr>
        <w:t>2「</w:t>
      </w:r>
      <w:r>
        <w:rPr>
          <w:rFonts w:hint="eastAsia" w:ascii="仿宋" w:hAnsi="仿宋" w:eastAsia="仿宋" w:cs="仿宋"/>
          <w:color w:val="auto"/>
          <w:lang w:eastAsia="zh-Hans"/>
        </w:rPr>
        <w:t>专业配套产品支持</w:t>
      </w:r>
      <w:r>
        <w:rPr>
          <w:rFonts w:ascii="仿宋" w:hAnsi="仿宋" w:eastAsia="仿宋" w:cs="仿宋"/>
          <w:color w:val="auto"/>
          <w:lang w:eastAsia="zh-Hans"/>
        </w:rPr>
        <w:t>」：</w:t>
      </w:r>
      <w:r>
        <w:rPr>
          <w:rFonts w:ascii="仿宋" w:hAnsi="仿宋" w:eastAsia="仿宋" w:cs="仿宋"/>
          <w:color w:val="auto"/>
          <w:lang w:val="zh-TW" w:eastAsia="zh-TW"/>
        </w:rPr>
        <w:t>甲方</w:t>
      </w:r>
      <w:r>
        <w:rPr>
          <w:rFonts w:hint="eastAsia" w:ascii="仿宋" w:hAnsi="仿宋" w:eastAsia="仿宋" w:cs="仿宋"/>
          <w:color w:val="auto"/>
          <w:lang w:eastAsia="zh-Hans"/>
        </w:rPr>
        <w:t>将</w:t>
      </w:r>
      <w:r>
        <w:rPr>
          <w:rFonts w:ascii="仿宋" w:hAnsi="仿宋" w:eastAsia="仿宋" w:cs="仿宋"/>
          <w:color w:val="auto"/>
          <w:lang w:val="zh-TW" w:eastAsia="zh-TW"/>
        </w:rPr>
        <w:t>根据该课程的发展进度和教学需求，开发教学案例、知识地图、知识卡片、预复习资料、落地手册、随堂测试题、课堂教具等课程专业配套产品。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auto"/>
          <w:kern w:val="0"/>
          <w:sz w:val="24"/>
          <w:szCs w:val="24"/>
          <w:lang w:val="zh-TW" w:eastAsia="zh-TW"/>
        </w:rPr>
      </w:pPr>
      <w:r>
        <w:rPr>
          <w:rFonts w:hint="default" w:ascii="仿宋" w:hAnsi="仿宋" w:eastAsia="仿宋" w:cs="仿宋"/>
          <w:color w:val="auto"/>
          <w:sz w:val="24"/>
          <w:szCs w:val="24"/>
          <w:lang w:val="zh-TW"/>
        </w:rPr>
        <w:t>1</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5</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3</w:t>
      </w:r>
      <w:r>
        <w:rPr>
          <w:rFonts w:hint="default" w:ascii="仿宋" w:hAnsi="仿宋" w:eastAsia="仿宋" w:cs="仿宋"/>
          <w:color w:val="auto"/>
          <w:sz w:val="24"/>
          <w:szCs w:val="24"/>
          <w:lang w:val="zh-TW" w:eastAsia="zh-TW"/>
        </w:rPr>
        <w:t xml:space="preserve"> </w:t>
      </w:r>
      <w:r>
        <w:rPr>
          <w:rFonts w:hint="default" w:ascii="仿宋" w:hAnsi="仿宋" w:eastAsia="仿宋" w:cs="仿宋"/>
          <w:color w:val="auto"/>
          <w:sz w:val="24"/>
          <w:szCs w:val="24"/>
          <w:lang w:eastAsia="zh-TW"/>
        </w:rPr>
        <w:t>「</w:t>
      </w:r>
      <w:r>
        <w:rPr>
          <w:rFonts w:ascii="仿宋" w:hAnsi="仿宋" w:eastAsia="仿宋" w:cs="仿宋"/>
          <w:color w:val="auto"/>
          <w:sz w:val="24"/>
          <w:szCs w:val="24"/>
          <w:lang w:eastAsia="zh-Hans"/>
        </w:rPr>
        <w:t>学友连接支持</w:t>
      </w:r>
      <w:r>
        <w:rPr>
          <w:rFonts w:hint="default" w:ascii="仿宋" w:hAnsi="仿宋" w:eastAsia="仿宋" w:cs="仿宋"/>
          <w:color w:val="auto"/>
          <w:sz w:val="24"/>
          <w:szCs w:val="24"/>
          <w:lang w:eastAsia="zh-Hans"/>
        </w:rPr>
        <w:t>」：</w:t>
      </w:r>
      <w:r>
        <w:rPr>
          <w:rFonts w:ascii="仿宋" w:hAnsi="仿宋" w:eastAsia="仿宋" w:cs="仿宋"/>
          <w:color w:val="auto"/>
          <w:sz w:val="24"/>
          <w:szCs w:val="24"/>
          <w:lang w:val="zh-TW" w:eastAsia="zh-TW"/>
        </w:rPr>
        <w:t>甲方为乙方建立与高成长学友企业的连接与合作</w:t>
      </w:r>
      <w:r>
        <w:rPr>
          <w:rFonts w:ascii="仿宋" w:hAnsi="仿宋" w:eastAsia="仿宋" w:cs="仿宋"/>
          <w:color w:val="auto"/>
          <w:sz w:val="24"/>
          <w:szCs w:val="24"/>
          <w:lang w:eastAsia="zh-TW"/>
        </w:rPr>
        <w:t>，</w:t>
      </w:r>
      <w:r>
        <w:rPr>
          <w:rFonts w:ascii="仿宋" w:hAnsi="仿宋" w:eastAsia="仿宋" w:cs="仿宋"/>
          <w:color w:val="auto"/>
          <w:sz w:val="24"/>
          <w:szCs w:val="24"/>
          <w:lang w:val="zh-TW"/>
        </w:rPr>
        <w:t>甲方</w:t>
      </w:r>
      <w:r>
        <w:rPr>
          <w:rFonts w:ascii="仿宋" w:hAnsi="仿宋" w:eastAsia="仿宋" w:cs="仿宋"/>
          <w:color w:val="auto"/>
          <w:sz w:val="24"/>
          <w:szCs w:val="24"/>
          <w:lang w:eastAsia="zh-Hans"/>
        </w:rPr>
        <w:t>将</w:t>
      </w:r>
      <w:r>
        <w:rPr>
          <w:rFonts w:ascii="仿宋" w:hAnsi="仿宋" w:eastAsia="仿宋" w:cs="仿宋"/>
          <w:color w:val="auto"/>
          <w:sz w:val="24"/>
          <w:szCs w:val="24"/>
          <w:lang w:val="zh-TW" w:eastAsia="zh-TW"/>
        </w:rPr>
        <w:t>从</w:t>
      </w:r>
      <w:r>
        <w:rPr>
          <w:rFonts w:hint="default" w:ascii="仿宋" w:hAnsi="仿宋" w:eastAsia="仿宋" w:cs="仿宋"/>
          <w:color w:val="auto"/>
          <w:sz w:val="24"/>
          <w:szCs w:val="24"/>
          <w:lang w:val="zh-TW" w:eastAsia="zh-TW"/>
        </w:rPr>
        <w:t>10000多家学友企业中，</w:t>
      </w:r>
      <w:r>
        <w:rPr>
          <w:rFonts w:ascii="仿宋" w:hAnsi="仿宋" w:eastAsia="仿宋" w:cs="仿宋"/>
          <w:color w:val="auto"/>
          <w:kern w:val="0"/>
          <w:sz w:val="24"/>
          <w:szCs w:val="24"/>
          <w:lang w:val="zh-TW" w:eastAsia="zh-TW"/>
        </w:rPr>
        <w:t>为乙方</w:t>
      </w:r>
      <w:r>
        <w:rPr>
          <w:rFonts w:ascii="仿宋" w:hAnsi="仿宋" w:eastAsia="仿宋" w:cs="仿宋"/>
          <w:color w:val="auto"/>
          <w:sz w:val="24"/>
          <w:szCs w:val="24"/>
          <w:lang w:val="zh-TW" w:eastAsia="zh-TW"/>
        </w:rPr>
        <w:t>匹配</w:t>
      </w:r>
      <w:r>
        <w:rPr>
          <w:rFonts w:ascii="仿宋" w:hAnsi="仿宋" w:eastAsia="仿宋" w:cs="仿宋"/>
          <w:color w:val="auto"/>
          <w:kern w:val="0"/>
          <w:sz w:val="24"/>
          <w:szCs w:val="24"/>
          <w:lang w:val="zh-TW" w:eastAsia="zh-TW"/>
        </w:rPr>
        <w:t>推荐服务兼具高成长性和品牌势能的优质学友企业。</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auto"/>
          <w:kern w:val="2"/>
          <w:lang w:val="zh-TW" w:eastAsia="zh-TW"/>
        </w:rPr>
        <w:t>1.</w:t>
      </w:r>
      <w:r>
        <w:rPr>
          <w:rFonts w:ascii="仿宋" w:hAnsi="仿宋" w:eastAsia="仿宋" w:cs="仿宋"/>
          <w:color w:val="auto"/>
          <w:kern w:val="2"/>
          <w:lang w:eastAsia="zh-TW"/>
        </w:rPr>
        <w:t>5</w:t>
      </w:r>
      <w:r>
        <w:rPr>
          <w:rFonts w:ascii="仿宋" w:hAnsi="仿宋" w:eastAsia="仿宋" w:cs="仿宋"/>
          <w:color w:val="auto"/>
          <w:kern w:val="2"/>
          <w:lang w:val="zh-TW" w:eastAsia="zh-TW"/>
        </w:rPr>
        <w:t>.</w:t>
      </w:r>
      <w:r>
        <w:rPr>
          <w:rFonts w:ascii="仿宋" w:hAnsi="仿宋" w:eastAsia="仿宋" w:cs="仿宋"/>
          <w:color w:val="auto"/>
          <w:kern w:val="2"/>
          <w:lang w:eastAsia="zh-TW"/>
        </w:rPr>
        <w:t>4</w:t>
      </w:r>
      <w:r>
        <w:rPr>
          <w:rFonts w:ascii="仿宋" w:hAnsi="仿宋" w:eastAsia="仿宋" w:cs="仿宋"/>
          <w:color w:val="auto"/>
          <w:kern w:val="2"/>
          <w:lang w:val="zh-TW" w:eastAsia="zh-TW"/>
        </w:rPr>
        <w:t xml:space="preserve"> </w:t>
      </w:r>
      <w:r>
        <w:rPr>
          <w:rFonts w:ascii="仿宋" w:hAnsi="仿宋" w:eastAsia="仿宋" w:cs="仿宋"/>
          <w:color w:val="auto"/>
          <w:kern w:val="2"/>
          <w:lang w:eastAsia="zh-TW"/>
        </w:rPr>
        <w:t>「IP</w:t>
      </w:r>
      <w:r>
        <w:rPr>
          <w:rFonts w:hint="eastAsia" w:ascii="仿宋" w:hAnsi="仿宋" w:eastAsia="仿宋" w:cs="仿宋"/>
          <w:color w:val="auto"/>
          <w:kern w:val="2"/>
          <w:lang w:eastAsia="zh-Hans"/>
        </w:rPr>
        <w:t>打造支持</w:t>
      </w:r>
      <w:r>
        <w:rPr>
          <w:rFonts w:ascii="仿宋" w:hAnsi="仿宋" w:eastAsia="仿宋" w:cs="仿宋"/>
          <w:color w:val="auto"/>
          <w:kern w:val="2"/>
          <w:lang w:eastAsia="zh-Hans"/>
        </w:rPr>
        <w:t>」：</w:t>
      </w:r>
      <w:r>
        <w:rPr>
          <w:rFonts w:hint="eastAsia" w:ascii="仿宋" w:hAnsi="仿宋" w:eastAsia="仿宋" w:cs="仿宋"/>
          <w:color w:val="auto"/>
          <w:kern w:val="2"/>
          <w:lang w:val="zh-TW" w:eastAsia="zh-TW"/>
        </w:rPr>
        <w:t>甲方</w:t>
      </w:r>
      <w:r>
        <w:rPr>
          <w:rFonts w:hint="eastAsia" w:ascii="仿宋" w:hAnsi="仿宋" w:eastAsia="仿宋" w:cs="仿宋"/>
          <w:color w:val="auto"/>
          <w:kern w:val="2"/>
          <w:lang w:eastAsia="zh-Hans"/>
        </w:rPr>
        <w:t>将适时</w:t>
      </w:r>
      <w:r>
        <w:rPr>
          <w:rFonts w:hint="eastAsia" w:ascii="仿宋" w:hAnsi="仿宋" w:eastAsia="仿宋" w:cs="仿宋"/>
          <w:color w:val="auto"/>
          <w:kern w:val="2"/>
          <w:lang w:val="zh-TW"/>
        </w:rPr>
        <w:t>把</w:t>
      </w:r>
      <w:r>
        <w:rPr>
          <w:rFonts w:hint="eastAsia" w:ascii="仿宋" w:hAnsi="仿宋" w:eastAsia="仿宋" w:cs="仿宋"/>
          <w:color w:val="auto"/>
          <w:kern w:val="2"/>
          <w:lang w:val="zh-TW" w:eastAsia="zh-TW"/>
        </w:rPr>
        <w:t>乙方推荐到</w:t>
      </w:r>
      <w:r>
        <w:rPr>
          <w:rFonts w:hint="eastAsia" w:ascii="仿宋" w:hAnsi="仿宋" w:eastAsia="仿宋" w:cs="仿宋"/>
          <w:color w:val="auto"/>
          <w:kern w:val="2"/>
          <w:lang w:eastAsia="zh-Hans"/>
        </w:rPr>
        <w:t>匹配</w:t>
      </w:r>
      <w:r>
        <w:rPr>
          <w:rFonts w:hint="eastAsia" w:ascii="仿宋" w:hAnsi="仿宋" w:eastAsia="仿宋" w:cs="仿宋"/>
          <w:color w:val="auto"/>
          <w:kern w:val="2"/>
          <w:lang w:val="zh-TW" w:eastAsia="zh-TW"/>
        </w:rPr>
        <w:t>的优质</w:t>
      </w:r>
      <w:r>
        <w:rPr>
          <w:rFonts w:hint="eastAsia" w:ascii="仿宋" w:hAnsi="仿宋" w:eastAsia="仿宋" w:cs="仿宋"/>
          <w:color w:val="auto"/>
          <w:kern w:val="2"/>
          <w:lang w:eastAsia="zh-Hans"/>
        </w:rPr>
        <w:t>第三方</w:t>
      </w:r>
      <w:r>
        <w:rPr>
          <w:rFonts w:hint="eastAsia" w:ascii="仿宋" w:hAnsi="仿宋" w:eastAsia="仿宋" w:cs="仿宋"/>
          <w:color w:val="auto"/>
          <w:kern w:val="2"/>
          <w:lang w:val="zh-TW" w:eastAsia="zh-TW"/>
        </w:rPr>
        <w:t>平台授课，</w:t>
      </w:r>
      <w:r>
        <w:rPr>
          <w:rFonts w:hint="eastAsia" w:ascii="仿宋" w:hAnsi="仿宋" w:eastAsia="仿宋" w:cs="仿宋"/>
          <w:color w:val="000000" w:themeColor="text1"/>
          <w:kern w:val="2"/>
          <w:lang w:eastAsia="zh-Hans"/>
          <w14:textFill>
            <w14:solidFill>
              <w14:schemeClr w14:val="tx1"/>
            </w14:solidFill>
          </w14:textFill>
        </w:rPr>
        <w:t>协助</w:t>
      </w:r>
      <w:r>
        <w:rPr>
          <w:rFonts w:ascii="仿宋" w:hAnsi="仿宋" w:eastAsia="仿宋" w:cs="仿宋"/>
          <w:color w:val="000000" w:themeColor="text1"/>
          <w:lang w:val="zh-TW" w:eastAsia="zh-TW"/>
          <w14:textFill>
            <w14:solidFill>
              <w14:schemeClr w14:val="tx1"/>
            </w14:solidFill>
          </w14:textFill>
        </w:rPr>
        <w:t>对接课程合作事宜，乙方确保课程稳定交付，借</w:t>
      </w:r>
      <w:r>
        <w:rPr>
          <w:rFonts w:hint="eastAsia" w:ascii="仿宋" w:hAnsi="仿宋" w:eastAsia="仿宋" w:cs="仿宋"/>
          <w:color w:val="000000" w:themeColor="text1"/>
          <w:lang w:eastAsia="zh-Hans"/>
          <w14:textFill>
            <w14:solidFill>
              <w14:schemeClr w14:val="tx1"/>
            </w14:solidFill>
          </w14:textFill>
        </w:rPr>
        <w:t>此</w:t>
      </w:r>
      <w:r>
        <w:rPr>
          <w:rFonts w:ascii="仿宋" w:hAnsi="仿宋" w:eastAsia="仿宋" w:cs="仿宋"/>
          <w:color w:val="000000" w:themeColor="text1"/>
          <w:lang w:val="zh-TW" w:eastAsia="zh-TW"/>
          <w14:textFill>
            <w14:solidFill>
              <w14:schemeClr w14:val="tx1"/>
            </w14:solidFill>
          </w14:textFill>
        </w:rPr>
        <w:t>提升</w:t>
      </w:r>
      <w:r>
        <w:rPr>
          <w:rFonts w:hint="eastAsia" w:ascii="仿宋" w:hAnsi="仿宋" w:eastAsia="仿宋" w:cs="仿宋"/>
          <w:color w:val="000000" w:themeColor="text1"/>
          <w:lang w:eastAsia="zh-Hans"/>
          <w14:textFill>
            <w14:solidFill>
              <w14:schemeClr w14:val="tx1"/>
            </w14:solidFill>
          </w14:textFill>
        </w:rPr>
        <w:t>乙方</w:t>
      </w:r>
      <w:r>
        <w:rPr>
          <w:rFonts w:ascii="仿宋" w:hAnsi="仿宋" w:eastAsia="仿宋" w:cs="仿宋"/>
          <w:color w:val="000000" w:themeColor="text1"/>
          <w:lang w:val="zh-TW" w:eastAsia="zh-TW"/>
          <w14:textFill>
            <w14:solidFill>
              <w14:schemeClr w14:val="tx1"/>
            </w14:solidFill>
          </w14:textFill>
        </w:rPr>
        <w:t>影响力</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本条所称</w:t>
      </w:r>
      <w:r>
        <w:rPr>
          <w:rFonts w:ascii="仿宋" w:hAnsi="仿宋" w:eastAsia="仿宋" w:cs="仿宋"/>
          <w:color w:val="000000" w:themeColor="text1"/>
          <w:lang w:val="zh-TW" w:eastAsia="zh-TW"/>
          <w14:textFill>
            <w14:solidFill>
              <w14:schemeClr w14:val="tx1"/>
            </w14:solidFill>
          </w14:textFill>
        </w:rPr>
        <w:t>第三方优质平台包括但不限于：国内</w:t>
      </w:r>
      <w:r>
        <w:rPr>
          <w:rFonts w:hint="eastAsia" w:ascii="仿宋" w:hAnsi="仿宋" w:eastAsia="仿宋" w:cs="仿宋"/>
          <w:color w:val="000000" w:themeColor="text1"/>
          <w:lang w:eastAsia="zh-Hans"/>
          <w14:textFill>
            <w14:solidFill>
              <w14:schemeClr w14:val="tx1"/>
            </w14:solidFill>
          </w14:textFill>
        </w:rPr>
        <w:t>一线的</w:t>
      </w:r>
      <w:r>
        <w:rPr>
          <w:rFonts w:ascii="仿宋" w:hAnsi="仿宋" w:eastAsia="仿宋" w:cs="仿宋"/>
          <w:color w:val="000000" w:themeColor="text1"/>
          <w:lang w:val="zh-TW" w:eastAsia="zh-TW"/>
          <w14:textFill>
            <w14:solidFill>
              <w14:schemeClr w14:val="tx1"/>
            </w14:solidFill>
          </w14:textFill>
        </w:rPr>
        <w:t>商学院</w:t>
      </w:r>
      <w:r>
        <w:rPr>
          <w:rFonts w:ascii="仿宋" w:hAnsi="仿宋" w:eastAsia="仿宋" w:cs="仿宋"/>
          <w:color w:val="000000" w:themeColor="text1"/>
          <w:lang w:eastAsia="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创投机构、新锐</w:t>
      </w:r>
      <w:r>
        <w:rPr>
          <w:rFonts w:hint="eastAsia" w:ascii="仿宋" w:hAnsi="仿宋" w:eastAsia="仿宋" w:cs="仿宋"/>
          <w:color w:val="000000" w:themeColor="text1"/>
          <w:lang w:eastAsia="zh-Hans"/>
          <w14:textFill>
            <w14:solidFill>
              <w14:schemeClr w14:val="tx1"/>
            </w14:solidFill>
          </w14:textFill>
        </w:rPr>
        <w:t>媒体</w:t>
      </w:r>
      <w:r>
        <w:rPr>
          <w:rFonts w:ascii="仿宋" w:hAnsi="仿宋" w:eastAsia="仿宋" w:cs="仿宋"/>
          <w:color w:val="000000" w:themeColor="text1"/>
          <w:lang w:val="zh-TW" w:eastAsia="zh-TW"/>
          <w14:textFill>
            <w14:solidFill>
              <w14:schemeClr w14:val="tx1"/>
            </w14:solidFill>
          </w14:textFill>
        </w:rPr>
        <w:t>平台等。</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val="zh-TW" w:eastAsia="zh-TW"/>
          <w14:textFill>
            <w14:solidFill>
              <w14:schemeClr w14:val="tx1"/>
            </w14:solidFill>
          </w14:textFill>
        </w:rPr>
        <w:t>1.</w:t>
      </w:r>
      <w:r>
        <w:rPr>
          <w:rFonts w:hint="default" w:ascii="仿宋" w:hAnsi="仿宋" w:eastAsia="仿宋" w:cs="仿宋"/>
          <w:color w:val="000000" w:themeColor="text1"/>
          <w:sz w:val="24"/>
          <w:szCs w:val="24"/>
          <w:lang w:eastAsia="zh-TW"/>
          <w14:textFill>
            <w14:solidFill>
              <w14:schemeClr w14:val="tx1"/>
            </w14:solidFill>
          </w14:textFill>
        </w:rPr>
        <w:t>5</w:t>
      </w:r>
      <w:r>
        <w:rPr>
          <w:rFonts w:hint="default" w:ascii="仿宋" w:hAnsi="仿宋" w:eastAsia="仿宋" w:cs="仿宋"/>
          <w:color w:val="000000" w:themeColor="text1"/>
          <w:sz w:val="24"/>
          <w:szCs w:val="24"/>
          <w:lang w:val="zh-TW" w:eastAsia="zh-TW"/>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5「</w:t>
      </w:r>
      <w:r>
        <w:rPr>
          <w:rFonts w:hint="default" w:ascii="仿宋" w:hAnsi="仿宋" w:eastAsia="仿宋" w:cs="仿宋"/>
          <w:color w:val="000000" w:themeColor="text1"/>
          <w:sz w:val="24"/>
          <w:szCs w:val="24"/>
          <w:lang w:eastAsia="zh-Hans"/>
          <w14:textFill>
            <w14:solidFill>
              <w14:schemeClr w14:val="tx1"/>
            </w14:solidFill>
          </w14:textFill>
        </w:rPr>
        <w:t>课程</w:t>
      </w:r>
      <w:r>
        <w:rPr>
          <w:rFonts w:ascii="仿宋" w:hAnsi="仿宋" w:eastAsia="仿宋" w:cs="仿宋"/>
          <w:color w:val="000000" w:themeColor="text1"/>
          <w:sz w:val="24"/>
          <w:szCs w:val="24"/>
          <w:lang w:eastAsia="zh-Hans"/>
          <w14:textFill>
            <w14:solidFill>
              <w14:schemeClr w14:val="tx1"/>
            </w14:solidFill>
          </w14:textFill>
        </w:rPr>
        <w:t>品牌打造支持</w:t>
      </w:r>
      <w:r>
        <w:rPr>
          <w:rFonts w:hint="default" w:ascii="仿宋" w:hAnsi="仿宋" w:eastAsia="仿宋" w:cs="仿宋"/>
          <w:color w:val="000000" w:themeColor="text1"/>
          <w:sz w:val="24"/>
          <w:szCs w:val="24"/>
          <w:lang w:eastAsia="zh-TW"/>
          <w14:textFill>
            <w14:solidFill>
              <w14:schemeClr w14:val="tx1"/>
            </w14:solidFill>
          </w14:textFill>
        </w:rPr>
        <w:t xml:space="preserve">」： </w:t>
      </w:r>
      <w:r>
        <w:rPr>
          <w:rFonts w:ascii="仿宋" w:hAnsi="仿宋" w:eastAsia="仿宋" w:cs="仿宋"/>
          <w:color w:val="000000" w:themeColor="text1"/>
          <w:sz w:val="24"/>
          <w:szCs w:val="24"/>
          <w:lang w:val="zh-TW" w:eastAsia="zh-TW"/>
          <w14:textFill>
            <w14:solidFill>
              <w14:schemeClr w14:val="tx1"/>
            </w14:solidFill>
          </w14:textFill>
        </w:rPr>
        <w:t>甲方协同乙方做好</w:t>
      </w:r>
      <w:r>
        <w:rPr>
          <w:rFonts w:hint="default" w:ascii="仿宋" w:hAnsi="仿宋" w:eastAsia="仿宋" w:cs="仿宋"/>
          <w:color w:val="000000" w:themeColor="text1"/>
          <w:sz w:val="24"/>
          <w:szCs w:val="24"/>
          <w:lang w:eastAsia="zh-Hans"/>
          <w14:textFill>
            <w14:solidFill>
              <w14:schemeClr w14:val="tx1"/>
            </w14:solidFill>
          </w14:textFill>
        </w:rPr>
        <w:t>课程</w:t>
      </w:r>
      <w:r>
        <w:rPr>
          <w:rFonts w:ascii="仿宋" w:hAnsi="仿宋" w:eastAsia="仿宋" w:cs="仿宋"/>
          <w:color w:val="000000" w:themeColor="text1"/>
          <w:sz w:val="24"/>
          <w:szCs w:val="24"/>
          <w:lang w:val="zh-TW" w:eastAsia="zh-TW"/>
          <w14:textFill>
            <w14:solidFill>
              <w14:schemeClr w14:val="tx1"/>
            </w14:solidFill>
          </w14:textFill>
        </w:rPr>
        <w:t>书籍出版的定位、规划、出版社对接、上市推广及出版后的持续运营</w:t>
      </w:r>
      <w:r>
        <w:rPr>
          <w:rFonts w:ascii="仿宋" w:hAnsi="仿宋" w:eastAsia="仿宋" w:cs="仿宋"/>
          <w:color w:val="000000" w:themeColor="text1"/>
          <w:sz w:val="24"/>
          <w:szCs w:val="24"/>
          <w:lang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乙方</w:t>
      </w:r>
      <w:r>
        <w:rPr>
          <w:rFonts w:ascii="仿宋" w:hAnsi="仿宋" w:eastAsia="仿宋" w:cs="仿宋"/>
          <w:color w:val="000000" w:themeColor="text1"/>
          <w:sz w:val="24"/>
          <w:szCs w:val="24"/>
          <w:lang w:val="zh-TW" w:eastAsia="zh-TW"/>
          <w14:textFill>
            <w14:solidFill>
              <w14:schemeClr w14:val="tx1"/>
            </w14:solidFill>
          </w14:textFill>
        </w:rPr>
        <w:t>授权该</w:t>
      </w:r>
      <w:r>
        <w:rPr>
          <w:rFonts w:ascii="仿宋" w:hAnsi="仿宋" w:eastAsia="仿宋" w:cs="仿宋"/>
          <w:color w:val="000000" w:themeColor="text1"/>
          <w:sz w:val="24"/>
          <w:szCs w:val="24"/>
          <w:lang w:eastAsia="zh-TW"/>
          <w14:textFill>
            <w14:solidFill>
              <w14:schemeClr w14:val="tx1"/>
            </w14:solidFill>
          </w14:textFill>
        </w:rPr>
        <w:t>课程</w:t>
      </w:r>
      <w:r>
        <w:rPr>
          <w:rFonts w:ascii="仿宋" w:hAnsi="仿宋" w:eastAsia="仿宋" w:cs="仿宋"/>
          <w:color w:val="000000" w:themeColor="text1"/>
          <w:sz w:val="24"/>
          <w:szCs w:val="24"/>
          <w:lang w:val="zh-TW" w:eastAsia="zh-TW"/>
          <w14:textFill>
            <w14:solidFill>
              <w14:schemeClr w14:val="tx1"/>
            </w14:solidFill>
          </w14:textFill>
        </w:rPr>
        <w:t>书籍编入科学创业丛书</w:t>
      </w:r>
      <w:r>
        <w:rPr>
          <w:rFonts w:ascii="仿宋" w:hAnsi="仿宋" w:eastAsia="仿宋" w:cs="仿宋"/>
          <w:color w:val="000000" w:themeColor="text1"/>
          <w:sz w:val="24"/>
          <w:szCs w:val="24"/>
          <w:lang w:val="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除另有约定外</w:t>
      </w:r>
      <w:r>
        <w:rPr>
          <w:rFonts w:ascii="仿宋" w:hAnsi="仿宋" w:eastAsia="仿宋" w:cs="仿宋"/>
          <w:color w:val="000000" w:themeColor="text1"/>
          <w:sz w:val="24"/>
          <w:szCs w:val="24"/>
          <w:lang w:val="zh-TW"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甲方</w:t>
      </w:r>
      <w:r>
        <w:rPr>
          <w:rFonts w:ascii="仿宋" w:hAnsi="仿宋" w:eastAsia="仿宋" w:cs="仿宋"/>
          <w:color w:val="000000" w:themeColor="text1"/>
          <w:sz w:val="24"/>
          <w:szCs w:val="24"/>
          <w:lang w:val="zh-TW" w:eastAsia="zh-TW"/>
          <w14:textFill>
            <w14:solidFill>
              <w14:schemeClr w14:val="tx1"/>
            </w14:solidFill>
          </w14:textFill>
        </w:rPr>
        <w:t>承担书籍出版费用</w:t>
      </w:r>
      <w:r>
        <w:rPr>
          <w:rFonts w:ascii="仿宋" w:hAnsi="仿宋" w:eastAsia="仿宋" w:cs="仿宋"/>
          <w:color w:val="000000" w:themeColor="text1"/>
          <w:sz w:val="24"/>
          <w:szCs w:val="24"/>
          <w:lang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乙方</w:t>
      </w:r>
      <w:r>
        <w:rPr>
          <w:rFonts w:ascii="仿宋" w:hAnsi="仿宋" w:eastAsia="仿宋" w:cs="仿宋"/>
          <w:color w:val="000000" w:themeColor="text1"/>
          <w:sz w:val="24"/>
          <w:szCs w:val="24"/>
          <w:lang w:val="zh-TW" w:eastAsia="zh-TW"/>
          <w14:textFill>
            <w14:solidFill>
              <w14:schemeClr w14:val="tx1"/>
            </w14:solidFill>
          </w14:textFill>
        </w:rPr>
        <w:t>享有书籍的</w:t>
      </w:r>
      <w:r>
        <w:rPr>
          <w:rFonts w:ascii="仿宋" w:hAnsi="仿宋" w:eastAsia="仿宋" w:cs="仿宋"/>
          <w:color w:val="000000" w:themeColor="text1"/>
          <w:sz w:val="24"/>
          <w:szCs w:val="24"/>
          <w:lang w:eastAsia="zh-Hans"/>
          <w14:textFill>
            <w14:solidFill>
              <w14:schemeClr w14:val="tx1"/>
            </w14:solidFill>
          </w14:textFill>
        </w:rPr>
        <w:t>作者</w:t>
      </w:r>
      <w:r>
        <w:rPr>
          <w:rFonts w:ascii="仿宋" w:hAnsi="仿宋" w:eastAsia="仿宋" w:cs="仿宋"/>
          <w:color w:val="000000" w:themeColor="text1"/>
          <w:sz w:val="24"/>
          <w:szCs w:val="24"/>
          <w:lang w:val="zh-TW" w:eastAsia="zh-TW"/>
          <w14:textFill>
            <w14:solidFill>
              <w14:schemeClr w14:val="tx1"/>
            </w14:solidFill>
          </w14:textFill>
        </w:rPr>
        <w:t>权</w:t>
      </w:r>
      <w:r>
        <w:rPr>
          <w:rFonts w:ascii="仿宋" w:hAnsi="仿宋" w:eastAsia="仿宋" w:cs="仿宋"/>
          <w:color w:val="000000" w:themeColor="text1"/>
          <w:sz w:val="24"/>
          <w:szCs w:val="24"/>
          <w:lang w:eastAsia="zh-Hans"/>
          <w14:textFill>
            <w14:solidFill>
              <w14:schemeClr w14:val="tx1"/>
            </w14:solidFill>
          </w14:textFill>
        </w:rPr>
        <w:t>和</w:t>
      </w:r>
      <w:r>
        <w:rPr>
          <w:rFonts w:hint="default" w:ascii="仿宋" w:hAnsi="仿宋" w:eastAsia="仿宋" w:cs="仿宋"/>
          <w:color w:val="000000" w:themeColor="text1"/>
          <w:sz w:val="24"/>
          <w:szCs w:val="24"/>
          <w:lang w:val="zh-TW" w:eastAsia="zh-TW"/>
          <w14:textFill>
            <w14:solidFill>
              <w14:schemeClr w14:val="tx1"/>
            </w14:solidFill>
          </w14:textFill>
        </w:rPr>
        <w:t>100%</w:t>
      </w:r>
      <w:r>
        <w:rPr>
          <w:rFonts w:ascii="仿宋" w:hAnsi="仿宋" w:eastAsia="仿宋" w:cs="仿宋"/>
          <w:color w:val="000000" w:themeColor="text1"/>
          <w:sz w:val="24"/>
          <w:szCs w:val="24"/>
          <w:lang w:eastAsia="zh-Hans"/>
          <w14:textFill>
            <w14:solidFill>
              <w14:schemeClr w14:val="tx1"/>
            </w14:solidFill>
          </w14:textFill>
        </w:rPr>
        <w:t>版税</w:t>
      </w:r>
      <w:r>
        <w:rPr>
          <w:rFonts w:ascii="仿宋" w:hAnsi="仿宋" w:eastAsia="仿宋" w:cs="仿宋"/>
          <w:color w:val="000000" w:themeColor="text1"/>
          <w:sz w:val="24"/>
          <w:szCs w:val="24"/>
          <w:lang w:val="zh-TW" w:eastAsia="zh-TW"/>
          <w14:textFill>
            <w14:solidFill>
              <w14:schemeClr w14:val="tx1"/>
            </w14:solidFill>
          </w14:textFill>
        </w:rPr>
        <w:t>所得</w:t>
      </w:r>
      <w:r>
        <w:rPr>
          <w:rFonts w:hint="default" w:ascii="仿宋" w:hAnsi="仿宋" w:eastAsia="仿宋" w:cs="仿宋"/>
          <w:color w:val="000000" w:themeColor="text1"/>
          <w:sz w:val="24"/>
          <w:szCs w:val="24"/>
          <w:lang w:val="zh-TW" w:eastAsia="zh-TW"/>
          <w14:textFill>
            <w14:solidFill>
              <w14:schemeClr w14:val="tx1"/>
            </w14:solidFill>
          </w14:textFill>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1</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5</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 「</w:t>
      </w:r>
      <w:r>
        <w:rPr>
          <w:rFonts w:ascii="仿宋" w:hAnsi="仿宋" w:eastAsia="仿宋" w:cs="仿宋"/>
          <w:color w:val="000000" w:themeColor="text1"/>
          <w:sz w:val="24"/>
          <w:szCs w:val="24"/>
          <w:lang w:eastAsia="zh-Hans"/>
          <w14:textFill>
            <w14:solidFill>
              <w14:schemeClr w14:val="tx1"/>
            </w14:solidFill>
          </w14:textFill>
        </w:rPr>
        <w:t>课程营销支持</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乙方持续输出的学科专业文章内容、音视频课、直播或短视频，甲方</w:t>
      </w:r>
      <w:r>
        <w:rPr>
          <w:rFonts w:ascii="仿宋" w:hAnsi="仿宋" w:eastAsia="仿宋" w:cs="仿宋"/>
          <w:color w:val="000000" w:themeColor="text1"/>
          <w:sz w:val="24"/>
          <w:szCs w:val="24"/>
          <w:lang w:eastAsia="zh-Hans"/>
          <w14:textFill>
            <w14:solidFill>
              <w14:schemeClr w14:val="tx1"/>
            </w14:solidFill>
          </w14:textFill>
        </w:rPr>
        <w:t>将</w:t>
      </w:r>
      <w:r>
        <w:rPr>
          <w:rFonts w:ascii="仿宋" w:hAnsi="仿宋" w:eastAsia="仿宋" w:cs="仿宋"/>
          <w:color w:val="000000" w:themeColor="text1"/>
          <w:sz w:val="24"/>
          <w:szCs w:val="24"/>
          <w:lang w:val="zh-TW" w:eastAsia="zh-TW"/>
          <w14:textFill>
            <w14:solidFill>
              <w14:schemeClr w14:val="tx1"/>
            </w14:solidFill>
          </w14:textFill>
        </w:rPr>
        <w:t>负责配套策划宣传、内容运营、渠道分发、账号管理、用户运营等日常工作。</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p>
    <w:p>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000000" w:themeColor="text1"/>
          <w14:textFill>
            <w14:solidFill>
              <w14:schemeClr w14:val="tx1"/>
            </w14:solidFill>
          </w14:textFill>
        </w:rPr>
      </w:pPr>
      <w:r>
        <w:rPr>
          <w:rFonts w:hint="eastAsia" w:ascii="仿宋" w:hAnsi="仿宋" w:eastAsia="仿宋" w:cs="仿宋"/>
          <w:color w:val="000000" w:themeColor="text1"/>
          <w14:textFill>
            <w14:solidFill>
              <w14:schemeClr w14:val="tx1"/>
            </w14:solidFill>
          </w14:textFill>
        </w:rPr>
        <w:t>双方权利义务</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color w:val="000000" w:themeColor="text1"/>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1 </w:t>
      </w:r>
      <w:r>
        <w:rPr>
          <w:rFonts w:ascii="仿宋" w:hAnsi="仿宋" w:eastAsia="仿宋" w:cs="仿宋"/>
          <w:color w:val="000000" w:themeColor="text1"/>
          <w14:textFill>
            <w14:solidFill>
              <w14:schemeClr w14:val="tx1"/>
            </w14:solidFill>
          </w14:textFill>
        </w:rPr>
        <w:t>甲乙双方应当</w:t>
      </w:r>
      <w:r>
        <w:rPr>
          <w:rFonts w:hint="eastAsia" w:ascii="仿宋" w:hAnsi="仿宋" w:eastAsia="仿宋" w:cs="仿宋"/>
          <w:color w:val="000000" w:themeColor="text1"/>
          <w:lang w:eastAsia="zh-Hans"/>
          <w14:textFill>
            <w14:solidFill>
              <w14:schemeClr w14:val="tx1"/>
            </w14:solidFill>
          </w14:textFill>
        </w:rPr>
        <w:t>尽职尽责为</w:t>
      </w:r>
      <w:r>
        <w:rPr>
          <w:rFonts w:ascii="仿宋" w:hAnsi="仿宋" w:eastAsia="仿宋" w:cs="仿宋"/>
          <w:color w:val="000000" w:themeColor="text1"/>
          <w:lang w:val="zh-TW" w:eastAsia="zh-TW"/>
          <w14:textFill>
            <w14:solidFill>
              <w14:schemeClr w14:val="tx1"/>
            </w14:solidFill>
          </w14:textFill>
        </w:rPr>
        <w:t>学友交付</w:t>
      </w:r>
      <w:r>
        <w:rPr>
          <w:rFonts w:hint="eastAsia" w:ascii="仿宋" w:hAnsi="仿宋" w:eastAsia="仿宋" w:cs="仿宋"/>
          <w:color w:val="000000" w:themeColor="text1"/>
          <w:lang w:val="zh-TW" w:eastAsia="zh-TW"/>
          <w14:textFill>
            <w14:solidFill>
              <w14:schemeClr w14:val="tx1"/>
            </w14:solidFill>
          </w14:textFill>
        </w:rPr>
        <w:t>的</w:t>
      </w:r>
      <w:r>
        <w:rPr>
          <w:rFonts w:ascii="仿宋" w:hAnsi="仿宋" w:eastAsia="仿宋" w:cs="仿宋"/>
          <w:color w:val="000000" w:themeColor="text1"/>
          <w:lang w:val="zh-TW" w:eastAsia="zh-TW"/>
          <w14:textFill>
            <w14:solidFill>
              <w14:schemeClr w14:val="tx1"/>
            </w14:solidFill>
          </w14:textFill>
        </w:rPr>
        <w:t>每一次课程，共同</w:t>
      </w:r>
      <w:r>
        <w:rPr>
          <w:rFonts w:hint="eastAsia" w:ascii="仿宋" w:hAnsi="仿宋" w:eastAsia="仿宋" w:cs="仿宋"/>
          <w:color w:val="000000" w:themeColor="text1"/>
          <w:lang w:eastAsia="zh-Hans"/>
          <w14:textFill>
            <w14:solidFill>
              <w14:schemeClr w14:val="tx1"/>
            </w14:solidFill>
          </w14:textFill>
        </w:rPr>
        <w:t>确保</w:t>
      </w:r>
      <w:r>
        <w:rPr>
          <w:rFonts w:ascii="仿宋" w:hAnsi="仿宋" w:eastAsia="仿宋" w:cs="仿宋"/>
          <w:color w:val="000000" w:themeColor="text1"/>
          <w:lang w:val="zh-TW" w:eastAsia="zh-TW"/>
          <w14:textFill>
            <w14:solidFill>
              <w14:schemeClr w14:val="tx1"/>
            </w14:solidFill>
          </w14:textFill>
        </w:rPr>
        <w:t>学友的满意度</w:t>
      </w:r>
      <w:r>
        <w:rPr>
          <w:rFonts w:ascii="仿宋" w:hAnsi="仿宋" w:eastAsia="仿宋" w:cs="仿宋"/>
          <w:color w:val="000000" w:themeColor="text1"/>
          <w:lang w:eastAsia="zh-TW"/>
          <w14:textFill>
            <w14:solidFill>
              <w14:schemeClr w14:val="tx1"/>
            </w14:solidFill>
          </w14:textFill>
        </w:rPr>
        <w:t>。</w:t>
      </w: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1</w:t>
      </w:r>
      <w:r>
        <w:rPr>
          <w:rFonts w:ascii="仿宋" w:hAnsi="仿宋" w:eastAsia="仿宋" w:cs="仿宋"/>
          <w:lang w:eastAsia="zh-Hans"/>
        </w:rPr>
        <w:t xml:space="preserve"> </w:t>
      </w:r>
      <w:r>
        <w:rPr>
          <w:rFonts w:ascii="仿宋" w:hAnsi="仿宋" w:eastAsia="仿宋" w:cs="仿宋"/>
          <w:lang w:val="zh-TW" w:eastAsia="zh-TW"/>
        </w:rPr>
        <w:t>甲方应当完成本合同项下课程定期或不定期宣传推广（乙方应予适当配合）、招收学员、安排场地、收取费用以及其他必要支持及课程保障工作。</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 xml:space="preserve">2 </w:t>
      </w:r>
      <w:r>
        <w:rPr>
          <w:rFonts w:ascii="仿宋" w:hAnsi="仿宋" w:eastAsia="仿宋" w:cs="仿宋"/>
          <w:lang w:val="zh-TW" w:eastAsia="zh-TW"/>
        </w:rPr>
        <w:t>乙方应根据甲乙双方确认的时间及地点在甲方全国范围内教学中心（深圳、广州、北京、上海、厦门</w:t>
      </w:r>
      <w:r>
        <w:rPr>
          <w:rFonts w:ascii="仿宋" w:hAnsi="仿宋" w:eastAsia="仿宋" w:cs="仿宋"/>
          <w:lang w:eastAsia="zh-TW"/>
        </w:rPr>
        <w:t>、</w:t>
      </w:r>
      <w:r>
        <w:rPr>
          <w:rFonts w:hint="eastAsia" w:ascii="仿宋" w:hAnsi="仿宋" w:eastAsia="仿宋" w:cs="仿宋"/>
          <w:lang w:eastAsia="zh-Hans"/>
        </w:rPr>
        <w:t>杭州</w:t>
      </w:r>
      <w:r>
        <w:rPr>
          <w:rFonts w:ascii="仿宋" w:hAnsi="仿宋" w:eastAsia="仿宋" w:cs="仿宋"/>
          <w:lang w:val="zh-TW" w:eastAsia="zh-TW"/>
        </w:rPr>
        <w:t>等）的指定地点实施教学授课，每天教学时间至少不低于6.5小时</w:t>
      </w:r>
      <w:r>
        <w:rPr>
          <w:rFonts w:ascii="仿宋" w:hAnsi="仿宋" w:eastAsia="仿宋" w:cs="仿宋"/>
          <w:lang w:eastAsia="zh-TW"/>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bookmarkStart w:id="0" w:name="OLE_LINK6"/>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 xml:space="preserve">3 </w:t>
      </w:r>
      <w:r>
        <w:rPr>
          <w:rFonts w:ascii="仿宋" w:hAnsi="仿宋" w:eastAsia="仿宋" w:cs="仿宋"/>
          <w:lang w:val="zh-TW" w:eastAsia="zh-TW"/>
        </w:rPr>
        <w:t>如任意一方需变更课程时间，主张变更一方有义务至少提前两周通知另一方</w:t>
      </w:r>
      <w:bookmarkEnd w:id="0"/>
      <w:r>
        <w:rPr>
          <w:rFonts w:ascii="仿宋" w:hAnsi="仿宋" w:eastAsia="仿宋" w:cs="仿宋"/>
          <w:lang w:val="zh-TW" w:eastAsia="zh-TW"/>
        </w:rPr>
        <w:t>，以使得另一方可取得充分补救的时间；如因一方主张变更时间导致另一方遭受严重损失的，则受损一方有权向另一方主张赔偿或补偿。</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 xml:space="preserve">2 </w:t>
      </w:r>
      <w:r>
        <w:rPr>
          <w:rFonts w:ascii="仿宋" w:hAnsi="仿宋" w:eastAsia="仿宋" w:cs="仿宋"/>
          <w:lang w:val="zh-TW" w:eastAsia="zh-TW"/>
        </w:rPr>
        <w:t>针对课程交付，如甲方学友退课，甲方在</w:t>
      </w:r>
      <w:r>
        <w:rPr>
          <w:rFonts w:hint="eastAsia" w:ascii="仿宋" w:hAnsi="仿宋" w:eastAsia="仿宋" w:cs="仿宋"/>
          <w:lang w:eastAsia="zh-Hans"/>
        </w:rPr>
        <w:t>回访</w:t>
      </w:r>
      <w:r>
        <w:rPr>
          <w:rFonts w:ascii="仿宋" w:hAnsi="仿宋" w:eastAsia="仿宋" w:cs="仿宋"/>
          <w:lang w:val="zh-TW" w:eastAsia="zh-TW"/>
        </w:rPr>
        <w:t>学友实际情况后，</w:t>
      </w:r>
      <w:r>
        <w:rPr>
          <w:rFonts w:hint="eastAsia" w:ascii="仿宋" w:hAnsi="仿宋" w:eastAsia="仿宋" w:cs="仿宋"/>
          <w:lang w:eastAsia="zh-Hans"/>
        </w:rPr>
        <w:t>若学友反馈问题</w:t>
      </w:r>
      <w:r>
        <w:rPr>
          <w:rFonts w:ascii="仿宋" w:hAnsi="仿宋" w:eastAsia="仿宋" w:cs="仿宋"/>
          <w:lang w:val="zh-TW" w:eastAsia="zh-TW"/>
        </w:rPr>
        <w:t>涉及课程结构、内容、授课方式等与</w:t>
      </w:r>
      <w:r>
        <w:rPr>
          <w:rFonts w:hint="eastAsia" w:ascii="仿宋" w:hAnsi="仿宋" w:eastAsia="仿宋" w:cs="仿宋"/>
          <w:lang w:eastAsia="zh-Hans"/>
        </w:rPr>
        <w:t>与乙方相关问题</w:t>
      </w:r>
      <w:r>
        <w:rPr>
          <w:rFonts w:ascii="仿宋" w:hAnsi="仿宋" w:eastAsia="仿宋" w:cs="仿宋"/>
          <w:lang w:val="zh-TW" w:eastAsia="zh-TW"/>
        </w:rPr>
        <w:t>，甲乙双方应针对具体问题进行讨论，共同协商解决或</w:t>
      </w:r>
      <w:r>
        <w:rPr>
          <w:rFonts w:hint="eastAsia" w:ascii="仿宋" w:hAnsi="仿宋" w:eastAsia="仿宋" w:cs="仿宋"/>
          <w:lang w:eastAsia="zh-Hans"/>
        </w:rPr>
        <w:t>进行</w:t>
      </w:r>
      <w:r>
        <w:rPr>
          <w:rFonts w:ascii="仿宋" w:hAnsi="仿宋" w:eastAsia="仿宋" w:cs="仿宋"/>
          <w:lang w:val="zh-TW" w:eastAsia="zh-TW"/>
        </w:rPr>
        <w:t>课程迭代。</w:t>
      </w:r>
      <w:r>
        <w:rPr>
          <w:rFonts w:hint="eastAsia" w:ascii="仿宋" w:hAnsi="仿宋" w:eastAsia="仿宋" w:cs="仿宋"/>
          <w:lang w:eastAsia="zh-Hans"/>
        </w:rPr>
        <w:t>合作期内</w:t>
      </w:r>
      <w:r>
        <w:rPr>
          <w:rFonts w:hint="eastAsia" w:ascii="仿宋" w:hAnsi="仿宋" w:eastAsia="仿宋" w:cs="仿宋"/>
        </w:rPr>
        <w:t>每个年度（1</w:t>
      </w:r>
      <w:r>
        <w:rPr>
          <w:rFonts w:ascii="仿宋" w:hAnsi="仿宋" w:eastAsia="仿宋" w:cs="仿宋"/>
        </w:rPr>
        <w:t>2</w:t>
      </w:r>
      <w:r>
        <w:rPr>
          <w:rFonts w:hint="eastAsia" w:ascii="仿宋" w:hAnsi="仿宋" w:eastAsia="仿宋" w:cs="仿宋"/>
        </w:rPr>
        <w:t>个月为一年度）</w:t>
      </w:r>
      <w:r>
        <w:rPr>
          <w:rFonts w:hint="eastAsia" w:ascii="仿宋" w:hAnsi="仿宋" w:eastAsia="仿宋" w:cs="仿宋"/>
          <w:lang w:eastAsia="zh-Hans"/>
        </w:rPr>
        <w:t>累计出现</w:t>
      </w:r>
      <w:r>
        <w:rPr>
          <w:rFonts w:ascii="仿宋" w:hAnsi="仿宋" w:eastAsia="仿宋" w:cs="仿宋"/>
          <w:lang w:eastAsia="zh-Hans"/>
        </w:rPr>
        <w:t>【20】</w:t>
      </w:r>
      <w:r>
        <w:rPr>
          <w:rFonts w:hint="eastAsia" w:ascii="仿宋" w:hAnsi="仿宋" w:eastAsia="仿宋" w:cs="仿宋"/>
          <w:lang w:eastAsia="zh-Hans"/>
        </w:rPr>
        <w:t>人次课后退费的</w:t>
      </w:r>
      <w:r>
        <w:rPr>
          <w:rFonts w:ascii="仿宋" w:hAnsi="仿宋" w:eastAsia="仿宋" w:cs="仿宋"/>
          <w:lang w:eastAsia="zh-Hans"/>
        </w:rPr>
        <w:t>，</w:t>
      </w:r>
      <w:r>
        <w:rPr>
          <w:rFonts w:hint="eastAsia" w:ascii="仿宋" w:hAnsi="仿宋" w:eastAsia="仿宋" w:cs="仿宋"/>
          <w:lang w:eastAsia="zh-Hans"/>
        </w:rPr>
        <w:t>双方可协商解除合作</w:t>
      </w:r>
      <w:r>
        <w:rPr>
          <w:rFonts w:ascii="仿宋" w:hAnsi="仿宋" w:eastAsia="仿宋" w:cs="仿宋"/>
          <w:lang w:eastAsia="zh-Hans"/>
        </w:rPr>
        <w:t>。</w:t>
      </w:r>
    </w:p>
    <w:p>
      <w:pPr>
        <w:pStyle w:val="4"/>
        <w:spacing w:line="360" w:lineRule="auto"/>
        <w:rPr>
          <w:rFonts w:ascii="仿宋" w:hAnsi="仿宋" w:eastAsia="仿宋" w:cs="仿宋"/>
        </w:rPr>
      </w:pPr>
      <w:bookmarkStart w:id="1" w:name="OLE_LINK3"/>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 xml:space="preserve">3 </w:t>
      </w:r>
      <w:r>
        <w:rPr>
          <w:rFonts w:hint="eastAsia" w:ascii="仿宋" w:hAnsi="仿宋" w:eastAsia="仿宋" w:cs="仿宋"/>
          <w:lang w:eastAsia="zh-Hans"/>
        </w:rPr>
        <w:t>若</w:t>
      </w:r>
      <w:r>
        <w:rPr>
          <w:rFonts w:ascii="仿宋" w:hAnsi="仿宋" w:eastAsia="仿宋" w:cs="仿宋"/>
          <w:lang w:val="zh-TW" w:eastAsia="zh-TW"/>
        </w:rPr>
        <w:t>乙方接受第三方的邀请</w:t>
      </w:r>
      <w:r>
        <w:rPr>
          <w:rFonts w:hint="eastAsia" w:ascii="仿宋" w:hAnsi="仿宋" w:eastAsia="仿宋" w:cs="仿宋"/>
          <w:lang w:val="zh-TW"/>
        </w:rPr>
        <w:t>，</w:t>
      </w:r>
      <w:r>
        <w:rPr>
          <w:rFonts w:ascii="仿宋" w:hAnsi="仿宋" w:eastAsia="仿宋" w:cs="仿宋"/>
          <w:lang w:val="zh-TW" w:eastAsia="zh-TW"/>
        </w:rPr>
        <w:t>提供该</w:t>
      </w:r>
      <w:r>
        <w:rPr>
          <w:rFonts w:ascii="仿宋" w:hAnsi="仿宋" w:eastAsia="仿宋" w:cs="仿宋"/>
          <w:lang w:eastAsia="zh-TW"/>
        </w:rPr>
        <w:t>课程</w:t>
      </w:r>
      <w:r>
        <w:rPr>
          <w:rFonts w:ascii="仿宋" w:hAnsi="仿宋" w:eastAsia="仿宋" w:cs="仿宋"/>
          <w:lang w:val="zh-TW" w:eastAsia="zh-TW"/>
        </w:rPr>
        <w:t>的内训、第三方授课或咨询服务，应当</w:t>
      </w:r>
      <w:r>
        <w:rPr>
          <w:rFonts w:hint="eastAsia" w:ascii="仿宋" w:hAnsi="仿宋" w:eastAsia="仿宋" w:cs="仿宋"/>
          <w:lang w:eastAsia="zh-Hans"/>
        </w:rPr>
        <w:t>提前</w:t>
      </w:r>
      <w:r>
        <w:rPr>
          <w:rFonts w:ascii="仿宋" w:hAnsi="仿宋" w:eastAsia="仿宋" w:cs="仿宋"/>
          <w:lang w:val="zh-TW" w:eastAsia="zh-TW"/>
        </w:rPr>
        <w:t>告知甲方</w:t>
      </w:r>
      <w:bookmarkEnd w:id="1"/>
      <w:r>
        <w:rPr>
          <w:rFonts w:ascii="仿宋" w:hAnsi="仿宋" w:eastAsia="仿宋" w:cs="仿宋"/>
          <w:lang w:val="zh-TW" w:eastAsia="zh-TW"/>
        </w:rPr>
        <w:t>，并在授课过程中在课件</w:t>
      </w:r>
      <w:r>
        <w:rPr>
          <w:rFonts w:hint="eastAsia" w:ascii="仿宋" w:hAnsi="仿宋" w:eastAsia="仿宋" w:cs="仿宋"/>
          <w:lang w:eastAsia="zh-Hans"/>
        </w:rPr>
        <w:t>等展示材料</w:t>
      </w:r>
      <w:r>
        <w:rPr>
          <w:rFonts w:ascii="仿宋" w:hAnsi="仿宋" w:eastAsia="仿宋" w:cs="仿宋"/>
          <w:lang w:val="zh-TW" w:eastAsia="zh-TW"/>
        </w:rPr>
        <w:t>中以较为显著方式展示甲方</w:t>
      </w:r>
      <w:r>
        <w:rPr>
          <w:rFonts w:ascii="仿宋" w:hAnsi="仿宋" w:eastAsia="仿宋" w:cs="仿宋"/>
        </w:rPr>
        <w:t>“</w:t>
      </w:r>
      <w:r>
        <w:rPr>
          <w:rFonts w:ascii="仿宋" w:hAnsi="仿宋" w:eastAsia="仿宋" w:cs="仿宋"/>
          <w:lang w:val="zh-TW" w:eastAsia="zh-TW"/>
        </w:rPr>
        <w:t>高维学堂</w:t>
      </w:r>
      <w:r>
        <w:rPr>
          <w:rFonts w:ascii="仿宋" w:hAnsi="仿宋" w:eastAsia="仿宋" w:cs="仿宋"/>
        </w:rPr>
        <w:t>”</w:t>
      </w:r>
      <w:r>
        <w:rPr>
          <w:rFonts w:ascii="仿宋" w:hAnsi="仿宋" w:eastAsia="仿宋"/>
          <w:lang w:val="zh-CN"/>
        </w:rPr>
        <w:t>或“高维学堂常驻导师”的</w:t>
      </w:r>
      <w:r>
        <w:rPr>
          <w:rFonts w:ascii="仿宋" w:hAnsi="仿宋" w:eastAsia="仿宋" w:cs="仿宋"/>
          <w:lang w:val="zh-TW" w:eastAsia="zh-TW"/>
        </w:rPr>
        <w:t>标识</w:t>
      </w:r>
      <w:r>
        <w:rPr>
          <w:rFonts w:ascii="仿宋" w:hAnsi="仿宋" w:eastAsia="仿宋" w:cs="仿宋"/>
          <w:lang w:eastAsia="zh-Hans"/>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hint="default" w:ascii="仿宋" w:hAnsi="仿宋" w:eastAsia="仿宋" w:cs="仿宋"/>
          <w:kern w:val="0"/>
          <w:sz w:val="24"/>
          <w:szCs w:val="24"/>
        </w:rPr>
        <w:t>2</w:t>
      </w:r>
      <w:r>
        <w:rPr>
          <w:rFonts w:ascii="仿宋" w:hAnsi="仿宋" w:eastAsia="仿宋" w:cs="仿宋"/>
          <w:kern w:val="0"/>
          <w:sz w:val="24"/>
          <w:szCs w:val="24"/>
          <w:lang w:eastAsia="zh-Hans"/>
        </w:rPr>
        <w:t>.</w:t>
      </w:r>
      <w:r>
        <w:rPr>
          <w:rFonts w:hint="default" w:ascii="仿宋" w:hAnsi="仿宋" w:eastAsia="仿宋" w:cs="仿宋"/>
          <w:kern w:val="0"/>
          <w:sz w:val="24"/>
          <w:szCs w:val="24"/>
          <w:lang w:eastAsia="zh-Hans"/>
        </w:rPr>
        <w:t xml:space="preserve">4 </w:t>
      </w:r>
      <w:r>
        <w:rPr>
          <w:rFonts w:ascii="仿宋" w:hAnsi="仿宋" w:eastAsia="仿宋" w:cs="仿宋"/>
          <w:kern w:val="0"/>
          <w:sz w:val="24"/>
          <w:szCs w:val="24"/>
          <w:lang w:val="zh-TW" w:eastAsia="zh-TW"/>
        </w:rPr>
        <w:t>甲</w:t>
      </w:r>
      <w:r>
        <w:rPr>
          <w:rFonts w:ascii="仿宋" w:hAnsi="仿宋" w:eastAsia="仿宋" w:cs="仿宋"/>
          <w:sz w:val="24"/>
          <w:szCs w:val="24"/>
          <w:lang w:val="zh-TW" w:eastAsia="zh-TW"/>
        </w:rPr>
        <w:t>方应当在课前向乙方提供授课对象的基本信息，授课对象需求等，乙方</w:t>
      </w:r>
      <w:r>
        <w:rPr>
          <w:rFonts w:ascii="仿宋" w:hAnsi="仿宋" w:eastAsia="仿宋" w:cs="仿宋"/>
          <w:sz w:val="24"/>
          <w:szCs w:val="24"/>
          <w:u w:val="single"/>
          <w:lang w:val="zh-TW" w:eastAsia="zh-TW"/>
        </w:rPr>
        <w:t>应当在课程执行前了解前述信息并向甲方提供课程讲师完整的个人介绍、课程</w:t>
      </w:r>
      <w:r>
        <w:rPr>
          <w:rFonts w:ascii="仿宋" w:hAnsi="仿宋" w:eastAsia="仿宋" w:cs="仿宋"/>
          <w:sz w:val="24"/>
          <w:szCs w:val="24"/>
          <w:lang w:val="zh-TW" w:eastAsia="zh-TW"/>
        </w:rPr>
        <w:t>大纲、印刷版教材（学员手册）的电子文件、教学过程中需要用到的案例及阅读材料、迭代课程内容、作业、课堂练习及其他相关材料等。</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lang w:val="zh-TW" w:eastAsia="zh-TW"/>
        </w:rPr>
      </w:pPr>
      <w:r>
        <w:rPr>
          <w:rFonts w:ascii="仿宋" w:hAnsi="仿宋" w:eastAsia="仿宋" w:cs="仿宋"/>
          <w:sz w:val="24"/>
          <w:szCs w:val="24"/>
        </w:rPr>
        <w:t>2</w:t>
      </w:r>
      <w:r>
        <w:rPr>
          <w:rFonts w:ascii="仿宋" w:hAnsi="仿宋" w:eastAsia="仿宋" w:cs="仿宋"/>
          <w:sz w:val="24"/>
          <w:szCs w:val="24"/>
          <w:lang w:eastAsia="zh-Hans"/>
        </w:rPr>
        <w:t>.</w:t>
      </w:r>
      <w:r>
        <w:rPr>
          <w:rFonts w:hint="default" w:ascii="仿宋" w:hAnsi="仿宋" w:eastAsia="仿宋" w:cs="仿宋"/>
          <w:sz w:val="24"/>
          <w:szCs w:val="24"/>
          <w:lang w:eastAsia="zh-Hans"/>
        </w:rPr>
        <w:t xml:space="preserve">5 </w:t>
      </w:r>
      <w:r>
        <w:rPr>
          <w:rFonts w:ascii="仿宋" w:hAnsi="仿宋" w:eastAsia="仿宋" w:cs="仿宋"/>
          <w:sz w:val="24"/>
          <w:szCs w:val="24"/>
          <w:lang w:val="zh-TW" w:eastAsia="zh-TW"/>
        </w:rPr>
        <w:t>乙方每年度与甲方的公开课合作（含投资机构、</w:t>
      </w:r>
      <w:r>
        <w:rPr>
          <w:rFonts w:ascii="仿宋" w:hAnsi="仿宋" w:eastAsia="仿宋" w:cs="仿宋"/>
          <w:sz w:val="24"/>
          <w:szCs w:val="24"/>
          <w:lang w:eastAsia="zh-TW"/>
        </w:rPr>
        <w:t>课程</w:t>
      </w:r>
      <w:r>
        <w:rPr>
          <w:rFonts w:ascii="仿宋" w:hAnsi="仿宋" w:eastAsia="仿宋" w:cs="仿宋"/>
          <w:sz w:val="24"/>
          <w:szCs w:val="24"/>
          <w:lang w:val="zh-TW" w:eastAsia="zh-TW"/>
        </w:rPr>
        <w:t>推广类机构等）不低于</w:t>
      </w:r>
      <w:r>
        <w:rPr>
          <w:rFonts w:ascii="仿宋" w:hAnsi="仿宋" w:eastAsia="仿宋" w:cs="仿宋"/>
          <w:sz w:val="24"/>
          <w:szCs w:val="24"/>
          <w:u w:val="single"/>
          <w:lang w:val="zh-TW" w:eastAsia="zh-TW"/>
        </w:rPr>
        <w:t>_</w:t>
      </w:r>
      <w:r>
        <w:rPr>
          <w:rFonts w:hint="default" w:ascii="仿宋" w:hAnsi="仿宋" w:eastAsia="仿宋" w:cs="仿宋"/>
          <w:sz w:val="24"/>
          <w:szCs w:val="24"/>
          <w:u w:val="single"/>
          <w:lang w:eastAsia="zh-TW"/>
        </w:rPr>
        <w:t>10</w:t>
      </w:r>
      <w:r>
        <w:rPr>
          <w:rFonts w:ascii="仿宋" w:hAnsi="仿宋" w:eastAsia="仿宋" w:cs="仿宋"/>
          <w:sz w:val="24"/>
          <w:szCs w:val="24"/>
          <w:u w:val="single"/>
          <w:lang w:val="zh-TW" w:eastAsia="zh-TW"/>
        </w:rPr>
        <w:t>_</w:t>
      </w:r>
      <w:r>
        <w:rPr>
          <w:rFonts w:ascii="仿宋" w:hAnsi="仿宋" w:eastAsia="仿宋" w:cs="仿宋"/>
          <w:sz w:val="24"/>
          <w:szCs w:val="24"/>
          <w:lang w:val="zh-TW" w:eastAsia="zh-TW"/>
        </w:rPr>
        <w:t>期，如档期有冲突，需优先留给甲方排课。</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kern w:val="2"/>
          <w14:textFill>
            <w14:solidFill>
              <w14:schemeClr w14:val="tx1"/>
            </w14:solidFill>
          </w14:textFill>
        </w:rPr>
      </w:pPr>
      <w:r>
        <w:rPr>
          <w:rFonts w:ascii="仿宋" w:hAnsi="仿宋" w:eastAsia="仿宋" w:cs="仿宋"/>
          <w:color w:val="000000" w:themeColor="text1"/>
          <w:kern w:val="2"/>
          <w14:textFill>
            <w14:solidFill>
              <w14:schemeClr w14:val="tx1"/>
            </w14:solidFill>
          </w14:textFill>
        </w:rPr>
        <w:t>2</w:t>
      </w:r>
      <w:r>
        <w:rPr>
          <w:rFonts w:hint="eastAsia" w:ascii="仿宋" w:hAnsi="仿宋" w:eastAsia="仿宋" w:cs="仿宋"/>
          <w:color w:val="000000" w:themeColor="text1"/>
          <w:kern w:val="2"/>
          <w:lang w:eastAsia="zh-Hans"/>
          <w14:textFill>
            <w14:solidFill>
              <w14:schemeClr w14:val="tx1"/>
            </w14:solidFill>
          </w14:textFill>
        </w:rPr>
        <w:t>.</w:t>
      </w:r>
      <w:r>
        <w:rPr>
          <w:rFonts w:ascii="仿宋" w:hAnsi="仿宋" w:eastAsia="仿宋" w:cs="仿宋"/>
          <w:color w:val="000000" w:themeColor="text1"/>
          <w:kern w:val="2"/>
          <w:lang w:eastAsia="zh-Hans"/>
          <w14:textFill>
            <w14:solidFill>
              <w14:schemeClr w14:val="tx1"/>
            </w14:solidFill>
          </w14:textFill>
        </w:rPr>
        <w:t>6</w:t>
      </w:r>
      <w:r>
        <w:rPr>
          <w:rFonts w:hint="eastAsia" w:ascii="仿宋" w:hAnsi="仿宋" w:eastAsia="仿宋" w:cs="仿宋"/>
          <w:color w:val="000000" w:themeColor="text1"/>
          <w:kern w:val="2"/>
          <w14:textFill>
            <w14:solidFill>
              <w14:schemeClr w14:val="tx1"/>
            </w14:solidFill>
          </w14:textFill>
        </w:rPr>
        <w:t>作为甲方</w:t>
      </w:r>
      <w:r>
        <w:rPr>
          <w:rFonts w:ascii="仿宋" w:hAnsi="仿宋" w:eastAsia="仿宋" w:cs="仿宋"/>
          <w:color w:val="000000" w:themeColor="text1"/>
          <w:kern w:val="2"/>
          <w14:textFill>
            <w14:solidFill>
              <w14:schemeClr w14:val="tx1"/>
            </w14:solidFill>
          </w14:textFill>
        </w:rPr>
        <w:t>课程导师</w:t>
      </w:r>
      <w:r>
        <w:rPr>
          <w:rFonts w:hint="eastAsia" w:ascii="仿宋" w:hAnsi="仿宋" w:eastAsia="仿宋" w:cs="仿宋"/>
          <w:color w:val="000000" w:themeColor="text1"/>
          <w:kern w:val="2"/>
          <w14:textFill>
            <w14:solidFill>
              <w14:schemeClr w14:val="tx1"/>
            </w14:solidFill>
          </w14:textFill>
        </w:rPr>
        <w:t>身份，乙方需为甲方提供以下支持：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2</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 xml:space="preserve">1 </w:t>
      </w:r>
      <w:r>
        <w:rPr>
          <w:rFonts w:ascii="仿宋" w:hAnsi="仿宋" w:eastAsia="仿宋" w:cs="仿宋"/>
          <w:color w:val="000000" w:themeColor="text1"/>
          <w:sz w:val="24"/>
          <w:szCs w:val="24"/>
          <w:lang w:val="zh-TW" w:eastAsia="zh-TW"/>
          <w14:textFill>
            <w14:solidFill>
              <w14:schemeClr w14:val="tx1"/>
            </w14:solidFill>
          </w14:textFill>
        </w:rPr>
        <w:t>该</w:t>
      </w:r>
      <w:r>
        <w:rPr>
          <w:rFonts w:ascii="仿宋" w:hAnsi="仿宋" w:eastAsia="仿宋" w:cs="仿宋"/>
          <w:color w:val="000000" w:themeColor="text1"/>
          <w:kern w:val="0"/>
          <w:sz w:val="24"/>
          <w:szCs w:val="24"/>
          <w:lang w:eastAsia="zh-TW"/>
          <w14:textFill>
            <w14:solidFill>
              <w14:schemeClr w14:val="tx1"/>
            </w14:solidFill>
          </w14:textFill>
        </w:rPr>
        <w:t>课程</w:t>
      </w:r>
      <w:r>
        <w:rPr>
          <w:rFonts w:ascii="仿宋" w:hAnsi="仿宋" w:eastAsia="仿宋" w:cs="仿宋"/>
          <w:color w:val="000000" w:themeColor="text1"/>
          <w:sz w:val="24"/>
          <w:szCs w:val="24"/>
          <w:lang w:val="zh-TW" w:eastAsia="zh-TW"/>
          <w14:textFill>
            <w14:solidFill>
              <w14:schemeClr w14:val="tx1"/>
            </w14:solidFill>
          </w14:textFill>
        </w:rPr>
        <w:t>公开课对外市场合作与渠道合作，乙方</w:t>
      </w:r>
      <w:r>
        <w:rPr>
          <w:rFonts w:ascii="仿宋" w:hAnsi="仿宋" w:eastAsia="仿宋" w:cs="仿宋"/>
          <w:color w:val="000000" w:themeColor="text1"/>
          <w:kern w:val="0"/>
          <w:sz w:val="24"/>
          <w:szCs w:val="24"/>
          <w:lang w:val="zh-TW" w:eastAsia="zh-TW"/>
          <w14:textFill>
            <w14:solidFill>
              <w14:schemeClr w14:val="tx1"/>
            </w14:solidFill>
          </w14:textFill>
        </w:rPr>
        <w:t>应当全权委托甲方进行</w:t>
      </w:r>
      <w:r>
        <w:rPr>
          <w:rFonts w:ascii="仿宋" w:hAnsi="仿宋" w:eastAsia="仿宋" w:cs="仿宋"/>
          <w:color w:val="000000" w:themeColor="text1"/>
          <w:sz w:val="24"/>
          <w:szCs w:val="24"/>
          <w:lang w:val="zh-TW" w:eastAsia="zh-TW"/>
          <w14:textFill>
            <w14:solidFill>
              <w14:schemeClr w14:val="tx1"/>
            </w14:solidFill>
          </w14:textFill>
        </w:rPr>
        <w:t>合作</w:t>
      </w:r>
      <w:r>
        <w:rPr>
          <w:rFonts w:ascii="仿宋" w:hAnsi="仿宋" w:eastAsia="仿宋" w:cs="仿宋"/>
          <w:color w:val="000000" w:themeColor="text1"/>
          <w:kern w:val="0"/>
          <w:sz w:val="24"/>
          <w:szCs w:val="24"/>
          <w:lang w:val="zh-TW" w:eastAsia="zh-TW"/>
          <w14:textFill>
            <w14:solidFill>
              <w14:schemeClr w14:val="tx1"/>
            </w14:solidFill>
          </w14:textFill>
        </w:rPr>
        <w:t>沟通</w:t>
      </w:r>
      <w:r>
        <w:rPr>
          <w:rFonts w:ascii="仿宋" w:hAnsi="仿宋" w:eastAsia="仿宋" w:cs="仿宋"/>
          <w:color w:val="000000" w:themeColor="text1"/>
          <w:sz w:val="24"/>
          <w:szCs w:val="24"/>
          <w:lang w:val="zh-TW" w:eastAsia="zh-TW"/>
          <w14:textFill>
            <w14:solidFill>
              <w14:schemeClr w14:val="tx1"/>
            </w14:solidFill>
          </w14:textFill>
        </w:rPr>
        <w:t>和统一管理</w:t>
      </w:r>
      <w:r>
        <w:rPr>
          <w:rFonts w:ascii="仿宋" w:hAnsi="仿宋" w:eastAsia="仿宋" w:cs="仿宋"/>
          <w:color w:val="000000" w:themeColor="text1"/>
          <w:kern w:val="0"/>
          <w:sz w:val="24"/>
          <w:szCs w:val="24"/>
          <w:lang w:val="zh-TW" w:eastAsia="zh-TW"/>
          <w14:textFill>
            <w14:solidFill>
              <w14:schemeClr w14:val="tx1"/>
            </w14:solidFill>
          </w14:textFill>
        </w:rPr>
        <w:t>。乙方</w:t>
      </w:r>
      <w:r>
        <w:rPr>
          <w:rFonts w:ascii="仿宋" w:hAnsi="仿宋" w:eastAsia="仿宋" w:cs="仿宋"/>
          <w:color w:val="000000" w:themeColor="text1"/>
          <w:kern w:val="0"/>
          <w:sz w:val="24"/>
          <w:szCs w:val="24"/>
          <w:lang w:eastAsia="zh-Hans"/>
          <w14:textFill>
            <w14:solidFill>
              <w14:schemeClr w14:val="tx1"/>
            </w14:solidFill>
          </w14:textFill>
        </w:rPr>
        <w:t>自行</w:t>
      </w:r>
      <w:r>
        <w:rPr>
          <w:rFonts w:ascii="仿宋" w:hAnsi="仿宋" w:eastAsia="仿宋" w:cs="仿宋"/>
          <w:color w:val="000000" w:themeColor="text1"/>
          <w:sz w:val="24"/>
          <w:szCs w:val="24"/>
          <w:lang w:val="zh-TW" w:eastAsia="zh-TW"/>
          <w14:textFill>
            <w14:solidFill>
              <w14:schemeClr w14:val="tx1"/>
            </w14:solidFill>
          </w14:textFill>
        </w:rPr>
        <w:t>沟通</w:t>
      </w:r>
      <w:r>
        <w:rPr>
          <w:rFonts w:ascii="仿宋" w:hAnsi="仿宋" w:eastAsia="仿宋"/>
          <w:color w:val="000000" w:themeColor="text1"/>
          <w:sz w:val="24"/>
          <w:szCs w:val="24"/>
          <w:lang w:val="zh-CN"/>
          <w14:textFill>
            <w14:solidFill>
              <w14:schemeClr w14:val="tx1"/>
            </w14:solidFill>
          </w14:textFill>
        </w:rPr>
        <w:t>与</w:t>
      </w:r>
      <w:r>
        <w:rPr>
          <w:rFonts w:ascii="仿宋" w:hAnsi="仿宋" w:eastAsia="仿宋" w:cs="仿宋"/>
          <w:color w:val="000000" w:themeColor="text1"/>
          <w:sz w:val="24"/>
          <w:szCs w:val="24"/>
          <w:lang w:val="zh-TW" w:eastAsia="zh-TW"/>
          <w14:textFill>
            <w14:solidFill>
              <w14:schemeClr w14:val="tx1"/>
            </w14:solidFill>
          </w14:textFill>
        </w:rPr>
        <w:t>合作的白名单机构</w:t>
      </w:r>
      <w:r>
        <w:rPr>
          <w:rFonts w:ascii="仿宋" w:hAnsi="仿宋" w:eastAsia="仿宋" w:cs="仿宋"/>
          <w:color w:val="000000" w:themeColor="text1"/>
          <w:sz w:val="24"/>
          <w:szCs w:val="24"/>
          <w:lang w:eastAsia="zh-Hans"/>
          <w14:textFill>
            <w14:solidFill>
              <w14:schemeClr w14:val="tx1"/>
            </w14:solidFill>
          </w14:textFill>
        </w:rPr>
        <w:t>如下</w:t>
      </w:r>
      <w:r>
        <w:rPr>
          <w:rFonts w:ascii="仿宋" w:hAnsi="仿宋" w:eastAsia="仿宋" w:cs="仿宋"/>
          <w:color w:val="000000" w:themeColor="text1"/>
          <w:sz w:val="24"/>
          <w:szCs w:val="24"/>
          <w:lang w:val="zh-CN"/>
          <w14:textFill>
            <w14:solidFill>
              <w14:schemeClr w14:val="tx1"/>
            </w14:solidFill>
          </w14:textFill>
        </w:rPr>
        <w:t>（</w:t>
      </w:r>
      <w:r>
        <w:rPr>
          <w:rFonts w:ascii="仿宋" w:hAnsi="仿宋" w:eastAsia="仿宋"/>
          <w:color w:val="000000" w:themeColor="text1"/>
          <w:sz w:val="24"/>
          <w:szCs w:val="24"/>
          <w:lang w:val="zh-CN"/>
          <w14:textFill>
            <w14:solidFill>
              <w14:schemeClr w14:val="tx1"/>
            </w14:solidFill>
          </w14:textFill>
        </w:rPr>
        <w:t>可不断补充，原则上不超过</w:t>
      </w:r>
      <w:r>
        <w:rPr>
          <w:rFonts w:hint="default" w:ascii="仿宋" w:hAnsi="仿宋" w:eastAsia="仿宋"/>
          <w:color w:val="000000" w:themeColor="text1"/>
          <w:sz w:val="24"/>
          <w:szCs w:val="24"/>
          <w14:textFill>
            <w14:solidFill>
              <w14:schemeClr w14:val="tx1"/>
            </w14:solidFill>
          </w14:textFill>
        </w:rPr>
        <w:t>2</w:t>
      </w:r>
      <w:r>
        <w:rPr>
          <w:rFonts w:hint="default" w:ascii="仿宋" w:hAnsi="仿宋" w:eastAsia="仿宋"/>
          <w:color w:val="000000" w:themeColor="text1"/>
          <w:sz w:val="24"/>
          <w:szCs w:val="24"/>
          <w:lang w:val="zh-CN"/>
          <w14:textFill>
            <w14:solidFill>
              <w14:schemeClr w14:val="tx1"/>
            </w14:solidFill>
          </w14:textFill>
        </w:rPr>
        <w:t>家</w:t>
      </w:r>
      <w:r>
        <w:rPr>
          <w:rFonts w:ascii="仿宋" w:hAnsi="仿宋" w:eastAsia="仿宋"/>
          <w:color w:val="000000" w:themeColor="text1"/>
          <w:sz w:val="24"/>
          <w:szCs w:val="24"/>
          <w:lang w:eastAsia="zh-Hans"/>
          <w14:textFill>
            <w14:solidFill>
              <w14:schemeClr w14:val="tx1"/>
            </w14:solidFill>
          </w14:textFill>
        </w:rPr>
        <w:t>并</w:t>
      </w:r>
      <w:r>
        <w:rPr>
          <w:rFonts w:hint="default" w:ascii="仿宋" w:hAnsi="仿宋" w:eastAsia="仿宋"/>
          <w:color w:val="000000" w:themeColor="text1"/>
          <w:sz w:val="24"/>
          <w:szCs w:val="24"/>
          <w:lang w:val="zh-CN"/>
          <w14:textFill>
            <w14:solidFill>
              <w14:schemeClr w14:val="tx1"/>
            </w14:solidFill>
          </w14:textFill>
        </w:rPr>
        <w:t>不</w:t>
      </w:r>
      <w:r>
        <w:rPr>
          <w:rFonts w:ascii="仿宋" w:hAnsi="仿宋" w:eastAsia="仿宋"/>
          <w:color w:val="000000" w:themeColor="text1"/>
          <w:sz w:val="24"/>
          <w:szCs w:val="24"/>
          <w:lang w:eastAsia="zh-Hans"/>
          <w14:textFill>
            <w14:solidFill>
              <w14:schemeClr w14:val="tx1"/>
            </w14:solidFill>
          </w14:textFill>
        </w:rPr>
        <w:t>得</w:t>
      </w:r>
      <w:r>
        <w:rPr>
          <w:rFonts w:hint="default" w:ascii="仿宋" w:hAnsi="仿宋" w:eastAsia="仿宋"/>
          <w:color w:val="000000" w:themeColor="text1"/>
          <w:sz w:val="24"/>
          <w:szCs w:val="24"/>
          <w:lang w:val="zh-CN"/>
          <w14:textFill>
            <w14:solidFill>
              <w14:schemeClr w14:val="tx1"/>
            </w14:solidFill>
          </w14:textFill>
        </w:rPr>
        <w:t>包括高维直接竞争对手机构</w:t>
      </w:r>
      <w:r>
        <w:rPr>
          <w:rFonts w:ascii="仿宋" w:hAnsi="仿宋" w:eastAsia="仿宋" w:cs="仿宋"/>
          <w:color w:val="000000" w:themeColor="text1"/>
          <w:sz w:val="24"/>
          <w:szCs w:val="24"/>
          <w:lang w:val="zh-CN"/>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w:t>
      </w:r>
      <w:r>
        <w:rPr>
          <w:rFonts w:hint="default" w:ascii="仿宋" w:hAnsi="仿宋" w:eastAsia="仿宋" w:cs="仿宋"/>
          <w:color w:val="000000" w:themeColor="text1"/>
          <w:sz w:val="24"/>
          <w:szCs w:val="24"/>
          <w:lang w:val="zh-TW" w:eastAsia="zh-TW"/>
          <w14:textFill>
            <w14:solidFill>
              <w14:schemeClr w14:val="tx1"/>
            </w14:solidFill>
          </w14:textFill>
        </w:rPr>
        <w:t>_________________________________________________。</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14:textFill>
            <w14:solidFill>
              <w14:schemeClr w14:val="tx1"/>
            </w14:solidFill>
          </w14:textFill>
        </w:rPr>
      </w:pPr>
      <w:r>
        <w:rPr>
          <w:rFonts w:hint="default" w:ascii="仿宋" w:hAnsi="仿宋" w:eastAsia="仿宋" w:cs="仿宋"/>
          <w:color w:val="000000" w:themeColor="text1"/>
          <w:kern w:val="0"/>
          <w:sz w:val="24"/>
          <w:szCs w:val="24"/>
          <w:lang w:eastAsia="zh-TW"/>
          <w14:textFill>
            <w14:solidFill>
              <w14:schemeClr w14:val="tx1"/>
            </w14:solidFill>
          </w14:textFill>
        </w:rPr>
        <w:t>2</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6</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 xml:space="preserve">2 </w:t>
      </w:r>
      <w:r>
        <w:rPr>
          <w:rFonts w:ascii="仿宋" w:hAnsi="仿宋" w:eastAsia="仿宋" w:cs="仿宋"/>
          <w:color w:val="000000" w:themeColor="text1"/>
          <w:kern w:val="0"/>
          <w:sz w:val="24"/>
          <w:szCs w:val="24"/>
          <w:lang w:eastAsia="zh-Hans"/>
          <w14:textFill>
            <w14:solidFill>
              <w14:schemeClr w14:val="tx1"/>
            </w14:solidFill>
          </w14:textFill>
        </w:rPr>
        <w:t>所有</w:t>
      </w:r>
      <w:r>
        <w:rPr>
          <w:rFonts w:ascii="仿宋" w:hAnsi="仿宋" w:eastAsia="仿宋" w:cs="仿宋"/>
          <w:color w:val="000000" w:themeColor="text1"/>
          <w:kern w:val="0"/>
          <w:sz w:val="24"/>
          <w:szCs w:val="24"/>
          <w:lang w:val="zh-TW" w:eastAsia="zh-TW"/>
          <w14:textFill>
            <w14:solidFill>
              <w14:schemeClr w14:val="tx1"/>
            </w14:solidFill>
          </w14:textFill>
        </w:rPr>
        <w:t>投资机构的合作，乙方应当独家授权甲方进行</w:t>
      </w:r>
      <w:r>
        <w:rPr>
          <w:rFonts w:ascii="仿宋" w:hAnsi="仿宋" w:eastAsia="仿宋" w:cs="仿宋"/>
          <w:color w:val="000000" w:themeColor="text1"/>
          <w:sz w:val="24"/>
          <w:szCs w:val="24"/>
          <w:lang w:val="zh-TW" w:eastAsia="zh-TW"/>
          <w14:textFill>
            <w14:solidFill>
              <w14:schemeClr w14:val="tx1"/>
            </w14:solidFill>
          </w14:textFill>
        </w:rPr>
        <w:t>合作</w:t>
      </w:r>
      <w:r>
        <w:rPr>
          <w:rFonts w:ascii="仿宋" w:hAnsi="仿宋" w:eastAsia="仿宋" w:cs="仿宋"/>
          <w:color w:val="000000" w:themeColor="text1"/>
          <w:kern w:val="0"/>
          <w:sz w:val="24"/>
          <w:szCs w:val="24"/>
          <w:lang w:val="zh-TW" w:eastAsia="zh-TW"/>
          <w14:textFill>
            <w14:solidFill>
              <w14:schemeClr w14:val="tx1"/>
            </w14:solidFill>
          </w14:textFill>
        </w:rPr>
        <w:t>沟通</w:t>
      </w:r>
      <w:r>
        <w:rPr>
          <w:rFonts w:ascii="仿宋" w:hAnsi="仿宋" w:eastAsia="仿宋" w:cs="仿宋"/>
          <w:color w:val="000000" w:themeColor="text1"/>
          <w:sz w:val="24"/>
          <w:szCs w:val="24"/>
          <w:lang w:val="zh-TW" w:eastAsia="zh-TW"/>
          <w14:textFill>
            <w14:solidFill>
              <w14:schemeClr w14:val="tx1"/>
            </w14:solidFill>
          </w14:textFill>
        </w:rPr>
        <w:t>和统一管理</w:t>
      </w:r>
      <w:r>
        <w:rPr>
          <w:rFonts w:ascii="仿宋" w:hAnsi="仿宋" w:eastAsia="仿宋" w:cs="仿宋"/>
          <w:color w:val="000000" w:themeColor="text1"/>
          <w:kern w:val="0"/>
          <w:sz w:val="24"/>
          <w:szCs w:val="24"/>
          <w:lang w:val="zh-TW" w:eastAsia="zh-TW"/>
          <w14:textFill>
            <w14:solidFill>
              <w14:schemeClr w14:val="tx1"/>
            </w14:solidFill>
          </w14:textFill>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2</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 xml:space="preserve">3 </w:t>
      </w:r>
      <w:r>
        <w:rPr>
          <w:rFonts w:ascii="仿宋" w:hAnsi="仿宋" w:eastAsia="仿宋" w:cs="仿宋"/>
          <w:color w:val="000000" w:themeColor="text1"/>
          <w:sz w:val="24"/>
          <w:szCs w:val="24"/>
          <w:lang w:val="zh-TW" w:eastAsia="zh-TW"/>
          <w14:textFill>
            <w14:solidFill>
              <w14:schemeClr w14:val="tx1"/>
            </w14:solidFill>
          </w14:textFill>
        </w:rPr>
        <w:t>甲乙双方</w:t>
      </w:r>
      <w:r>
        <w:rPr>
          <w:rFonts w:ascii="仿宋" w:hAnsi="仿宋" w:eastAsia="仿宋" w:cs="仿宋"/>
          <w:color w:val="000000" w:themeColor="text1"/>
          <w:kern w:val="0"/>
          <w:sz w:val="24"/>
          <w:szCs w:val="24"/>
          <w:lang w:val="zh-TW" w:eastAsia="zh-TW"/>
          <w14:textFill>
            <w14:solidFill>
              <w14:schemeClr w14:val="tx1"/>
            </w14:solidFill>
          </w14:textFill>
        </w:rPr>
        <w:t>达成共识，</w:t>
      </w:r>
      <w:r>
        <w:rPr>
          <w:rFonts w:ascii="仿宋" w:hAnsi="仿宋" w:eastAsia="仿宋" w:cs="仿宋"/>
          <w:color w:val="000000" w:themeColor="text1"/>
          <w:sz w:val="24"/>
          <w:szCs w:val="24"/>
          <w:lang w:val="zh-TW" w:eastAsia="zh-TW"/>
          <w14:textFill>
            <w14:solidFill>
              <w14:schemeClr w14:val="tx1"/>
            </w14:solidFill>
          </w14:textFill>
        </w:rPr>
        <w:t>就</w:t>
      </w:r>
      <w:r>
        <w:rPr>
          <w:rFonts w:ascii="仿宋" w:hAnsi="仿宋" w:eastAsia="仿宋" w:cs="仿宋"/>
          <w:color w:val="000000" w:themeColor="text1"/>
          <w:kern w:val="0"/>
          <w:sz w:val="24"/>
          <w:szCs w:val="24"/>
          <w:lang w:eastAsia="zh-TW"/>
          <w14:textFill>
            <w14:solidFill>
              <w14:schemeClr w14:val="tx1"/>
            </w14:solidFill>
          </w14:textFill>
        </w:rPr>
        <w:t>课程</w:t>
      </w:r>
      <w:r>
        <w:rPr>
          <w:rFonts w:ascii="仿宋" w:hAnsi="仿宋" w:eastAsia="仿宋" w:cs="仿宋"/>
          <w:color w:val="000000" w:themeColor="text1"/>
          <w:kern w:val="0"/>
          <w:sz w:val="24"/>
          <w:szCs w:val="24"/>
          <w:lang w:val="zh-TW" w:eastAsia="zh-TW"/>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含公开课、工作坊</w:t>
      </w:r>
      <w:r>
        <w:rPr>
          <w:rFonts w:ascii="仿宋" w:hAnsi="仿宋" w:eastAsia="仿宋" w:cs="仿宋"/>
          <w:color w:val="000000" w:themeColor="text1"/>
          <w:kern w:val="0"/>
          <w:sz w:val="24"/>
          <w:szCs w:val="24"/>
          <w:lang w:val="zh-TW" w:eastAsia="zh-TW"/>
          <w14:textFill>
            <w14:solidFill>
              <w14:schemeClr w14:val="tx1"/>
            </w14:solidFill>
          </w14:textFill>
        </w:rPr>
        <w:t>）的</w:t>
      </w:r>
      <w:r>
        <w:rPr>
          <w:rFonts w:ascii="仿宋" w:hAnsi="仿宋" w:eastAsia="仿宋" w:cs="仿宋"/>
          <w:color w:val="000000" w:themeColor="text1"/>
          <w:sz w:val="24"/>
          <w:szCs w:val="24"/>
          <w:lang w:val="zh-TW" w:eastAsia="zh-TW"/>
          <w14:textFill>
            <w14:solidFill>
              <w14:schemeClr w14:val="tx1"/>
            </w14:solidFill>
          </w14:textFill>
        </w:rPr>
        <w:t>终端</w:t>
      </w:r>
      <w:r>
        <w:rPr>
          <w:rFonts w:ascii="仿宋" w:hAnsi="仿宋" w:eastAsia="仿宋" w:cs="仿宋"/>
          <w:color w:val="000000" w:themeColor="text1"/>
          <w:kern w:val="0"/>
          <w:sz w:val="24"/>
          <w:szCs w:val="24"/>
          <w:lang w:val="zh-TW" w:eastAsia="zh-TW"/>
          <w14:textFill>
            <w14:solidFill>
              <w14:schemeClr w14:val="tx1"/>
            </w14:solidFill>
          </w14:textFill>
        </w:rPr>
        <w:t>指导价及渠道合作价格，</w:t>
      </w:r>
      <w:r>
        <w:rPr>
          <w:rFonts w:ascii="仿宋" w:hAnsi="仿宋" w:eastAsia="仿宋" w:cs="仿宋"/>
          <w:color w:val="000000" w:themeColor="text1"/>
          <w:sz w:val="24"/>
          <w:szCs w:val="24"/>
          <w:lang w:val="zh-TW" w:eastAsia="zh-TW"/>
          <w14:textFill>
            <w14:solidFill>
              <w14:schemeClr w14:val="tx1"/>
            </w14:solidFill>
          </w14:textFill>
        </w:rPr>
        <w:t>双方保持对外</w:t>
      </w:r>
      <w:r>
        <w:rPr>
          <w:rFonts w:ascii="仿宋" w:hAnsi="仿宋" w:eastAsia="仿宋" w:cs="仿宋"/>
          <w:color w:val="000000" w:themeColor="text1"/>
          <w:kern w:val="0"/>
          <w:sz w:val="24"/>
          <w:szCs w:val="24"/>
          <w:lang w:val="zh-TW" w:eastAsia="zh-TW"/>
          <w14:textFill>
            <w14:solidFill>
              <w14:schemeClr w14:val="tx1"/>
            </w14:solidFill>
          </w14:textFill>
        </w:rPr>
        <w:t>统一报价</w:t>
      </w:r>
      <w:r>
        <w:rPr>
          <w:rFonts w:ascii="仿宋" w:hAnsi="仿宋" w:eastAsia="仿宋" w:cs="仿宋"/>
          <w:color w:val="000000" w:themeColor="text1"/>
          <w:sz w:val="24"/>
          <w:szCs w:val="24"/>
          <w:lang w:val="zh-TW" w:eastAsia="zh-TW"/>
          <w14:textFill>
            <w14:solidFill>
              <w14:schemeClr w14:val="tx1"/>
            </w14:solidFill>
          </w14:textFill>
        </w:rPr>
        <w:t>体系</w:t>
      </w:r>
      <w:r>
        <w:rPr>
          <w:rFonts w:ascii="仿宋" w:hAnsi="仿宋" w:eastAsia="仿宋" w:cs="仿宋"/>
          <w:color w:val="000000" w:themeColor="text1"/>
          <w:kern w:val="0"/>
          <w:sz w:val="24"/>
          <w:szCs w:val="24"/>
          <w:lang w:val="zh-TW" w:eastAsia="zh-TW"/>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p>
    <w:p>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合作款项计算方式及支付方式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.1</w:t>
      </w:r>
      <w:r>
        <w:rPr>
          <w:rFonts w:ascii="仿宋" w:hAnsi="仿宋" w:eastAsia="仿宋" w:cs="仿宋"/>
          <w:lang w:eastAsia="zh-TW"/>
        </w:rPr>
        <w:t xml:space="preserve"> </w:t>
      </w:r>
      <w:r>
        <w:rPr>
          <w:rFonts w:ascii="仿宋" w:hAnsi="仿宋" w:eastAsia="仿宋" w:cs="仿宋"/>
          <w:lang w:val="zh-TW" w:eastAsia="zh-TW"/>
        </w:rPr>
        <w:t>高维公开课课程合作费用：乙方</w:t>
      </w:r>
      <w:r>
        <w:rPr>
          <w:rFonts w:hint="eastAsia" w:ascii="仿宋" w:hAnsi="仿宋" w:eastAsia="仿宋"/>
          <w:u w:val="single"/>
          <w:lang w:val="zh-CN"/>
        </w:rPr>
        <w:t>余章荣</w:t>
      </w:r>
      <w:r>
        <w:rPr>
          <w:rFonts w:ascii="仿宋" w:hAnsi="仿宋" w:eastAsia="仿宋" w:cs="仿宋"/>
          <w:lang w:val="zh-TW" w:eastAsia="zh-TW"/>
        </w:rPr>
        <w:t xml:space="preserve"> </w:t>
      </w:r>
      <w:r>
        <w:rPr>
          <w:rFonts w:ascii="仿宋" w:hAnsi="仿宋" w:eastAsia="仿宋" w:cs="仿宋"/>
          <w:lang w:eastAsia="zh-TW"/>
        </w:rPr>
        <w:t>导师</w:t>
      </w:r>
      <w:r>
        <w:rPr>
          <w:rFonts w:ascii="仿宋" w:hAnsi="仿宋" w:eastAsia="仿宋" w:cs="仿宋"/>
          <w:lang w:val="zh-TW" w:eastAsia="zh-TW"/>
        </w:rPr>
        <w:t>课酬费用为</w:t>
      </w:r>
      <w:r>
        <w:rPr>
          <w:rFonts w:hint="eastAsia" w:ascii="仿宋" w:hAnsi="仿宋" w:eastAsia="仿宋" w:cs="仿宋"/>
          <w:lang w:val="zh-TW" w:eastAsia="zh-TW"/>
        </w:rPr>
        <w:t>税后</w:t>
      </w:r>
      <w:r>
        <w:rPr>
          <w:rFonts w:ascii="仿宋" w:hAnsi="仿宋" w:eastAsia="仿宋" w:cs="仿宋"/>
          <w:lang w:val="zh-TW" w:eastAsia="zh-TW"/>
        </w:rPr>
        <w:t>人民币</w:t>
      </w:r>
      <w:r>
        <w:rPr>
          <w:rFonts w:ascii="仿宋" w:hAnsi="仿宋" w:eastAsia="仿宋" w:cs="仿宋"/>
          <w:u w:val="single"/>
          <w:lang w:val="zh-CN"/>
        </w:rPr>
        <w:t xml:space="preserve">         3.8</w:t>
      </w:r>
      <w:r>
        <w:rPr>
          <w:rFonts w:hint="eastAsia" w:ascii="仿宋" w:hAnsi="仿宋" w:eastAsia="仿宋" w:cs="仿宋"/>
          <w:u w:val="single"/>
          <w:lang w:val="zh-CN"/>
        </w:rPr>
        <w:t>万</w:t>
      </w:r>
      <w:r>
        <w:rPr>
          <w:rFonts w:ascii="仿宋" w:hAnsi="仿宋" w:eastAsia="仿宋" w:cs="仿宋"/>
          <w:lang w:val="zh-TW" w:eastAsia="zh-TW"/>
        </w:rPr>
        <w:t>元/天（</w:t>
      </w:r>
      <w:r>
        <w:rPr>
          <w:rFonts w:hint="eastAsia" w:ascii="仿宋" w:hAnsi="仿宋" w:eastAsia="仿宋" w:cs="仿宋"/>
          <w:lang w:val="zh-TW" w:eastAsia="zh-TW"/>
        </w:rPr>
        <w:t>每期课程学员数不超过</w:t>
      </w:r>
      <w:r>
        <w:rPr>
          <w:rFonts w:hint="eastAsia" w:ascii="仿宋" w:hAnsi="仿宋" w:eastAsia="仿宋" w:cs="仿宋"/>
          <w:lang w:val="zh-TW"/>
        </w:rPr>
        <w:t>6</w:t>
      </w:r>
      <w:r>
        <w:rPr>
          <w:rFonts w:ascii="仿宋" w:hAnsi="仿宋" w:eastAsia="仿宋" w:cs="仿宋"/>
          <w:lang w:val="zh-TW" w:eastAsia="zh-TW"/>
        </w:rPr>
        <w:t>0</w:t>
      </w:r>
      <w:r>
        <w:rPr>
          <w:rFonts w:hint="eastAsia" w:ascii="仿宋" w:hAnsi="仿宋" w:eastAsia="仿宋" w:cs="仿宋"/>
          <w:lang w:val="zh-TW" w:eastAsia="zh-TW"/>
        </w:rPr>
        <w:t>人</w:t>
      </w:r>
      <w:r>
        <w:rPr>
          <w:rFonts w:hint="eastAsia" w:ascii="仿宋" w:hAnsi="仿宋" w:eastAsia="仿宋" w:cs="仿宋"/>
          <w:lang w:val="zh-TW"/>
        </w:rPr>
        <w:t>，若超出额度学员数，则需额外按5</w:t>
      </w:r>
      <w:r>
        <w:rPr>
          <w:rFonts w:hint="eastAsia" w:ascii="仿宋" w:hAnsi="仿宋" w:eastAsia="仿宋" w:cs="仿宋"/>
          <w:lang w:val="zh-TW" w:eastAsia="zh-TW"/>
        </w:rPr>
        <w:t>每人每天</w:t>
      </w:r>
      <w:r>
        <w:rPr>
          <w:rFonts w:hint="eastAsia" w:ascii="仿宋" w:hAnsi="仿宋" w:eastAsia="仿宋" w:cs="仿宋"/>
          <w:lang w:val="zh-TW"/>
        </w:rPr>
        <w:t>5</w:t>
      </w:r>
      <w:r>
        <w:rPr>
          <w:rFonts w:ascii="仿宋" w:hAnsi="仿宋" w:eastAsia="仿宋" w:cs="仿宋"/>
          <w:lang w:val="zh-TW" w:eastAsia="zh-TW"/>
        </w:rPr>
        <w:t>00</w:t>
      </w:r>
      <w:r>
        <w:rPr>
          <w:rFonts w:hint="eastAsia" w:ascii="仿宋" w:hAnsi="仿宋" w:eastAsia="仿宋" w:cs="仿宋"/>
          <w:lang w:val="zh-TW" w:eastAsia="zh-TW"/>
        </w:rPr>
        <w:t>元支付课酬</w:t>
      </w:r>
      <w:r>
        <w:rPr>
          <w:rFonts w:hint="eastAsia" w:ascii="仿宋" w:hAnsi="仿宋" w:eastAsia="仿宋" w:cs="仿宋"/>
          <w:lang w:val="zh-TW"/>
        </w:rPr>
        <w:t>；</w:t>
      </w:r>
      <w:r>
        <w:rPr>
          <w:rFonts w:hint="eastAsia" w:ascii="仿宋" w:hAnsi="仿宋" w:eastAsia="仿宋" w:cs="仿宋"/>
          <w:lang w:val="zh-TW" w:eastAsia="zh-TW"/>
        </w:rPr>
        <w:t>每</w:t>
      </w:r>
      <w:r>
        <w:rPr>
          <w:rFonts w:ascii="仿宋" w:hAnsi="仿宋" w:eastAsia="仿宋" w:cs="仿宋"/>
          <w:lang w:val="zh-TW" w:eastAsia="zh-TW"/>
        </w:rPr>
        <w:t>年度双方根据当时市场共同协商调整课酬</w:t>
      </w:r>
      <w:r>
        <w:rPr>
          <w:rFonts w:ascii="仿宋" w:hAnsi="仿宋" w:eastAsia="仿宋" w:cs="仿宋"/>
          <w:lang w:eastAsia="zh-TW"/>
        </w:rPr>
        <w:t>，</w:t>
      </w:r>
      <w:r>
        <w:rPr>
          <w:rFonts w:hint="eastAsia" w:ascii="仿宋" w:hAnsi="仿宋" w:eastAsia="仿宋" w:cs="仿宋"/>
          <w:lang w:eastAsia="zh-Hans"/>
        </w:rPr>
        <w:t>以另行签署得书面协议为准</w:t>
      </w:r>
      <w:r>
        <w:rPr>
          <w:rFonts w:ascii="仿宋" w:hAnsi="仿宋" w:eastAsia="仿宋" w:cs="仿宋"/>
          <w:lang w:val="zh-TW" w:eastAsia="zh-TW"/>
        </w:rPr>
        <w:t>），因培训授课而产生差旅住宿费用实报实销。</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eastAsia="zh-Hans"/>
        </w:rPr>
      </w:pPr>
      <w:r>
        <w:rPr>
          <w:rFonts w:ascii="仿宋" w:hAnsi="仿宋" w:eastAsia="仿宋" w:cs="仿宋"/>
          <w:lang w:eastAsia="zh-TW"/>
        </w:rPr>
        <w:t>3</w:t>
      </w:r>
      <w:r>
        <w:rPr>
          <w:rFonts w:ascii="仿宋" w:hAnsi="仿宋" w:eastAsia="仿宋" w:cs="仿宋"/>
          <w:lang w:val="zh-TW" w:eastAsia="zh-TW"/>
        </w:rPr>
        <w:t>.2</w:t>
      </w:r>
      <w:r>
        <w:rPr>
          <w:rFonts w:ascii="仿宋" w:hAnsi="仿宋" w:eastAsia="仿宋" w:cs="仿宋"/>
          <w:lang w:eastAsia="zh-TW"/>
        </w:rPr>
        <w:t xml:space="preserve"> </w:t>
      </w:r>
      <w:r>
        <w:rPr>
          <w:rFonts w:hint="eastAsia" w:ascii="仿宋" w:hAnsi="仿宋" w:eastAsia="仿宋" w:cs="仿宋"/>
          <w:lang w:eastAsia="zh-Hans"/>
        </w:rPr>
        <w:t>给</w:t>
      </w:r>
      <w:r>
        <w:rPr>
          <w:rFonts w:ascii="仿宋" w:hAnsi="仿宋" w:eastAsia="仿宋" w:cs="仿宋"/>
          <w:lang w:val="zh-TW" w:eastAsia="zh-TW"/>
        </w:rPr>
        <w:t>高维学友</w:t>
      </w:r>
      <w:r>
        <w:rPr>
          <w:rFonts w:hint="eastAsia" w:ascii="仿宋" w:hAnsi="仿宋" w:eastAsia="仿宋" w:cs="仿宋"/>
          <w:lang w:eastAsia="zh-Hans"/>
        </w:rPr>
        <w:t>的</w:t>
      </w:r>
      <w:r>
        <w:rPr>
          <w:rFonts w:ascii="仿宋" w:hAnsi="仿宋" w:eastAsia="仿宋" w:cs="仿宋"/>
          <w:lang w:val="zh-TW" w:eastAsia="zh-TW"/>
        </w:rPr>
        <w:t>内训费：</w:t>
      </w:r>
      <w:r>
        <w:rPr>
          <w:rFonts w:hint="eastAsia" w:ascii="仿宋" w:hAnsi="仿宋" w:eastAsia="仿宋" w:cs="仿宋"/>
          <w:lang w:val="zh-TW" w:eastAsia="zh-TW"/>
        </w:rPr>
        <w:t>税后人民币</w:t>
      </w:r>
      <w:r>
        <w:rPr>
          <w:rFonts w:hint="eastAsia" w:ascii="仿宋" w:hAnsi="仿宋" w:eastAsia="仿宋" w:cs="仿宋"/>
          <w:lang w:val="zh-TW"/>
        </w:rPr>
        <w:t>5</w:t>
      </w:r>
      <w:r>
        <w:rPr>
          <w:rFonts w:ascii="仿宋" w:hAnsi="仿宋" w:eastAsia="仿宋" w:cs="仿宋"/>
          <w:lang w:val="zh-TW" w:eastAsia="zh-TW"/>
        </w:rPr>
        <w:t>.0元/天</w:t>
      </w:r>
      <w:r>
        <w:rPr>
          <w:rFonts w:hint="eastAsia" w:ascii="仿宋" w:hAnsi="仿宋" w:eastAsia="仿宋" w:cs="仿宋"/>
          <w:lang w:val="zh-TW"/>
        </w:rPr>
        <w:t>（包含内训内容研发，案例研发等工作；</w:t>
      </w:r>
      <w:r>
        <w:rPr>
          <w:rFonts w:hint="eastAsia" w:ascii="仿宋" w:hAnsi="仿宋" w:eastAsia="仿宋" w:cs="仿宋"/>
          <w:lang w:val="zh-TW" w:eastAsia="zh-TW"/>
        </w:rPr>
        <w:t>每期课程学员数不超过</w:t>
      </w:r>
      <w:r>
        <w:rPr>
          <w:rFonts w:hint="eastAsia" w:ascii="仿宋" w:hAnsi="仿宋" w:eastAsia="仿宋" w:cs="仿宋"/>
          <w:lang w:val="zh-TW"/>
        </w:rPr>
        <w:t>6</w:t>
      </w:r>
      <w:r>
        <w:rPr>
          <w:rFonts w:ascii="仿宋" w:hAnsi="仿宋" w:eastAsia="仿宋" w:cs="仿宋"/>
          <w:lang w:val="zh-TW" w:eastAsia="zh-TW"/>
        </w:rPr>
        <w:t>0</w:t>
      </w:r>
      <w:r>
        <w:rPr>
          <w:rFonts w:hint="eastAsia" w:ascii="仿宋" w:hAnsi="仿宋" w:eastAsia="仿宋" w:cs="仿宋"/>
          <w:lang w:val="zh-TW" w:eastAsia="zh-TW"/>
        </w:rPr>
        <w:t>人</w:t>
      </w:r>
      <w:r>
        <w:rPr>
          <w:rFonts w:hint="eastAsia" w:ascii="仿宋" w:hAnsi="仿宋" w:eastAsia="仿宋" w:cs="仿宋"/>
          <w:lang w:val="zh-TW"/>
        </w:rPr>
        <w:t>，若超出额度学员数，则另议）</w:t>
      </w:r>
      <w:r>
        <w:rPr>
          <w:rFonts w:hint="eastAsia" w:ascii="仿宋" w:hAnsi="仿宋" w:eastAsia="仿宋" w:cs="仿宋"/>
          <w:lang w:eastAsia="zh-TW"/>
        </w:rPr>
        <w:t>。</w:t>
      </w:r>
      <w:r>
        <w:rPr>
          <w:rFonts w:ascii="仿宋" w:hAnsi="仿宋" w:eastAsia="仿宋" w:cs="仿宋"/>
          <w:lang w:val="zh-TW" w:eastAsia="zh-TW"/>
        </w:rPr>
        <w:t>因培训授课而产生差旅住宿费用实报实销。</w:t>
      </w:r>
      <w:r>
        <w:rPr>
          <w:rFonts w:ascii="仿宋" w:hAnsi="仿宋" w:eastAsia="仿宋" w:cs="仿宋"/>
          <w:u w:val="single"/>
          <w:lang w:val="zh-CN"/>
        </w:rPr>
        <w:t xml:space="preserve">  </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.2.1</w:t>
      </w:r>
      <w:r>
        <w:rPr>
          <w:rFonts w:ascii="仿宋" w:hAnsi="仿宋" w:eastAsia="仿宋" w:cs="仿宋"/>
          <w:lang w:eastAsia="zh-TW"/>
        </w:rPr>
        <w:t xml:space="preserve"> </w:t>
      </w:r>
      <w:r>
        <w:rPr>
          <w:rFonts w:ascii="仿宋" w:hAnsi="仿宋" w:eastAsia="仿宋" w:cs="仿宋"/>
          <w:lang w:val="zh-TW" w:eastAsia="zh-TW"/>
        </w:rPr>
        <w:t>本合同履行期间，本合同以外需求方向甲方提出采购</w:t>
      </w:r>
      <w:r>
        <w:rPr>
          <w:rFonts w:hint="eastAsia" w:ascii="仿宋" w:hAnsi="仿宋" w:eastAsia="仿宋" w:cs="仿宋"/>
          <w:color w:val="FF0000"/>
          <w:lang w:val="zh-TW" w:eastAsia="zh-TW"/>
        </w:rPr>
        <w:t>入企</w:t>
      </w:r>
      <w:r>
        <w:rPr>
          <w:rFonts w:ascii="仿宋" w:hAnsi="仿宋" w:eastAsia="仿宋" w:cs="仿宋"/>
          <w:lang w:val="zh-TW" w:eastAsia="zh-TW"/>
        </w:rPr>
        <w:t>咨询</w:t>
      </w:r>
      <w:r>
        <w:rPr>
          <w:rFonts w:hint="eastAsia" w:ascii="仿宋" w:hAnsi="仿宋" w:eastAsia="仿宋" w:cs="仿宋"/>
          <w:lang w:val="zh-TW"/>
        </w:rPr>
        <w:t>（仅限定于进行“流程再造项目、企业大学构建项目”两类咨询项目，不含其他咨询项目）</w:t>
      </w:r>
      <w:r>
        <w:rPr>
          <w:rFonts w:ascii="仿宋" w:hAnsi="仿宋" w:eastAsia="仿宋" w:cs="仿宋"/>
          <w:lang w:val="zh-TW" w:eastAsia="zh-TW"/>
        </w:rPr>
        <w:t>，</w:t>
      </w:r>
      <w:r>
        <w:rPr>
          <w:rFonts w:hint="eastAsia" w:ascii="仿宋" w:hAnsi="仿宋" w:eastAsia="仿宋" w:cs="仿宋"/>
          <w:lang w:val="zh-TW" w:eastAsia="zh-TW"/>
        </w:rPr>
        <w:t>且甲方完全独立完成了与需求方的咨询项目签约</w:t>
      </w:r>
      <w:r>
        <w:rPr>
          <w:rFonts w:ascii="仿宋" w:hAnsi="仿宋" w:eastAsia="仿宋" w:cs="仿宋"/>
          <w:lang w:val="zh-TW" w:eastAsia="zh-TW"/>
        </w:rPr>
        <w:t>，甲乙双方咨询费分配比例为</w:t>
      </w:r>
      <w:r>
        <w:rPr>
          <w:rFonts w:ascii="仿宋" w:hAnsi="仿宋" w:eastAsia="仿宋" w:cs="仿宋"/>
          <w:shd w:val="clear" w:color="auto" w:fill="FFFF00"/>
          <w:lang w:val="zh-TW" w:eastAsia="zh-TW"/>
        </w:rPr>
        <w:t>【</w:t>
      </w:r>
      <w:r>
        <w:rPr>
          <w:rFonts w:ascii="仿宋" w:hAnsi="仿宋" w:eastAsia="仿宋" w:cs="仿宋"/>
          <w:shd w:val="clear" w:color="auto" w:fill="FFFF00"/>
        </w:rPr>
        <w:t>15</w:t>
      </w:r>
      <w:r>
        <w:rPr>
          <w:rFonts w:ascii="仿宋" w:hAnsi="仿宋" w:eastAsia="仿宋" w:cs="仿宋"/>
          <w:shd w:val="clear" w:color="auto" w:fill="FFFF00"/>
          <w:lang w:val="zh-TW" w:eastAsia="zh-TW"/>
        </w:rPr>
        <w:t>%:</w:t>
      </w:r>
      <w:r>
        <w:rPr>
          <w:rFonts w:ascii="仿宋" w:hAnsi="仿宋" w:eastAsia="仿宋" w:cs="仿宋"/>
          <w:shd w:val="clear" w:color="auto" w:fill="FFFF00"/>
          <w:lang w:eastAsia="zh-TW"/>
        </w:rPr>
        <w:t>85</w:t>
      </w:r>
      <w:r>
        <w:rPr>
          <w:rFonts w:ascii="仿宋" w:hAnsi="仿宋" w:eastAsia="仿宋" w:cs="仿宋"/>
          <w:shd w:val="clear" w:color="auto" w:fill="FFFF00"/>
          <w:lang w:val="zh-TW" w:eastAsia="zh-TW"/>
        </w:rPr>
        <w:t>%】</w:t>
      </w:r>
      <w:r>
        <w:rPr>
          <w:rFonts w:ascii="仿宋" w:hAnsi="仿宋" w:eastAsia="仿宋" w:cs="仿宋"/>
          <w:lang w:eastAsia="zh-Hans"/>
        </w:rPr>
        <w:t>，</w:t>
      </w:r>
      <w:r>
        <w:rPr>
          <w:rFonts w:ascii="仿宋" w:hAnsi="仿宋" w:eastAsia="仿宋" w:cs="仿宋"/>
          <w:lang w:val="zh-TW" w:eastAsia="zh-TW"/>
        </w:rPr>
        <w:t>相应税款由甲乙双方各自承担。相关咨询服务协议视学友企业需求确定签署方。</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rPr>
      </w:pPr>
      <w:r>
        <w:rPr>
          <w:rFonts w:hint="eastAsia" w:ascii="仿宋" w:hAnsi="仿宋" w:eastAsia="仿宋" w:cs="仿宋"/>
        </w:rPr>
        <w:t>3</w:t>
      </w:r>
      <w:r>
        <w:rPr>
          <w:rFonts w:ascii="仿宋" w:hAnsi="仿宋" w:eastAsia="仿宋" w:cs="仿宋"/>
        </w:rPr>
        <w:t>.2.2</w:t>
      </w:r>
      <w:r>
        <w:rPr>
          <w:rFonts w:ascii="仿宋" w:hAnsi="仿宋" w:eastAsia="仿宋" w:cs="仿宋"/>
          <w:lang w:val="zh-TW" w:eastAsia="zh-TW"/>
        </w:rPr>
        <w:t>本合同履行期间，</w:t>
      </w:r>
      <w:r>
        <w:rPr>
          <w:rFonts w:hint="eastAsia" w:ascii="仿宋" w:hAnsi="仿宋" w:eastAsia="仿宋" w:cs="仿宋"/>
          <w:lang w:val="zh-TW" w:eastAsia="zh-TW"/>
        </w:rPr>
        <w:t>甲方学友企业名单内的企业</w:t>
      </w:r>
      <w:r>
        <w:rPr>
          <w:rFonts w:ascii="仿宋" w:hAnsi="仿宋" w:eastAsia="仿宋" w:cs="仿宋"/>
          <w:lang w:val="zh-TW" w:eastAsia="zh-TW"/>
        </w:rPr>
        <w:t>向</w:t>
      </w:r>
      <w:r>
        <w:rPr>
          <w:rFonts w:hint="eastAsia" w:ascii="仿宋" w:hAnsi="仿宋" w:eastAsia="仿宋" w:cs="仿宋"/>
          <w:lang w:val="zh-TW" w:eastAsia="zh-TW"/>
        </w:rPr>
        <w:t>乙</w:t>
      </w:r>
      <w:r>
        <w:rPr>
          <w:rFonts w:ascii="仿宋" w:hAnsi="仿宋" w:eastAsia="仿宋" w:cs="仿宋"/>
          <w:lang w:val="zh-TW" w:eastAsia="zh-TW"/>
        </w:rPr>
        <w:t>方提出采购</w:t>
      </w:r>
      <w:r>
        <w:rPr>
          <w:rFonts w:hint="eastAsia" w:ascii="仿宋" w:hAnsi="仿宋" w:eastAsia="仿宋" w:cs="仿宋"/>
          <w:color w:val="FF0000"/>
          <w:lang w:val="zh-TW" w:eastAsia="zh-TW"/>
        </w:rPr>
        <w:t>入企</w:t>
      </w:r>
      <w:r>
        <w:rPr>
          <w:rFonts w:ascii="仿宋" w:hAnsi="仿宋" w:eastAsia="仿宋" w:cs="仿宋"/>
          <w:lang w:val="zh-TW" w:eastAsia="zh-TW"/>
        </w:rPr>
        <w:t>咨询</w:t>
      </w:r>
      <w:r>
        <w:rPr>
          <w:rFonts w:hint="eastAsia" w:ascii="仿宋" w:hAnsi="仿宋" w:eastAsia="仿宋" w:cs="仿宋"/>
          <w:lang w:val="zh-TW"/>
        </w:rPr>
        <w:t>（仅限定于进行“流程再造项目、企业大学构建项目”两类咨询项目，不含其他咨询项目）</w:t>
      </w:r>
      <w:r>
        <w:rPr>
          <w:rFonts w:ascii="仿宋" w:hAnsi="仿宋" w:eastAsia="仿宋" w:cs="仿宋"/>
          <w:lang w:val="zh-TW" w:eastAsia="zh-TW"/>
        </w:rPr>
        <w:t>，</w:t>
      </w:r>
      <w:r>
        <w:rPr>
          <w:rFonts w:hint="eastAsia" w:ascii="仿宋" w:hAnsi="仿宋" w:eastAsia="仿宋" w:cs="仿宋"/>
          <w:lang w:val="zh-TW" w:eastAsia="zh-TW"/>
        </w:rPr>
        <w:t>且甲方未进行咨询项目签约的推动工作，</w:t>
      </w:r>
      <w:r>
        <w:rPr>
          <w:rFonts w:ascii="仿宋" w:hAnsi="仿宋" w:eastAsia="仿宋" w:cs="仿宋"/>
          <w:lang w:val="zh-TW" w:eastAsia="zh-TW"/>
        </w:rPr>
        <w:t>甲乙双方咨询费分配比例为</w:t>
      </w:r>
      <w:r>
        <w:rPr>
          <w:rFonts w:ascii="仿宋" w:hAnsi="仿宋" w:eastAsia="仿宋" w:cs="仿宋"/>
          <w:shd w:val="clear" w:color="auto" w:fill="FFFF00"/>
          <w:lang w:val="zh-TW" w:eastAsia="zh-TW"/>
        </w:rPr>
        <w:t>【</w:t>
      </w:r>
      <w:r>
        <w:rPr>
          <w:rFonts w:ascii="仿宋" w:hAnsi="仿宋" w:eastAsia="仿宋" w:cs="仿宋"/>
          <w:shd w:val="clear" w:color="auto" w:fill="FFFF00"/>
        </w:rPr>
        <w:t>5</w:t>
      </w:r>
      <w:r>
        <w:rPr>
          <w:rFonts w:ascii="仿宋" w:hAnsi="仿宋" w:eastAsia="仿宋" w:cs="仿宋"/>
          <w:shd w:val="clear" w:color="auto" w:fill="FFFF00"/>
          <w:lang w:val="zh-TW" w:eastAsia="zh-TW"/>
        </w:rPr>
        <w:t>%:</w:t>
      </w:r>
      <w:r>
        <w:rPr>
          <w:rFonts w:ascii="仿宋" w:hAnsi="仿宋" w:eastAsia="仿宋" w:cs="仿宋"/>
          <w:shd w:val="clear" w:color="auto" w:fill="FFFF00"/>
          <w:lang w:eastAsia="zh-TW"/>
        </w:rPr>
        <w:t>95</w:t>
      </w:r>
      <w:r>
        <w:rPr>
          <w:rFonts w:ascii="仿宋" w:hAnsi="仿宋" w:eastAsia="仿宋" w:cs="仿宋"/>
          <w:shd w:val="clear" w:color="auto" w:fill="FFFF00"/>
          <w:lang w:val="zh-TW" w:eastAsia="zh-TW"/>
        </w:rPr>
        <w:t>%】</w:t>
      </w:r>
      <w:r>
        <w:rPr>
          <w:rFonts w:ascii="仿宋" w:hAnsi="仿宋" w:eastAsia="仿宋" w:cs="仿宋"/>
          <w:lang w:eastAsia="zh-Hans"/>
        </w:rPr>
        <w:t>，</w:t>
      </w:r>
      <w:r>
        <w:rPr>
          <w:rFonts w:ascii="仿宋" w:hAnsi="仿宋" w:eastAsia="仿宋" w:cs="仿宋"/>
          <w:lang w:val="zh-TW" w:eastAsia="zh-TW"/>
        </w:rPr>
        <w:t>相应税款由甲乙双方各自承担。</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.2.</w:t>
      </w:r>
      <w:r>
        <w:rPr>
          <w:rFonts w:hint="eastAsia" w:ascii="仿宋" w:hAnsi="仿宋" w:eastAsia="仿宋" w:cs="仿宋"/>
          <w:lang w:val="zh-TW"/>
        </w:rPr>
        <w:t>3</w:t>
      </w:r>
      <w:r>
        <w:rPr>
          <w:rFonts w:ascii="仿宋" w:hAnsi="仿宋" w:eastAsia="仿宋" w:cs="仿宋"/>
          <w:lang w:eastAsia="zh-TW"/>
        </w:rPr>
        <w:t xml:space="preserve"> </w:t>
      </w:r>
      <w:r>
        <w:rPr>
          <w:rFonts w:ascii="仿宋" w:hAnsi="仿宋" w:eastAsia="仿宋" w:cs="仿宋"/>
          <w:lang w:val="zh-TW" w:eastAsia="zh-TW"/>
        </w:rPr>
        <w:t>本合同履行期间，本合同以外需求方向甲方提出采购导师</w:t>
      </w:r>
      <w:r>
        <w:rPr>
          <w:rFonts w:hint="eastAsia" w:ascii="仿宋" w:hAnsi="仿宋" w:eastAsia="仿宋" w:cs="仿宋"/>
          <w:color w:val="FF0000"/>
          <w:lang w:val="zh-TW" w:eastAsia="zh-TW"/>
        </w:rPr>
        <w:t>入企</w:t>
      </w:r>
      <w:r>
        <w:rPr>
          <w:rFonts w:ascii="仿宋" w:hAnsi="仿宋" w:eastAsia="仿宋" w:cs="仿宋"/>
          <w:lang w:val="zh-TW" w:eastAsia="zh-TW"/>
        </w:rPr>
        <w:t>内训的项目需求，在甲乙双方为独家授权合作的情况下，甲乙双方经沟通后由甲方向前述需求方报价，</w:t>
      </w:r>
      <w:r>
        <w:rPr>
          <w:rFonts w:hint="eastAsia" w:ascii="仿宋" w:hAnsi="仿宋" w:eastAsia="仿宋" w:cs="仿宋"/>
          <w:lang w:val="zh-TW" w:eastAsia="zh-TW"/>
        </w:rPr>
        <w:t>乙方给予合作底价</w:t>
      </w:r>
      <w:r>
        <w:rPr>
          <w:rFonts w:hint="eastAsia" w:ascii="仿宋" w:hAnsi="仿宋" w:eastAsia="仿宋" w:cs="仿宋"/>
          <w:lang w:val="zh-TW"/>
        </w:rPr>
        <w:t>，甲方在乙方报价上加价，加价部分需和乙方沟通确认</w:t>
      </w:r>
      <w:r>
        <w:rPr>
          <w:rFonts w:ascii="仿宋" w:hAnsi="仿宋" w:eastAsia="仿宋" w:cs="仿宋"/>
          <w:lang w:val="zh-TW" w:eastAsia="zh-TW"/>
        </w:rPr>
        <w:t>，相应税款由甲乙双方各自承担</w:t>
      </w:r>
      <w:r>
        <w:rPr>
          <w:rFonts w:ascii="仿宋" w:hAnsi="仿宋" w:eastAsia="仿宋" w:cs="仿宋"/>
          <w:lang w:eastAsia="zh-TW"/>
        </w:rPr>
        <w:t>。</w:t>
      </w:r>
      <w:r>
        <w:rPr>
          <w:rFonts w:ascii="仿宋" w:hAnsi="仿宋" w:eastAsia="仿宋" w:cs="仿宋"/>
          <w:lang w:val="zh-TW" w:eastAsia="zh-TW"/>
        </w:rPr>
        <w:t>相关内训服务协议视学友企业需求确定签署方。</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.2.</w:t>
      </w:r>
      <w:r>
        <w:rPr>
          <w:rFonts w:hint="eastAsia" w:ascii="仿宋" w:hAnsi="仿宋" w:eastAsia="仿宋" w:cs="仿宋"/>
          <w:lang w:val="zh-TW"/>
        </w:rPr>
        <w:t>4</w:t>
      </w:r>
      <w:r>
        <w:rPr>
          <w:rFonts w:ascii="仿宋" w:hAnsi="仿宋" w:eastAsia="仿宋" w:cs="仿宋"/>
          <w:lang w:eastAsia="zh-TW"/>
        </w:rPr>
        <w:t xml:space="preserve"> </w:t>
      </w:r>
      <w:r>
        <w:rPr>
          <w:rFonts w:ascii="仿宋" w:hAnsi="仿宋" w:eastAsia="仿宋" w:cs="仿宋"/>
          <w:lang w:val="zh-TW" w:eastAsia="zh-TW"/>
        </w:rPr>
        <w:t>甲方在每次合作课程结束后一周内提供当期的学友企业名单给乙方备案，如乙方在甲方发出名单之日起3个工作日内未提异议，就将此名单列入双方共同合作开发的学友企业名单库，该名单库</w:t>
      </w:r>
      <w:r>
        <w:rPr>
          <w:rFonts w:hint="eastAsia" w:ascii="仿宋" w:hAnsi="仿宋" w:eastAsia="仿宋" w:cs="仿宋"/>
          <w:lang w:eastAsia="zh-Hans"/>
        </w:rPr>
        <w:t>在双方解约合作后的</w:t>
      </w:r>
      <w:r>
        <w:rPr>
          <w:rFonts w:ascii="仿宋" w:hAnsi="仿宋" w:eastAsia="仿宋" w:cs="仿宋"/>
          <w:lang w:eastAsia="zh-Hans"/>
        </w:rPr>
        <w:t>1</w:t>
      </w:r>
      <w:r>
        <w:rPr>
          <w:rFonts w:hint="eastAsia" w:ascii="仿宋" w:hAnsi="仿宋" w:eastAsia="仿宋" w:cs="仿宋"/>
          <w:lang w:eastAsia="zh-Hans"/>
        </w:rPr>
        <w:t>年内保持</w:t>
      </w:r>
      <w:r>
        <w:rPr>
          <w:rFonts w:ascii="仿宋" w:hAnsi="仿宋" w:eastAsia="仿宋" w:cs="仿宋"/>
          <w:lang w:val="zh-TW" w:eastAsia="zh-TW"/>
        </w:rPr>
        <w:t>有效</w:t>
      </w:r>
      <w:r>
        <w:rPr>
          <w:rFonts w:hint="eastAsia" w:ascii="仿宋" w:hAnsi="仿宋" w:eastAsia="仿宋" w:cs="仿宋"/>
          <w:lang w:eastAsia="zh-Hans"/>
        </w:rPr>
        <w:t>备案</w:t>
      </w:r>
      <w:r>
        <w:rPr>
          <w:rFonts w:ascii="仿宋" w:hAnsi="仿宋" w:eastAsia="仿宋" w:cs="仿宋"/>
          <w:lang w:val="zh-TW" w:eastAsia="zh-TW"/>
        </w:rPr>
        <w:t>。如乙方已经合作或者引入到甲方的企业，不涉及此项。</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.3</w:t>
      </w:r>
      <w:r>
        <w:rPr>
          <w:rFonts w:ascii="仿宋" w:hAnsi="仿宋" w:eastAsia="仿宋" w:cs="仿宋"/>
          <w:lang w:eastAsia="zh-TW"/>
        </w:rPr>
        <w:t xml:space="preserve"> </w:t>
      </w:r>
      <w:r>
        <w:rPr>
          <w:rFonts w:ascii="仿宋" w:hAnsi="仿宋" w:eastAsia="仿宋" w:cs="仿宋"/>
          <w:b/>
          <w:bCs/>
          <w:lang w:val="zh-TW" w:eastAsia="zh-TW"/>
        </w:rPr>
        <w:t>经纪服务</w:t>
      </w:r>
      <w:r>
        <w:rPr>
          <w:rFonts w:ascii="仿宋" w:hAnsi="仿宋" w:eastAsia="仿宋" w:cs="仿宋"/>
          <w:lang w:val="zh-TW" w:eastAsia="zh-TW"/>
        </w:rPr>
        <w:t>合作费用：</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val="zh-TW" w:eastAsia="zh-TW"/>
        </w:rPr>
        <w:t>本合同履行期间，在甲乙双方为独家授权合作的情况下，乙方至甲方推荐或指定第三方机构讲授课程、承接第三方机构推荐的内训或咨询，按甲乙双方共同拟定的统一报价体系标准和收益分配方式（详见附件2），由甲方向第三方机构报价并与之签署合作协议。相应税款由甲乙双方各自承担。</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.4</w:t>
      </w:r>
      <w:r>
        <w:rPr>
          <w:rFonts w:ascii="仿宋" w:hAnsi="仿宋" w:eastAsia="仿宋" w:cs="仿宋"/>
          <w:lang w:eastAsia="zh-TW"/>
        </w:rPr>
        <w:t xml:space="preserve"> </w:t>
      </w:r>
      <w:r>
        <w:rPr>
          <w:rFonts w:hint="eastAsia" w:ascii="仿宋" w:hAnsi="仿宋" w:eastAsia="仿宋" w:cs="仿宋"/>
          <w:lang w:val="zh-TW" w:eastAsia="zh-TW"/>
        </w:rPr>
        <w:t>推荐</w:t>
      </w:r>
      <w:r>
        <w:rPr>
          <w:rFonts w:ascii="仿宋" w:hAnsi="仿宋" w:eastAsia="仿宋" w:cs="仿宋"/>
          <w:lang w:val="zh-TW" w:eastAsia="zh-TW"/>
        </w:rPr>
        <w:t>费用：由乙方推荐来上课（甲方课程）的学友（甲方后台可自动追踪乙方微信链接分享、推荐成交的数据，甲方亦可给乙方提供专属渠道链接，具体以甲方后台自动数据记录为准）。甲乙双方合作期间，该学友在高维的公开课、工作坊、内训、咨询的相关交易，乙方一直享有与高维内部同事一样的奖励政策。相应税款由甲乙双方各自承担。</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eastAsia="zh-TW"/>
        </w:rPr>
      </w:pPr>
      <w:r>
        <w:rPr>
          <w:rFonts w:ascii="仿宋" w:hAnsi="仿宋" w:eastAsia="仿宋" w:cs="仿宋"/>
          <w:lang w:eastAsia="zh-TW"/>
        </w:rPr>
        <w:t>3</w:t>
      </w:r>
      <w:r>
        <w:rPr>
          <w:rFonts w:hint="eastAsia" w:ascii="仿宋" w:hAnsi="仿宋" w:eastAsia="仿宋" w:cs="仿宋"/>
          <w:lang w:eastAsia="zh-Hans"/>
        </w:rPr>
        <w:t>.</w:t>
      </w:r>
      <w:r>
        <w:rPr>
          <w:rFonts w:ascii="仿宋" w:hAnsi="仿宋" w:eastAsia="仿宋" w:cs="仿宋"/>
          <w:lang w:eastAsia="zh-Hans"/>
        </w:rPr>
        <w:t xml:space="preserve">5 </w:t>
      </w:r>
      <w:r>
        <w:rPr>
          <w:rFonts w:hint="eastAsia" w:ascii="仿宋" w:hAnsi="仿宋" w:eastAsia="仿宋" w:cs="仿宋"/>
          <w:lang w:eastAsia="zh-Hans"/>
        </w:rPr>
        <w:t>互推费用</w:t>
      </w:r>
      <w:r>
        <w:rPr>
          <w:rFonts w:ascii="仿宋" w:hAnsi="仿宋" w:eastAsia="仿宋" w:cs="仿宋"/>
          <w:lang w:eastAsia="zh-Hans"/>
        </w:rPr>
        <w:t>：</w:t>
      </w:r>
      <w:r>
        <w:rPr>
          <w:rFonts w:hint="eastAsia" w:ascii="仿宋" w:hAnsi="仿宋" w:eastAsia="仿宋" w:cs="仿宋"/>
          <w:lang w:eastAsia="zh-Hans"/>
        </w:rPr>
        <w:t>乙方对正在内训</w:t>
      </w:r>
      <w:r>
        <w:rPr>
          <w:rFonts w:ascii="仿宋" w:hAnsi="仿宋" w:eastAsia="仿宋" w:cs="仿宋"/>
          <w:lang w:eastAsia="zh-Hans"/>
        </w:rPr>
        <w:t>/</w:t>
      </w:r>
      <w:r>
        <w:rPr>
          <w:rFonts w:hint="eastAsia" w:ascii="仿宋" w:hAnsi="仿宋" w:eastAsia="仿宋" w:cs="仿宋"/>
          <w:lang w:eastAsia="zh-Hans"/>
        </w:rPr>
        <w:t>咨询服务或已服务过的高维学友企业</w:t>
      </w:r>
      <w:r>
        <w:rPr>
          <w:rFonts w:ascii="仿宋" w:hAnsi="仿宋" w:eastAsia="仿宋" w:cs="仿宋"/>
          <w:lang w:eastAsia="zh-Hans"/>
        </w:rPr>
        <w:t>，</w:t>
      </w:r>
      <w:r>
        <w:rPr>
          <w:rFonts w:hint="eastAsia" w:ascii="仿宋" w:hAnsi="仿宋" w:eastAsia="仿宋" w:cs="仿宋"/>
          <w:lang w:eastAsia="zh-Hans"/>
        </w:rPr>
        <w:t>成功推荐其他</w:t>
      </w:r>
      <w:r>
        <w:rPr>
          <w:rFonts w:ascii="仿宋" w:hAnsi="仿宋" w:eastAsia="仿宋" w:cs="仿宋"/>
          <w:lang w:eastAsia="zh-Hans"/>
        </w:rPr>
        <w:t>课程</w:t>
      </w:r>
      <w:r>
        <w:rPr>
          <w:rFonts w:hint="eastAsia" w:ascii="仿宋" w:hAnsi="仿宋" w:eastAsia="仿宋" w:cs="仿宋"/>
          <w:lang w:eastAsia="zh-Hans"/>
        </w:rPr>
        <w:t>老师的</w:t>
      </w:r>
      <w:r>
        <w:rPr>
          <w:rFonts w:ascii="仿宋" w:hAnsi="仿宋" w:eastAsia="仿宋" w:cs="仿宋"/>
          <w:lang w:eastAsia="zh-Hans"/>
        </w:rPr>
        <w:t>，</w:t>
      </w:r>
      <w:r>
        <w:rPr>
          <w:rFonts w:hint="eastAsia" w:ascii="仿宋" w:hAnsi="仿宋" w:eastAsia="仿宋" w:cs="仿宋"/>
          <w:lang w:eastAsia="zh-Hans"/>
        </w:rPr>
        <w:t>被推荐老师所给予的推荐费用</w:t>
      </w:r>
      <w:r>
        <w:rPr>
          <w:rFonts w:ascii="仿宋" w:hAnsi="仿宋" w:eastAsia="仿宋" w:cs="仿宋"/>
          <w:lang w:eastAsia="zh-Hans"/>
        </w:rPr>
        <w:t>，</w:t>
      </w:r>
      <w:r>
        <w:rPr>
          <w:rFonts w:hint="eastAsia" w:ascii="仿宋" w:hAnsi="仿宋" w:eastAsia="仿宋" w:cs="仿宋"/>
          <w:lang w:eastAsia="zh-Hans"/>
        </w:rPr>
        <w:t>将由甲乙双方进行</w:t>
      </w:r>
      <w:r>
        <w:rPr>
          <w:rFonts w:ascii="仿宋" w:hAnsi="仿宋" w:eastAsia="仿宋" w:cs="仿宋"/>
          <w:lang w:eastAsia="zh-Hans"/>
        </w:rPr>
        <w:t>50%：50%</w:t>
      </w:r>
      <w:r>
        <w:rPr>
          <w:rFonts w:hint="eastAsia" w:ascii="仿宋" w:hAnsi="仿宋" w:eastAsia="仿宋" w:cs="仿宋"/>
          <w:lang w:eastAsia="zh-Hans"/>
        </w:rPr>
        <w:t>均分</w:t>
      </w:r>
      <w:r>
        <w:rPr>
          <w:rFonts w:ascii="仿宋" w:hAnsi="仿宋" w:eastAsia="仿宋" w:cs="仿宋"/>
          <w:lang w:eastAsia="zh-Hans"/>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ascii="仿宋" w:hAnsi="仿宋" w:eastAsia="仿宋" w:cs="仿宋"/>
          <w:lang w:eastAsia="zh-TW"/>
        </w:rPr>
        <w:t xml:space="preserve">6 </w:t>
      </w:r>
      <w:r>
        <w:rPr>
          <w:rFonts w:ascii="仿宋" w:hAnsi="仿宋" w:eastAsia="仿宋" w:cs="仿宋"/>
          <w:lang w:val="zh-TW" w:eastAsia="zh-TW"/>
        </w:rPr>
        <w:t>甲乙双方以银行转账的方式向对方支付本合同议定金额款项；</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ascii="仿宋" w:hAnsi="仿宋" w:eastAsia="仿宋" w:cs="仿宋"/>
          <w:lang w:eastAsia="zh-TW"/>
        </w:rPr>
        <w:t xml:space="preserve">7 </w:t>
      </w:r>
      <w:r>
        <w:rPr>
          <w:rFonts w:ascii="仿宋" w:hAnsi="仿宋" w:eastAsia="仿宋" w:cs="仿宋"/>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Pr>
          <w:rFonts w:ascii="仿宋" w:hAnsi="仿宋" w:eastAsia="仿宋" w:cs="仿宋"/>
        </w:rPr>
        <w:t>5</w:t>
      </w:r>
      <w:r>
        <w:rPr>
          <w:rFonts w:ascii="仿宋" w:hAnsi="仿宋" w:eastAsia="仿宋" w:cs="仿宋"/>
          <w:lang w:val="zh-TW" w:eastAsia="zh-TW"/>
        </w:rPr>
        <w:t>个工作日内，甲乙双方将费用转到各自指定账号。</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rPr>
      </w:pPr>
      <w:r>
        <w:rPr>
          <w:rFonts w:ascii="仿宋" w:hAnsi="仿宋" w:eastAsia="仿宋" w:cs="仿宋"/>
          <w:sz w:val="24"/>
          <w:szCs w:val="24"/>
        </w:rPr>
        <w:t>3.</w:t>
      </w:r>
      <w:r>
        <w:rPr>
          <w:rFonts w:hint="default" w:ascii="仿宋" w:hAnsi="仿宋" w:eastAsia="仿宋" w:cs="仿宋"/>
          <w:sz w:val="24"/>
          <w:szCs w:val="24"/>
        </w:rPr>
        <w:t xml:space="preserve">8 </w:t>
      </w:r>
      <w:r>
        <w:rPr>
          <w:rFonts w:ascii="仿宋" w:hAnsi="仿宋" w:eastAsia="仿宋" w:cs="仿宋"/>
          <w:sz w:val="24"/>
          <w:szCs w:val="24"/>
          <w:lang w:val="zh-TW" w:eastAsia="zh-TW"/>
        </w:rPr>
        <w:t>双方指定收款账户资料及开票信息：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 xml:space="preserve">甲方开户名： 高维信息技术（深圳）有限公司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 xml:space="preserve">开户银行：  招商银行股份有限公司深圳深圳湾支行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hint="default" w:ascii="仿宋" w:hAnsi="仿宋" w:eastAsia="仿宋" w:cs="仿宋"/>
          <w:sz w:val="24"/>
          <w:szCs w:val="24"/>
        </w:rPr>
      </w:pPr>
      <w:r>
        <w:rPr>
          <w:rFonts w:ascii="仿宋" w:hAnsi="仿宋" w:eastAsia="仿宋" w:cs="仿宋"/>
          <w:sz w:val="24"/>
          <w:szCs w:val="24"/>
          <w:lang w:val="zh-TW" w:eastAsia="zh-TW"/>
        </w:rPr>
        <w:t xml:space="preserve">银行帐号：  </w:t>
      </w:r>
      <w:r>
        <w:rPr>
          <w:rFonts w:ascii="仿宋" w:hAnsi="仿宋" w:eastAsia="仿宋" w:cs="仿宋"/>
          <w:sz w:val="24"/>
          <w:szCs w:val="24"/>
        </w:rPr>
        <w:t xml:space="preserve">755926310510802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hint="default" w:ascii="仿宋" w:hAnsi="仿宋" w:eastAsia="仿宋" w:cs="仿宋"/>
          <w:sz w:val="24"/>
          <w:szCs w:val="24"/>
          <w:u w:val="single"/>
        </w:rPr>
      </w:pPr>
      <w:r>
        <w:rPr>
          <w:rFonts w:ascii="仿宋" w:hAnsi="仿宋" w:eastAsia="仿宋" w:cs="仿宋"/>
          <w:sz w:val="24"/>
          <w:szCs w:val="24"/>
        </w:rPr>
        <w:t xml:space="preserve">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ascii="仿宋" w:hAnsi="仿宋" w:eastAsia="仿宋" w:cs="仿宋"/>
          <w:sz w:val="24"/>
          <w:szCs w:val="24"/>
          <w:lang w:val="zh-TW" w:eastAsia="zh-TW"/>
        </w:rPr>
        <w:t xml:space="preserve">乙方开户名：余章荣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ascii="仿宋" w:hAnsi="仿宋" w:eastAsia="仿宋" w:cs="仿宋"/>
          <w:sz w:val="24"/>
          <w:szCs w:val="24"/>
          <w:lang w:val="zh-TW" w:eastAsia="zh-TW"/>
        </w:rPr>
        <w:t>开户银行：中国建设银行股份有限公司天津滨海第一支行开户行</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ascii="仿宋" w:hAnsi="仿宋" w:eastAsia="仿宋" w:cs="仿宋"/>
          <w:sz w:val="24"/>
          <w:szCs w:val="24"/>
          <w:lang w:val="zh-TW" w:eastAsia="zh-TW"/>
        </w:rPr>
        <w:t>银行帐号：6227000064725117757</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hint="default" w:ascii="仿宋" w:hAnsi="仿宋" w:eastAsia="仿宋" w:cs="仿宋"/>
          <w:sz w:val="24"/>
          <w:szCs w:val="24"/>
          <w:lang w:val="zh-TW" w:eastAsia="zh-TW"/>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甲方开票信息：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名称：高维信息技术（深圳）有限公司</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lang w:val="zh-TW" w:eastAsia="zh-TW"/>
        </w:rPr>
        <w:t>税号：</w:t>
      </w:r>
      <w:r>
        <w:rPr>
          <w:rFonts w:ascii="仿宋" w:hAnsi="仿宋" w:eastAsia="仿宋" w:cs="仿宋"/>
          <w:sz w:val="24"/>
          <w:szCs w:val="24"/>
        </w:rPr>
        <w:t>9144 0300 3427 0847 12</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开户银行：招商银行股份有限公司深圳深圳湾支行</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ascii="仿宋" w:hAnsi="仿宋" w:eastAsia="仿宋" w:cs="仿宋"/>
          <w:sz w:val="24"/>
          <w:szCs w:val="24"/>
          <w:lang w:val="zh-TW" w:eastAsia="zh-TW"/>
        </w:rPr>
        <w:t>银行账户：</w:t>
      </w:r>
      <w:r>
        <w:rPr>
          <w:rFonts w:ascii="仿宋" w:hAnsi="仿宋" w:eastAsia="仿宋" w:cs="仿宋"/>
          <w:sz w:val="24"/>
          <w:szCs w:val="24"/>
        </w:rPr>
        <w:t>7559 2631 0510 802</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p>
    <w:p>
      <w:pPr>
        <w:pStyle w:val="4"/>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知识产权与保密</w:t>
      </w:r>
      <w:bookmarkStart w:id="2" w:name="OLE_LINK4"/>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rPr>
        <w:t>4</w:t>
      </w:r>
      <w:r>
        <w:rPr>
          <w:rFonts w:ascii="仿宋" w:hAnsi="仿宋" w:eastAsia="仿宋" w:cs="仿宋"/>
          <w:sz w:val="24"/>
          <w:szCs w:val="24"/>
        </w:rPr>
        <w:t>.1</w:t>
      </w:r>
      <w:r>
        <w:rPr>
          <w:rFonts w:ascii="仿宋" w:hAnsi="仿宋" w:eastAsia="仿宋" w:cs="仿宋"/>
          <w:sz w:val="24"/>
          <w:szCs w:val="24"/>
          <w:lang w:val="zh-TW" w:eastAsia="zh-TW"/>
        </w:rPr>
        <w: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完成或创作的知识产权进行登记或注册后由该方所有，另一方可取得长期的使用权，</w:t>
      </w:r>
      <w:bookmarkEnd w:id="2"/>
      <w:r>
        <w:rPr>
          <w:rFonts w:ascii="仿宋" w:hAnsi="仿宋" w:eastAsia="仿宋" w:cs="仿宋"/>
          <w:sz w:val="24"/>
          <w:szCs w:val="24"/>
          <w:lang w:val="zh-TW" w:eastAsia="zh-TW"/>
        </w:rPr>
        <w:t>具体权利义务如有需要由甲乙双方另行作书面协议约定。</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.1.1</w:t>
      </w:r>
      <w:r>
        <w:rPr>
          <w:rFonts w:ascii="仿宋" w:hAnsi="仿宋" w:eastAsia="仿宋" w:cs="仿宋"/>
          <w:sz w:val="24"/>
          <w:szCs w:val="24"/>
          <w:lang w:val="zh-TW" w:eastAsia="zh-TW"/>
        </w:rPr>
        <w:t>课程课件：</w:t>
      </w:r>
      <w:r>
        <w:rPr>
          <w:rFonts w:ascii="仿宋" w:hAnsi="仿宋" w:eastAsia="仿宋" w:cs="仿宋"/>
          <w:sz w:val="24"/>
          <w:szCs w:val="24"/>
          <w:lang w:eastAsia="zh-Hans"/>
        </w:rPr>
        <w:t>甲乙双方共同开发合作课题的公开课课程</w:t>
      </w:r>
      <w:r>
        <w:rPr>
          <w:rFonts w:hint="default" w:ascii="仿宋" w:hAnsi="仿宋" w:eastAsia="仿宋" w:cs="仿宋"/>
          <w:sz w:val="24"/>
          <w:szCs w:val="24"/>
          <w:lang w:eastAsia="zh-Hans"/>
        </w:rPr>
        <w:t>，</w:t>
      </w:r>
      <w:r>
        <w:rPr>
          <w:rFonts w:ascii="仿宋" w:hAnsi="仿宋" w:eastAsia="仿宋" w:cs="仿宋"/>
          <w:sz w:val="24"/>
          <w:szCs w:val="24"/>
          <w:lang w:eastAsia="zh-Hans"/>
        </w:rPr>
        <w:t>课程</w:t>
      </w:r>
      <w:r>
        <w:rPr>
          <w:rFonts w:ascii="仿宋" w:hAnsi="仿宋" w:eastAsia="仿宋" w:cs="仿宋"/>
          <w:sz w:val="24"/>
          <w:szCs w:val="24"/>
          <w:lang w:val="zh-TW" w:eastAsia="zh-TW"/>
        </w:rPr>
        <w:t>课</w:t>
      </w:r>
      <w:r>
        <w:rPr>
          <w:rFonts w:ascii="仿宋" w:hAnsi="仿宋" w:eastAsia="仿宋" w:cs="仿宋"/>
          <w:sz w:val="24"/>
          <w:szCs w:val="24"/>
          <w:lang w:eastAsia="zh-Hans"/>
        </w:rPr>
        <w:t>件</w:t>
      </w:r>
      <w:r>
        <w:rPr>
          <w:rFonts w:ascii="仿宋" w:hAnsi="仿宋" w:eastAsia="仿宋" w:cs="仿宋"/>
          <w:sz w:val="24"/>
          <w:szCs w:val="24"/>
          <w:lang w:val="zh-TW" w:eastAsia="zh-TW"/>
        </w:rPr>
        <w:t>著作权为</w:t>
      </w:r>
      <w:r>
        <w:rPr>
          <w:rFonts w:ascii="仿宋" w:hAnsi="仿宋" w:eastAsia="仿宋" w:cs="仿宋"/>
          <w:sz w:val="24"/>
          <w:szCs w:val="24"/>
          <w:lang w:eastAsia="zh-Hans"/>
        </w:rPr>
        <w:t>甲乙双方共有</w:t>
      </w:r>
      <w:r>
        <w:rPr>
          <w:rFonts w:hint="default" w:ascii="仿宋" w:hAnsi="仿宋" w:eastAsia="仿宋" w:cs="仿宋"/>
          <w:sz w:val="24"/>
          <w:szCs w:val="24"/>
          <w:lang w:eastAsia="zh-Hans"/>
        </w:rPr>
        <w:t>。</w:t>
      </w:r>
      <w:r>
        <w:rPr>
          <w:rFonts w:ascii="仿宋" w:hAnsi="仿宋" w:eastAsia="仿宋" w:cs="仿宋"/>
          <w:sz w:val="24"/>
          <w:szCs w:val="24"/>
          <w:lang w:val="zh-TW" w:eastAsia="zh-TW"/>
        </w:rPr>
        <w:t>甲方提供登记服务，负责登记过程中产生的费用。</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rPr>
        <w:t>A</w:t>
      </w:r>
      <w:r>
        <w:rPr>
          <w:rFonts w:ascii="仿宋" w:hAnsi="仿宋" w:eastAsia="仿宋" w:cs="仿宋"/>
          <w:sz w:val="24"/>
          <w:szCs w:val="24"/>
          <w:lang w:val="zh-TW" w:eastAsia="zh-TW"/>
        </w:rPr>
        <w:t>．乙方授权给甲方在合作期限内使用课程课件的权利</w:t>
      </w:r>
      <w:r>
        <w:rPr>
          <w:rFonts w:ascii="仿宋" w:hAnsi="仿宋" w:eastAsia="仿宋" w:cs="仿宋"/>
          <w:sz w:val="24"/>
          <w:szCs w:val="24"/>
          <w:lang w:eastAsia="zh-TW"/>
        </w:rPr>
        <w:t>，</w:t>
      </w:r>
      <w:r>
        <w:rPr>
          <w:rFonts w:ascii="仿宋" w:hAnsi="仿宋" w:eastAsia="仿宋" w:cs="仿宋"/>
          <w:sz w:val="24"/>
          <w:szCs w:val="24"/>
          <w:lang w:eastAsia="zh-Hans"/>
        </w:rPr>
        <w:t>除另有约定</w:t>
      </w:r>
      <w:r>
        <w:rPr>
          <w:rFonts w:hint="default" w:ascii="仿宋" w:hAnsi="仿宋" w:eastAsia="仿宋" w:cs="仿宋"/>
          <w:sz w:val="24"/>
          <w:szCs w:val="24"/>
          <w:lang w:eastAsia="zh-Hans"/>
        </w:rPr>
        <w:t>，</w:t>
      </w:r>
      <w:r>
        <w:rPr>
          <w:rFonts w:ascii="仿宋" w:hAnsi="仿宋" w:eastAsia="仿宋" w:cs="仿宋"/>
          <w:sz w:val="24"/>
          <w:szCs w:val="24"/>
          <w:lang w:eastAsia="zh-Hans"/>
        </w:rPr>
        <w:t>乙方应保证</w:t>
      </w:r>
      <w:r>
        <w:rPr>
          <w:rFonts w:ascii="仿宋" w:hAnsi="仿宋" w:eastAsia="仿宋" w:cs="仿宋"/>
          <w:sz w:val="24"/>
          <w:szCs w:val="24"/>
          <w:lang w:val="zh-TW" w:eastAsia="zh-TW"/>
        </w:rPr>
        <w:t>课程限定在甲方使用，</w:t>
      </w:r>
      <w:r>
        <w:rPr>
          <w:rFonts w:ascii="仿宋" w:hAnsi="仿宋" w:eastAsia="仿宋" w:cs="仿宋"/>
          <w:sz w:val="24"/>
          <w:szCs w:val="24"/>
          <w:lang w:eastAsia="zh-Hans"/>
        </w:rPr>
        <w:t>并</w:t>
      </w:r>
      <w:r>
        <w:rPr>
          <w:rFonts w:ascii="仿宋" w:hAnsi="仿宋" w:eastAsia="仿宋" w:cs="仿宋"/>
          <w:sz w:val="24"/>
          <w:szCs w:val="24"/>
          <w:lang w:val="zh-TW" w:eastAsia="zh-TW"/>
        </w:rPr>
        <w:t>确保课程</w:t>
      </w:r>
      <w:r>
        <w:rPr>
          <w:rFonts w:ascii="仿宋" w:hAnsi="仿宋" w:eastAsia="仿宋" w:cs="仿宋"/>
          <w:sz w:val="24"/>
          <w:szCs w:val="24"/>
          <w:lang w:eastAsia="zh-Hans"/>
        </w:rPr>
        <w:t>内容无第三方知识产权纠纷</w:t>
      </w:r>
      <w:r>
        <w:rPr>
          <w:rFonts w:hint="default" w:ascii="仿宋" w:hAnsi="仿宋" w:eastAsia="仿宋" w:cs="仿宋"/>
          <w:sz w:val="24"/>
          <w:szCs w:val="24"/>
          <w:lang w:eastAsia="zh-Hans"/>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B</w:t>
      </w:r>
      <w:r>
        <w:rPr>
          <w:rFonts w:ascii="仿宋" w:hAnsi="仿宋" w:eastAsia="仿宋" w:cs="仿宋"/>
          <w:sz w:val="24"/>
          <w:szCs w:val="24"/>
          <w:lang w:val="zh-TW" w:eastAsia="zh-TW"/>
        </w:rPr>
        <w:t>．为了宣传推广及促进营销的目的，甲方可自行或与第三方在网站、媒体（包括但不限于网站、电视、出版物、印刷品及广告板等）上发布授权作品。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ascii="仿宋" w:hAnsi="仿宋" w:eastAsia="仿宋" w:cs="仿宋"/>
          <w:sz w:val="24"/>
          <w:szCs w:val="24"/>
        </w:rPr>
        <w:t>C</w:t>
      </w:r>
      <w:r>
        <w:rPr>
          <w:rFonts w:ascii="仿宋" w:hAnsi="仿宋" w:eastAsia="仿宋" w:cs="仿宋"/>
          <w:sz w:val="24"/>
          <w:szCs w:val="24"/>
          <w:lang w:val="zh-TW" w:eastAsia="zh-TW"/>
        </w:rPr>
        <w:t>．课程产生的所有衍生服务、产品等，优先与甲方进行合作。</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.1.2</w:t>
      </w:r>
      <w:r>
        <w:rPr>
          <w:rFonts w:ascii="仿宋" w:hAnsi="仿宋" w:eastAsia="仿宋" w:cs="仿宋"/>
          <w:sz w:val="24"/>
          <w:szCs w:val="24"/>
          <w:lang w:val="zh-TW" w:eastAsia="zh-TW"/>
        </w:rPr>
        <w:t>书籍：</w:t>
      </w:r>
      <w:r>
        <w:rPr>
          <w:rFonts w:ascii="仿宋" w:hAnsi="仿宋" w:eastAsia="仿宋" w:cs="仿宋"/>
          <w:sz w:val="24"/>
          <w:szCs w:val="24"/>
          <w:lang w:eastAsia="zh-Hans"/>
        </w:rPr>
        <w:t>甲乙双方基于共同开发合作课题而衍生出版的书籍</w:t>
      </w:r>
      <w:r>
        <w:rPr>
          <w:rFonts w:hint="default" w:ascii="仿宋" w:hAnsi="仿宋" w:eastAsia="仿宋" w:cs="仿宋"/>
          <w:sz w:val="24"/>
          <w:szCs w:val="24"/>
          <w:lang w:eastAsia="zh-Hans"/>
        </w:rPr>
        <w:t>，</w:t>
      </w:r>
      <w:r>
        <w:rPr>
          <w:rFonts w:ascii="仿宋" w:hAnsi="仿宋" w:eastAsia="仿宋" w:cs="仿宋"/>
          <w:sz w:val="24"/>
          <w:szCs w:val="24"/>
          <w:lang w:eastAsia="zh-Hans"/>
        </w:rPr>
        <w:t>书籍</w:t>
      </w:r>
      <w:r>
        <w:rPr>
          <w:rFonts w:ascii="仿宋" w:hAnsi="仿宋" w:eastAsia="仿宋" w:cs="仿宋"/>
          <w:sz w:val="24"/>
          <w:szCs w:val="24"/>
          <w:lang w:val="zh-TW" w:eastAsia="zh-TW"/>
        </w:rPr>
        <w:t>著作权为</w:t>
      </w:r>
      <w:r>
        <w:rPr>
          <w:rFonts w:ascii="仿宋" w:hAnsi="仿宋" w:eastAsia="仿宋" w:cs="仿宋"/>
          <w:sz w:val="24"/>
          <w:szCs w:val="24"/>
          <w:lang w:eastAsia="zh-Hans"/>
        </w:rPr>
        <w:t>甲乙双方共有</w:t>
      </w:r>
      <w:r>
        <w:rPr>
          <w:rFonts w:hint="default" w:ascii="仿宋" w:hAnsi="仿宋" w:eastAsia="仿宋" w:cs="仿宋"/>
          <w:sz w:val="24"/>
          <w:szCs w:val="24"/>
          <w:lang w:eastAsia="zh-Hans"/>
        </w:rPr>
        <w:t>，</w:t>
      </w:r>
      <w:r>
        <w:rPr>
          <w:rFonts w:ascii="仿宋" w:hAnsi="仿宋" w:eastAsia="仿宋" w:cs="仿宋"/>
          <w:sz w:val="24"/>
          <w:szCs w:val="24"/>
          <w:lang w:eastAsia="zh-Hans"/>
        </w:rPr>
        <w:t>书籍作者为课题导师</w:t>
      </w:r>
      <w:r>
        <w:rPr>
          <w:rFonts w:hint="default" w:ascii="仿宋" w:hAnsi="仿宋" w:eastAsia="仿宋" w:cs="仿宋"/>
          <w:sz w:val="24"/>
          <w:szCs w:val="24"/>
          <w:lang w:eastAsia="zh-Hans"/>
        </w:rPr>
        <w:t>（</w:t>
      </w:r>
      <w:r>
        <w:rPr>
          <w:rFonts w:ascii="仿宋" w:hAnsi="仿宋" w:eastAsia="仿宋" w:cs="仿宋"/>
          <w:sz w:val="24"/>
          <w:szCs w:val="24"/>
          <w:lang w:eastAsia="zh-Hans"/>
        </w:rPr>
        <w:t>乙方</w:t>
      </w:r>
      <w:r>
        <w:rPr>
          <w:rFonts w:hint="default" w:ascii="仿宋" w:hAnsi="仿宋" w:eastAsia="仿宋" w:cs="仿宋"/>
          <w:sz w:val="24"/>
          <w:szCs w:val="24"/>
          <w:lang w:eastAsia="zh-Hans"/>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A</w:t>
      </w:r>
      <w:r>
        <w:rPr>
          <w:rFonts w:ascii="仿宋" w:hAnsi="仿宋" w:eastAsia="仿宋" w:cs="仿宋"/>
          <w:sz w:val="24"/>
          <w:szCs w:val="24"/>
          <w:lang w:val="zh-TW" w:eastAsia="zh-TW"/>
        </w:rPr>
        <w:t>．甲方协助乙方做好书籍出版的定位、规划、出版社对接及上市推广；</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B</w:t>
      </w:r>
      <w:r>
        <w:rPr>
          <w:rFonts w:ascii="仿宋" w:hAnsi="仿宋" w:eastAsia="仿宋" w:cs="仿宋"/>
          <w:sz w:val="24"/>
          <w:szCs w:val="24"/>
          <w:lang w:val="zh-TW" w:eastAsia="zh-TW"/>
        </w:rPr>
        <w:t>．</w:t>
      </w:r>
      <w:r>
        <w:rPr>
          <w:rFonts w:ascii="仿宋" w:hAnsi="仿宋" w:eastAsia="仿宋" w:cs="仿宋"/>
          <w:sz w:val="24"/>
          <w:szCs w:val="24"/>
          <w:lang w:eastAsia="zh-Hans"/>
        </w:rPr>
        <w:t>甲</w:t>
      </w:r>
      <w:r>
        <w:rPr>
          <w:rFonts w:ascii="仿宋" w:hAnsi="仿宋" w:eastAsia="仿宋" w:cs="仿宋"/>
          <w:sz w:val="24"/>
          <w:szCs w:val="24"/>
          <w:lang w:val="zh-TW" w:eastAsia="zh-TW"/>
        </w:rPr>
        <w:t>方</w:t>
      </w:r>
      <w:r>
        <w:rPr>
          <w:rFonts w:ascii="仿宋" w:hAnsi="仿宋" w:eastAsia="仿宋" w:cs="仿宋"/>
          <w:sz w:val="24"/>
          <w:szCs w:val="24"/>
          <w:lang w:eastAsia="zh-Hans"/>
        </w:rPr>
        <w:t>负责</w:t>
      </w:r>
      <w:r>
        <w:rPr>
          <w:rFonts w:ascii="仿宋" w:hAnsi="仿宋" w:eastAsia="仿宋" w:cs="仿宋"/>
          <w:sz w:val="24"/>
          <w:szCs w:val="24"/>
          <w:lang w:val="zh-TW" w:eastAsia="zh-TW"/>
        </w:rPr>
        <w:t>承担出版费用，书的版税所得</w:t>
      </w:r>
      <w:r>
        <w:rPr>
          <w:rFonts w:ascii="仿宋" w:hAnsi="仿宋" w:eastAsia="仿宋" w:cs="仿宋"/>
          <w:sz w:val="24"/>
          <w:szCs w:val="24"/>
        </w:rPr>
        <w:t>100%</w:t>
      </w:r>
      <w:r>
        <w:rPr>
          <w:rFonts w:ascii="仿宋" w:hAnsi="仿宋" w:eastAsia="仿宋" w:cs="仿宋"/>
          <w:sz w:val="24"/>
          <w:szCs w:val="24"/>
          <w:lang w:val="zh-TW" w:eastAsia="zh-TW"/>
        </w:rPr>
        <w:t>归乙方所有；</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C</w:t>
      </w:r>
      <w:r>
        <w:rPr>
          <w:rFonts w:ascii="仿宋" w:hAnsi="仿宋" w:eastAsia="仿宋" w:cs="仿宋"/>
          <w:sz w:val="24"/>
          <w:szCs w:val="24"/>
          <w:lang w:val="zh-TW" w:eastAsia="zh-TW"/>
        </w:rPr>
        <w:t>．乙方应确保甲方享有书籍宣传、推广、使用的优先权。</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.1.3</w:t>
      </w:r>
      <w:r>
        <w:rPr>
          <w:rFonts w:ascii="仿宋" w:hAnsi="仿宋" w:eastAsia="仿宋" w:cs="仿宋"/>
          <w:sz w:val="24"/>
          <w:szCs w:val="24"/>
          <w:lang w:val="zh-TW" w:eastAsia="zh-TW"/>
        </w:rPr>
        <w:t>线上课：甲方协助乙方开发合作</w:t>
      </w:r>
      <w:r>
        <w:rPr>
          <w:rFonts w:ascii="仿宋" w:hAnsi="仿宋" w:eastAsia="仿宋" w:cs="仿宋"/>
          <w:sz w:val="24"/>
          <w:szCs w:val="24"/>
          <w:lang w:eastAsia="zh-TW"/>
        </w:rPr>
        <w:t>课程</w:t>
      </w:r>
      <w:r>
        <w:rPr>
          <w:rFonts w:ascii="仿宋" w:hAnsi="仿宋" w:eastAsia="仿宋" w:cs="仿宋"/>
          <w:sz w:val="24"/>
          <w:szCs w:val="24"/>
          <w:lang w:val="zh-TW" w:eastAsia="zh-TW"/>
        </w:rPr>
        <w:t>的线上课，著作权归甲乙双方共有。甲方提供登记服务，负责登记过程中产生的费用。</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A</w:t>
      </w:r>
      <w:r>
        <w:rPr>
          <w:rFonts w:ascii="仿宋" w:hAnsi="仿宋" w:eastAsia="仿宋" w:cs="仿宋"/>
          <w:sz w:val="24"/>
          <w:szCs w:val="24"/>
          <w:lang w:val="zh-TW" w:eastAsia="zh-TW"/>
        </w:rPr>
        <w:t>．乙方授权线上课在甲方相关平台售卖；</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B</w:t>
      </w:r>
      <w:r>
        <w:rPr>
          <w:rFonts w:ascii="仿宋" w:hAnsi="仿宋" w:eastAsia="仿宋" w:cs="仿宋"/>
          <w:sz w:val="24"/>
          <w:szCs w:val="24"/>
          <w:lang w:val="zh-TW" w:eastAsia="zh-TW"/>
        </w:rPr>
        <w:t>．乙方应确保线上课在甲方的唯一性；</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C</w:t>
      </w:r>
      <w:r>
        <w:rPr>
          <w:rFonts w:ascii="仿宋" w:hAnsi="仿宋" w:eastAsia="仿宋" w:cs="仿宋"/>
          <w:sz w:val="24"/>
          <w:szCs w:val="24"/>
          <w:lang w:val="zh-TW" w:eastAsia="zh-TW"/>
        </w:rPr>
        <w:t>．乙方与其他平台合作使用到与甲方合作的线上课，需注明高维学堂共同出品。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.2</w:t>
      </w:r>
      <w:r>
        <w:rPr>
          <w:rFonts w:ascii="仿宋" w:hAnsi="仿宋" w:eastAsia="仿宋" w:cs="仿宋"/>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.3</w:t>
      </w:r>
      <w:r>
        <w:rPr>
          <w:rFonts w:ascii="仿宋" w:hAnsi="仿宋" w:eastAsia="仿宋" w:cs="仿宋"/>
          <w:sz w:val="24"/>
          <w:szCs w:val="24"/>
          <w:lang w:val="zh-TW" w:eastAsia="zh-TW"/>
        </w:rPr>
        <w:t>以下信息不属于保密资料：</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 xml:space="preserve">.3.1 </w:t>
      </w:r>
      <w:r>
        <w:rPr>
          <w:rFonts w:ascii="仿宋" w:hAnsi="仿宋" w:eastAsia="仿宋" w:cs="仿宋"/>
          <w:sz w:val="24"/>
          <w:szCs w:val="24"/>
          <w:lang w:val="zh-TW" w:eastAsia="zh-TW"/>
        </w:rPr>
        <w:t>已公开的与本项目有关的信息。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 xml:space="preserve">.3.2 </w:t>
      </w:r>
      <w:r>
        <w:rPr>
          <w:rFonts w:ascii="仿宋" w:hAnsi="仿宋" w:eastAsia="仿宋" w:cs="仿宋"/>
          <w:sz w:val="24"/>
          <w:szCs w:val="24"/>
          <w:lang w:val="zh-TW" w:eastAsia="zh-TW"/>
        </w:rPr>
        <w:t>并非由甲方披露的信息。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hint="default" w:ascii="仿宋" w:hAnsi="仿宋" w:eastAsia="仿宋" w:cs="仿宋"/>
          <w:b/>
          <w:bCs/>
          <w:sz w:val="24"/>
          <w:szCs w:val="24"/>
          <w:lang w:val="zh-TW" w:eastAsia="zh-TW"/>
        </w:rPr>
      </w:pPr>
    </w:p>
    <w:p>
      <w:pPr>
        <w:pStyle w:val="4"/>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协议解除与违约责任</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.1</w:t>
      </w:r>
      <w:r>
        <w:rPr>
          <w:rFonts w:ascii="仿宋" w:hAnsi="仿宋" w:eastAsia="仿宋" w:cs="仿宋"/>
          <w:sz w:val="24"/>
          <w:szCs w:val="24"/>
          <w:lang w:val="zh-TW" w:eastAsia="zh-TW"/>
        </w:rPr>
        <w:t>如发生以下情形，则本合同任一方均有权行使合同解除权：</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.1.1一方发出书面通知告知另一方主张解除合同且另一方在接收通知之日起15日内书面同意解除则视为双方达成合同解除的合意。</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.1.2本合同履行期间一方作出严重违约行为三次及以上。</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.1.3本合同履行期间一方作出根本违约行为。</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.1.4导致本合同项下所有合作项目均无法开展的不可抗力情形持续六个月及以上的合同解除情形。</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.2严重违约行为包括：</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.2.1本合同履行期间，一方发生本合同项下违约行为，另一方通过书面方式要求其纠正但未能纠正累积三次则视为一方严重违约。</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.2.2本合同履行期间，一方逾期履行付款义务超过90日。</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.3根本违约行为包括：</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.3.1甲方未经乙方同意擅自更换本合同项下课程讲师或无正当理由拒绝配合执行本合同项下课程。</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lang w:val="zh-TW" w:eastAsia="zh-TW"/>
        </w:rPr>
        <w:t>.3.2乙方未经甲方同意擅自变更本合同项下课程时间或地点或无正当理由拒绝甲方执行本合同项下课程。</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bookmarkStart w:id="3" w:name="OLE_LINK7"/>
      <w:r>
        <w:rPr>
          <w:rFonts w:hint="default" w:ascii="仿宋" w:hAnsi="仿宋" w:eastAsia="仿宋" w:cs="仿宋"/>
          <w:sz w:val="24"/>
          <w:szCs w:val="24"/>
          <w:lang w:eastAsia="zh-TW"/>
        </w:rPr>
        <w:t>5</w:t>
      </w:r>
      <w:r>
        <w:rPr>
          <w:rFonts w:ascii="仿宋" w:hAnsi="仿宋" w:eastAsia="仿宋" w:cs="仿宋"/>
          <w:sz w:val="24"/>
          <w:szCs w:val="24"/>
          <w:lang w:val="zh-TW" w:eastAsia="zh-TW"/>
        </w:rPr>
        <w:t>.3.3任意一方故意向另一方隐瞒本合同项下任意一项合作或合作款。</w:t>
      </w:r>
      <w:bookmarkEnd w:id="3"/>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.3.4</w:t>
      </w:r>
      <w:r>
        <w:rPr>
          <w:rFonts w:ascii="仿宋" w:hAnsi="仿宋" w:eastAsia="仿宋" w:cs="仿宋"/>
          <w:sz w:val="24"/>
          <w:szCs w:val="24"/>
          <w:lang w:eastAsia="zh-TW"/>
        </w:rPr>
        <w:t xml:space="preserve"> </w:t>
      </w:r>
      <w:r>
        <w:rPr>
          <w:rFonts w:ascii="仿宋" w:hAnsi="仿宋" w:eastAsia="仿宋" w:cs="仿宋"/>
          <w:sz w:val="24"/>
          <w:szCs w:val="24"/>
          <w:lang w:eastAsia="zh-Hans"/>
        </w:rPr>
        <w:t>乙方提供虚假学历</w:t>
      </w:r>
      <w:r>
        <w:rPr>
          <w:rFonts w:hint="default" w:ascii="仿宋" w:hAnsi="仿宋" w:eastAsia="仿宋" w:cs="仿宋"/>
          <w:sz w:val="24"/>
          <w:szCs w:val="24"/>
          <w:lang w:eastAsia="zh-Hans"/>
        </w:rPr>
        <w:t>、</w:t>
      </w:r>
      <w:r>
        <w:rPr>
          <w:rFonts w:ascii="仿宋" w:hAnsi="仿宋" w:eastAsia="仿宋" w:cs="仿宋"/>
          <w:sz w:val="24"/>
          <w:szCs w:val="24"/>
          <w:lang w:eastAsia="zh-Hans"/>
        </w:rPr>
        <w:t>资质</w:t>
      </w:r>
      <w:r>
        <w:rPr>
          <w:rFonts w:hint="default" w:ascii="仿宋" w:hAnsi="仿宋" w:eastAsia="仿宋" w:cs="仿宋"/>
          <w:sz w:val="24"/>
          <w:szCs w:val="24"/>
          <w:lang w:eastAsia="zh-Hans"/>
        </w:rPr>
        <w:t>、</w:t>
      </w:r>
      <w:r>
        <w:rPr>
          <w:rFonts w:ascii="仿宋" w:hAnsi="仿宋" w:eastAsia="仿宋" w:cs="仿宋"/>
          <w:sz w:val="24"/>
          <w:szCs w:val="24"/>
          <w:lang w:eastAsia="zh-Hans"/>
        </w:rPr>
        <w:t>履历介绍等</w:t>
      </w:r>
      <w:r>
        <w:rPr>
          <w:rFonts w:hint="default" w:ascii="仿宋" w:hAnsi="仿宋" w:eastAsia="仿宋" w:cs="仿宋"/>
          <w:sz w:val="24"/>
          <w:szCs w:val="24"/>
          <w:lang w:eastAsia="zh-Hans"/>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eastAsia="zh-Hans"/>
        </w:rPr>
        <w:t>.</w:t>
      </w:r>
      <w:r>
        <w:rPr>
          <w:rFonts w:hint="default" w:ascii="仿宋" w:hAnsi="仿宋" w:eastAsia="仿宋" w:cs="仿宋"/>
          <w:sz w:val="24"/>
          <w:szCs w:val="24"/>
          <w:lang w:eastAsia="zh-Hans"/>
        </w:rPr>
        <w:t>3</w:t>
      </w:r>
      <w:r>
        <w:rPr>
          <w:rFonts w:ascii="仿宋" w:hAnsi="仿宋" w:eastAsia="仿宋" w:cs="仿宋"/>
          <w:sz w:val="24"/>
          <w:szCs w:val="24"/>
          <w:lang w:eastAsia="zh-Hans"/>
        </w:rPr>
        <w:t>.</w:t>
      </w:r>
      <w:r>
        <w:rPr>
          <w:rFonts w:hint="default" w:ascii="仿宋" w:hAnsi="仿宋" w:eastAsia="仿宋" w:cs="仿宋"/>
          <w:sz w:val="24"/>
          <w:szCs w:val="24"/>
          <w:lang w:eastAsia="zh-Hans"/>
        </w:rPr>
        <w:t xml:space="preserve">5 </w:t>
      </w:r>
      <w:r>
        <w:rPr>
          <w:rFonts w:ascii="仿宋" w:hAnsi="仿宋" w:eastAsia="仿宋" w:cs="仿宋"/>
          <w:sz w:val="24"/>
          <w:szCs w:val="24"/>
          <w:lang w:val="zh-TW" w:eastAsia="zh-TW"/>
        </w:rPr>
        <w:t>本合同约定的根本违约情形。</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.4</w:t>
      </w:r>
      <w:r>
        <w:rPr>
          <w:rFonts w:ascii="仿宋" w:hAnsi="仿宋" w:eastAsia="仿宋" w:cs="仿宋"/>
          <w:sz w:val="24"/>
          <w:szCs w:val="24"/>
          <w:lang w:val="zh-TW" w:eastAsia="zh-TW"/>
        </w:rPr>
        <w:t>双方必须根据合同如期支付款项，若无正当理由延迟支付的，无论本合同是否解除，则每延迟一天付款义务人应另一方支付</w:t>
      </w:r>
      <w:r>
        <w:rPr>
          <w:rFonts w:ascii="仿宋" w:hAnsi="仿宋" w:eastAsia="仿宋" w:cs="仿宋"/>
          <w:sz w:val="24"/>
          <w:szCs w:val="24"/>
          <w:u w:val="single"/>
          <w:lang w:val="zh-TW" w:eastAsia="zh-TW"/>
        </w:rPr>
        <w:t>应付金额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作为违约金直至支付完毕之日。</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.5本合同项下违约方除应承担双方约定的赔偿责任外，还应当承担另一方为主张权利支出的诉讼费、律师费、保险费、公证费、差旅费等所有合理开支。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p>
    <w:p>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ascii="仿宋" w:hAnsi="仿宋" w:eastAsia="仿宋" w:cs="仿宋"/>
          <w:b/>
          <w:bCs/>
          <w:lang w:val="zh-TW" w:eastAsia="zh-TW"/>
        </w:rPr>
      </w:pPr>
      <w:r>
        <w:rPr>
          <w:rFonts w:ascii="仿宋" w:hAnsi="仿宋" w:eastAsia="仿宋" w:cs="仿宋"/>
          <w:b/>
          <w:bCs/>
          <w:lang w:val="zh-TW" w:eastAsia="zh-TW"/>
        </w:rPr>
        <w:t>不可抗力</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.1</w:t>
      </w:r>
      <w:r>
        <w:rPr>
          <w:rFonts w:ascii="仿宋" w:hAnsi="仿宋" w:eastAsia="仿宋" w:cs="仿宋"/>
          <w:sz w:val="24"/>
          <w:szCs w:val="24"/>
          <w:lang w:val="zh-TW" w:eastAsia="zh-TW"/>
        </w:rPr>
        <w:t>本合同所指不可抗力包括地震、火灾、台风、水灾、战争、航班管制</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等等。</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.2</w:t>
      </w:r>
      <w:r>
        <w:rPr>
          <w:rFonts w:ascii="仿宋" w:hAnsi="仿宋" w:eastAsia="仿宋" w:cs="仿宋"/>
          <w:sz w:val="24"/>
          <w:szCs w:val="24"/>
          <w:lang w:val="zh-TW" w:eastAsia="zh-TW"/>
        </w:rPr>
        <w:t>由于不可抗力原因导致合同无法继续履行时，无法履行合同的一方应在</w:t>
      </w:r>
      <w:r>
        <w:rPr>
          <w:rFonts w:ascii="仿宋" w:hAnsi="仿宋" w:eastAsia="仿宋" w:cs="仿宋"/>
          <w:sz w:val="24"/>
          <w:szCs w:val="24"/>
        </w:rPr>
        <w:t>2</w:t>
      </w:r>
      <w:r>
        <w:rPr>
          <w:rFonts w:ascii="仿宋" w:hAnsi="仿宋" w:eastAsia="仿宋" w:cs="仿宋"/>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ascii="仿宋" w:hAnsi="仿宋" w:eastAsia="仿宋" w:cs="仿宋"/>
          <w:sz w:val="24"/>
          <w:szCs w:val="24"/>
          <w:u w:val="single"/>
          <w:lang w:val="zh-TW" w:eastAsia="zh-TW"/>
        </w:rPr>
        <w:t>项目金额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作为违约金。如合同终止，甲方根据工作完成情况，与乙方重新协定支付费用。</w:t>
      </w:r>
      <w:r>
        <w:rPr>
          <w:rFonts w:ascii="仿宋" w:hAnsi="仿宋" w:eastAsia="仿宋" w:cs="仿宋"/>
          <w:sz w:val="24"/>
          <w:szCs w:val="24"/>
        </w:rPr>
        <w:t xml:space="preserve">    </w:t>
      </w:r>
    </w:p>
    <w:p>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争议解决</w:t>
      </w:r>
    </w:p>
    <w:p>
      <w:pPr>
        <w:pStyle w:val="13"/>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双方合作过程中如发生争议应先协商解决；协商不成，任何一方有权向原告所在地有管辖权的人民法院提起诉讼。</w:t>
      </w:r>
    </w:p>
    <w:p>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合同附件及其他</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.1 </w:t>
      </w:r>
      <w:r>
        <w:rPr>
          <w:rFonts w:ascii="仿宋" w:hAnsi="仿宋" w:eastAsia="仿宋" w:cs="仿宋"/>
          <w:lang w:val="zh-TW" w:eastAsia="zh-TW"/>
        </w:rPr>
        <w:t>本合同自双方签字并盖章后生效，直至甲乙双方协商一致终止履行合同。</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.2 </w:t>
      </w:r>
      <w:r>
        <w:rPr>
          <w:rFonts w:ascii="仿宋" w:hAnsi="仿宋" w:eastAsia="仿宋" w:cs="仿宋"/>
          <w:lang w:val="zh-TW" w:eastAsia="zh-TW"/>
        </w:rPr>
        <w:t>本合同未尽事宜，经双方协商一致，可以订立书面补充协议或附件，补充协议及附件与本合同具有同等法律效力。</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8</w:t>
      </w:r>
      <w:r>
        <w:rPr>
          <w:rFonts w:ascii="仿宋" w:hAnsi="仿宋" w:eastAsia="仿宋" w:cs="仿宋"/>
          <w:lang w:val="zh-TW" w:eastAsia="zh-TW"/>
        </w:rPr>
        <w:t>.3</w:t>
      </w:r>
      <w:r>
        <w:rPr>
          <w:rFonts w:ascii="仿宋" w:hAnsi="仿宋" w:eastAsia="仿宋" w:cs="仿宋"/>
          <w:lang w:eastAsia="zh-TW"/>
        </w:rPr>
        <w:t xml:space="preserve"> </w:t>
      </w:r>
      <w:r>
        <w:rPr>
          <w:rFonts w:ascii="仿宋" w:hAnsi="仿宋" w:eastAsia="仿宋" w:cs="仿宋"/>
          <w:lang w:val="zh-TW" w:eastAsia="zh-TW"/>
        </w:rPr>
        <w:t>本合同履行过程中，甲乙双方应当根据本合同附件约定的联系方式进行沟通往来，以此方式进行的沟通往来均视为甲乙双方真实意思表示。</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.4 </w:t>
      </w:r>
      <w:r>
        <w:rPr>
          <w:rFonts w:ascii="仿宋" w:hAnsi="仿宋" w:eastAsia="仿宋" w:cs="仿宋"/>
          <w:lang w:val="zh-TW" w:eastAsia="zh-TW"/>
        </w:rPr>
        <w:t>本合同壹式贰份，甲乙双方各执壹份，具有同等法律效力。</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tbl>
      <w:tblPr>
        <w:tblStyle w:val="11"/>
        <w:tblW w:w="9638" w:type="dxa"/>
        <w:tblInd w:w="11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778"/>
        <w:gridCol w:w="48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2889" w:hRule="atLeast"/>
        </w:trPr>
        <w:tc>
          <w:tcPr>
            <w:tcW w:w="477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甲方</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甲方：高维信息技术（深圳）有限公司</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eastAsia" w:ascii="仿宋" w:hAnsi="仿宋" w:eastAsia="仿宋" w:cs="仿宋"/>
                <w:kern w:val="0"/>
                <w:sz w:val="24"/>
                <w:szCs w:val="24"/>
                <w:lang w:val="en-US" w:eastAsia="zh-CN"/>
              </w:rPr>
            </w:pPr>
            <w:r>
              <w:rPr>
                <w:rFonts w:ascii="仿宋" w:hAnsi="仿宋" w:eastAsia="仿宋" w:cs="仿宋"/>
                <w:kern w:val="0"/>
                <w:sz w:val="24"/>
                <w:szCs w:val="24"/>
                <w:lang w:val="zh-TW" w:eastAsia="zh-TW"/>
              </w:rPr>
              <w:t>法定代表人：</w:t>
            </w:r>
            <w:ins w:id="0" w:author="面条君" w:date="2023-08-20T12:09:30Z">
              <w:r>
                <w:rPr>
                  <w:rFonts w:hint="eastAsia" w:ascii="仿宋" w:hAnsi="仿宋" w:eastAsia="仿宋" w:cs="仿宋"/>
                  <w:kern w:val="0"/>
                  <w:sz w:val="24"/>
                  <w:szCs w:val="24"/>
                  <w:lang w:val="en-US" w:eastAsia="zh-CN"/>
                </w:rPr>
                <w:t>林传科</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eastAsia" w:ascii="仿宋" w:hAnsi="仿宋" w:eastAsia="仿宋" w:cs="仿宋"/>
                <w:kern w:val="0"/>
                <w:sz w:val="24"/>
                <w:szCs w:val="24"/>
                <w:lang w:val="en-US" w:eastAsia="zh-CN"/>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 xml:space="preserve">代理人： </w:t>
            </w:r>
            <w:ins w:id="1" w:author="面条君" w:date="2023-08-20T12:09:33Z">
              <w:r>
                <w:rPr>
                  <w:rFonts w:hint="eastAsia" w:ascii="仿宋" w:hAnsi="仿宋" w:eastAsia="仿宋" w:cs="仿宋"/>
                  <w:kern w:val="0"/>
                  <w:sz w:val="24"/>
                  <w:szCs w:val="24"/>
                  <w:lang w:val="en-US" w:eastAsia="zh-CN"/>
                </w:rPr>
                <w:t>方金玉</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 xml:space="preserve">日期： </w:t>
            </w:r>
            <w:del w:id="2" w:author="面条君" w:date="2023-08-20T12:09:37Z">
              <w:r>
                <w:rPr>
                  <w:rFonts w:hint="default" w:ascii="仿宋" w:hAnsi="仿宋" w:eastAsia="仿宋" w:cs="仿宋"/>
                  <w:kern w:val="0"/>
                  <w:sz w:val="24"/>
                  <w:szCs w:val="24"/>
                  <w:lang w:val="en-US" w:eastAsia="zh-TW"/>
                </w:rPr>
                <w:delText xml:space="preserve">   </w:delText>
              </w:r>
            </w:del>
            <w:ins w:id="3" w:author="面条君" w:date="2023-08-20T12:09:37Z">
              <w:r>
                <w:rPr>
                  <w:rFonts w:hint="eastAsia" w:ascii="仿宋" w:hAnsi="仿宋" w:eastAsia="仿宋" w:cs="仿宋"/>
                  <w:kern w:val="0"/>
                  <w:sz w:val="24"/>
                  <w:szCs w:val="24"/>
                  <w:lang w:val="en-US" w:eastAsia="zh-CN"/>
                </w:rPr>
                <w:t>2023</w:t>
              </w:r>
            </w:ins>
            <w:r>
              <w:rPr>
                <w:rFonts w:ascii="仿宋" w:hAnsi="仿宋" w:eastAsia="仿宋" w:cs="仿宋"/>
                <w:kern w:val="0"/>
                <w:sz w:val="24"/>
                <w:szCs w:val="24"/>
                <w:lang w:val="zh-TW" w:eastAsia="zh-TW"/>
              </w:rPr>
              <w:t xml:space="preserve"> </w:t>
            </w:r>
            <w:del w:id="4" w:author="面条君" w:date="2023-08-20T12:09:54Z">
              <w:bookmarkStart w:id="5" w:name="_GoBack"/>
              <w:bookmarkEnd w:id="5"/>
              <w:r>
                <w:rPr>
                  <w:rFonts w:ascii="仿宋" w:hAnsi="仿宋" w:eastAsia="仿宋" w:cs="仿宋"/>
                  <w:kern w:val="0"/>
                  <w:sz w:val="24"/>
                  <w:szCs w:val="24"/>
                  <w:lang w:val="zh-TW" w:eastAsia="zh-TW"/>
                </w:rPr>
                <w:delText xml:space="preserve"> </w:delText>
              </w:r>
            </w:del>
            <w:r>
              <w:rPr>
                <w:rFonts w:ascii="仿宋" w:hAnsi="仿宋" w:eastAsia="仿宋" w:cs="仿宋"/>
                <w:kern w:val="0"/>
                <w:sz w:val="24"/>
                <w:szCs w:val="24"/>
                <w:lang w:val="zh-TW" w:eastAsia="zh-TW"/>
              </w:rPr>
              <w:t xml:space="preserve"> 年  </w:t>
            </w:r>
            <w:del w:id="5" w:author="面条君" w:date="2023-08-20T12:09:42Z">
              <w:r>
                <w:rPr>
                  <w:rFonts w:hint="default" w:ascii="仿宋" w:hAnsi="仿宋" w:eastAsia="仿宋" w:cs="仿宋"/>
                  <w:kern w:val="0"/>
                  <w:sz w:val="24"/>
                  <w:szCs w:val="24"/>
                  <w:lang w:val="en-US" w:eastAsia="zh-TW"/>
                </w:rPr>
                <w:delText xml:space="preserve">  </w:delText>
              </w:r>
            </w:del>
            <w:ins w:id="6" w:author="面条君" w:date="2023-08-20T12:09:42Z">
              <w:r>
                <w:rPr>
                  <w:rFonts w:hint="eastAsia" w:ascii="仿宋" w:hAnsi="仿宋" w:eastAsia="仿宋" w:cs="仿宋"/>
                  <w:kern w:val="0"/>
                  <w:sz w:val="24"/>
                  <w:szCs w:val="24"/>
                  <w:lang w:val="en-US" w:eastAsia="zh-CN"/>
                </w:rPr>
                <w:t>8</w:t>
              </w:r>
            </w:ins>
            <w:r>
              <w:rPr>
                <w:rFonts w:ascii="仿宋" w:hAnsi="仿宋" w:eastAsia="仿宋" w:cs="仿宋"/>
                <w:kern w:val="0"/>
                <w:sz w:val="24"/>
                <w:szCs w:val="24"/>
                <w:lang w:val="zh-TW" w:eastAsia="zh-TW"/>
              </w:rPr>
              <w:t xml:space="preserve">  月  </w:t>
            </w:r>
            <w:del w:id="7" w:author="面条君" w:date="2023-08-20T12:09:46Z">
              <w:r>
                <w:rPr>
                  <w:rFonts w:hint="default" w:ascii="仿宋" w:hAnsi="仿宋" w:eastAsia="仿宋" w:cs="仿宋"/>
                  <w:kern w:val="0"/>
                  <w:sz w:val="24"/>
                  <w:szCs w:val="24"/>
                  <w:lang w:val="en-US" w:eastAsia="zh-TW"/>
                </w:rPr>
                <w:delText xml:space="preserve">  </w:delText>
              </w:r>
            </w:del>
            <w:ins w:id="8" w:author="面条君" w:date="2023-08-20T12:09:46Z">
              <w:r>
                <w:rPr>
                  <w:rFonts w:hint="eastAsia" w:ascii="仿宋" w:hAnsi="仿宋" w:eastAsia="仿宋" w:cs="仿宋"/>
                  <w:kern w:val="0"/>
                  <w:sz w:val="24"/>
                  <w:szCs w:val="24"/>
                  <w:lang w:val="en-US" w:eastAsia="zh-CN"/>
                </w:rPr>
                <w:t>1</w:t>
              </w:r>
            </w:ins>
            <w:ins w:id="9" w:author="面条君" w:date="2023-08-20T12:09:47Z">
              <w:r>
                <w:rPr>
                  <w:rFonts w:hint="eastAsia" w:ascii="仿宋" w:hAnsi="仿宋" w:eastAsia="仿宋" w:cs="仿宋"/>
                  <w:kern w:val="0"/>
                  <w:sz w:val="24"/>
                  <w:szCs w:val="24"/>
                  <w:lang w:val="en-US" w:eastAsia="zh-CN"/>
                </w:rPr>
                <w:t>4</w:t>
              </w:r>
            </w:ins>
            <w:r>
              <w:rPr>
                <w:rFonts w:ascii="仿宋" w:hAnsi="仿宋" w:eastAsia="仿宋" w:cs="仿宋"/>
                <w:kern w:val="0"/>
                <w:sz w:val="24"/>
                <w:szCs w:val="24"/>
                <w:lang w:val="zh-TW" w:eastAsia="zh-TW"/>
              </w:rPr>
              <w:t xml:space="preserve"> 日</w:t>
            </w:r>
          </w:p>
        </w:tc>
        <w:tc>
          <w:tcPr>
            <w:tcW w:w="48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日期：        年      月     日</w:t>
            </w: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hAnsi="仿宋" w:eastAsia="仿宋" w:cs="仿宋"/>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r>
        <w:rPr>
          <w:rFonts w:ascii="仿宋" w:hAnsi="仿宋" w:eastAsia="仿宋" w:cs="仿宋"/>
          <w:lang w:val="zh-TW" w:eastAsia="zh-TW"/>
        </w:rPr>
        <w:t>【以下无正文】</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r>
        <w:rPr>
          <w:rFonts w:ascii="仿宋" w:hAnsi="仿宋" w:eastAsia="仿宋" w:cs="仿宋"/>
          <w:b/>
          <w:bCs/>
          <w:lang w:val="zh-TW" w:eastAsia="zh-TW"/>
        </w:rPr>
        <w:t>附件1：</w:t>
      </w:r>
      <w:r>
        <w:rPr>
          <w:rFonts w:hint="eastAsia" w:ascii="仿宋" w:hAnsi="仿宋" w:eastAsia="仿宋" w:cs="仿宋"/>
          <w:b/>
          <w:bCs/>
          <w:lang w:eastAsia="zh-Hans"/>
        </w:rPr>
        <w:t>老师</w:t>
      </w:r>
      <w:r>
        <w:rPr>
          <w:rFonts w:ascii="仿宋" w:hAnsi="仿宋" w:eastAsia="仿宋" w:cs="仿宋"/>
          <w:b/>
          <w:bCs/>
          <w:lang w:val="zh-TW" w:eastAsia="zh-TW"/>
        </w:rPr>
        <w:t>基本信息及联系方式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u w:color="FF0000"/>
          <w:lang w:val="zh-TW" w:eastAsia="zh-TW"/>
        </w:rPr>
      </w:pPr>
    </w:p>
    <w:tbl>
      <w:tblPr>
        <w:tblStyle w:val="11"/>
        <w:tblW w:w="857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190"/>
        <w:gridCol w:w="2280"/>
        <w:gridCol w:w="2747"/>
        <w:gridCol w:w="23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序号</w:t>
            </w:r>
          </w:p>
        </w:tc>
        <w:tc>
          <w:tcPr>
            <w:tcW w:w="228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项目</w:t>
            </w:r>
          </w:p>
        </w:tc>
        <w:tc>
          <w:tcPr>
            <w:tcW w:w="2747"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具体信息如实填写</w:t>
            </w:r>
          </w:p>
        </w:tc>
        <w:tc>
          <w:tcPr>
            <w:tcW w:w="236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备注</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1</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身份证姓名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余章荣</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酒店机票实名信息</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2</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身份证号码</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ascii="仿宋" w:hAnsi="仿宋" w:eastAsia="仿宋" w:cs="仿宋"/>
                <w:b/>
                <w:bCs/>
                <w:lang w:eastAsia="zh-Hans"/>
              </w:rPr>
              <w:t>35212919780422001X</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酒店机票实名信息</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4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3</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电话</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1</w:t>
            </w:r>
            <w:r>
              <w:rPr>
                <w:rFonts w:ascii="仿宋" w:hAnsi="仿宋" w:eastAsia="仿宋"/>
              </w:rPr>
              <w:t>5026636689</w:t>
            </w:r>
          </w:p>
        </w:tc>
        <w:tc>
          <w:tcPr>
            <w:tcW w:w="2360"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rPr>
            </w:pPr>
            <w:r>
              <w:rPr>
                <w:rFonts w:ascii="仿宋" w:hAnsi="仿宋" w:eastAsia="仿宋" w:cs="仿宋"/>
                <w:lang w:val="zh-TW" w:eastAsia="zh-TW"/>
              </w:rPr>
              <w:t>就本合同项下课程及服务的履行进行沟通、确认。</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99"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4</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电子邮箱</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hint="eastAsia" w:ascii="仿宋" w:hAnsi="仿宋" w:eastAsia="仿宋"/>
              </w:rPr>
            </w:pPr>
          </w:p>
        </w:tc>
        <w:tc>
          <w:tcPr>
            <w:tcW w:w="2360" w:type="dxa"/>
            <w:vMerge w:val="continue"/>
            <w:tcBorders>
              <w:top w:val="single" w:color="000000" w:sz="4" w:space="0"/>
              <w:left w:val="single" w:color="000000" w:sz="4" w:space="0"/>
              <w:bottom w:val="single" w:color="000000" w:sz="4" w:space="0"/>
              <w:right w:val="single" w:color="000000" w:sz="4" w:space="0"/>
            </w:tcBorders>
            <w:shd w:val="clear" w:color="auto" w:fill="auto"/>
          </w:tcPr>
          <w:p>
            <w:pPr>
              <w:rPr>
                <w:rFonts w:ascii="仿宋" w:hAnsi="仿宋" w:eastAsia="仿宋"/>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5</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昵称</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rPr>
            </w:pPr>
            <w:r>
              <w:rPr>
                <w:rFonts w:ascii="仿宋" w:hAnsi="仿宋" w:eastAsia="仿宋" w:cs="仿宋"/>
                <w:lang w:val="zh-TW" w:eastAsia="zh-TW"/>
              </w:rPr>
              <w:t>高维小伙伴和学友们对</w:t>
            </w: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的称谓</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6</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助理姓名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rPr>
            </w:pPr>
            <w:r>
              <w:rPr>
                <w:rFonts w:ascii="仿宋" w:hAnsi="仿宋" w:eastAsia="仿宋" w:cs="仿宋"/>
                <w:lang w:val="zh-TW" w:eastAsia="zh-TW"/>
              </w:rPr>
              <w:t>与高维对接</w:t>
            </w: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排期、业务、结算</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0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7</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助理手机、微信</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s="仿宋"/>
          <w:b/>
          <w:bCs/>
          <w:u w:color="FF0000"/>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rPr>
      </w:pPr>
      <w:bookmarkStart w:id="4" w:name="OLE_LINK2"/>
      <w:r>
        <w:rPr>
          <w:rFonts w:ascii="仿宋" w:hAnsi="仿宋" w:eastAsia="仿宋" w:cs="仿宋"/>
          <w:b/>
          <w:bCs/>
          <w:lang w:val="zh-TW" w:eastAsia="zh-TW"/>
        </w:rPr>
        <w:t>附件2：非公开课报价清单及说明</w:t>
      </w:r>
      <w:bookmarkEnd w:id="4"/>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984"/>
        <w:gridCol w:w="709"/>
        <w:gridCol w:w="1418"/>
        <w:gridCol w:w="1131"/>
        <w:gridCol w:w="22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3539" w:type="dxa"/>
            <w:gridSpan w:val="3"/>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渠道类型</w:t>
            </w:r>
          </w:p>
        </w:tc>
        <w:tc>
          <w:tcPr>
            <w:tcW w:w="1418" w:type="dxa"/>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高维课酬</w:t>
            </w:r>
          </w:p>
        </w:tc>
        <w:tc>
          <w:tcPr>
            <w:tcW w:w="1131" w:type="dxa"/>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对外报价标准</w:t>
            </w:r>
          </w:p>
        </w:tc>
        <w:tc>
          <w:tcPr>
            <w:tcW w:w="2202" w:type="dxa"/>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0" w:hRule="atLeast"/>
          <w:jc w:val="center"/>
        </w:trPr>
        <w:tc>
          <w:tcPr>
            <w:tcW w:w="846"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学科</w:t>
            </w:r>
            <w:r>
              <w:rPr>
                <w:rFonts w:hint="eastAsia" w:ascii="仿宋" w:hAnsi="仿宋" w:eastAsia="仿宋" w:cs="仿宋"/>
                <w:b/>
                <w:bCs/>
                <w:color w:val="000000" w:themeColor="text1"/>
                <w:sz w:val="21"/>
                <w:szCs w:val="21"/>
                <w14:textFill>
                  <w14:solidFill>
                    <w14:schemeClr w14:val="tx1"/>
                  </w14:solidFill>
                </w14:textFill>
              </w:rPr>
              <w:t>（</w:t>
            </w:r>
            <w:r>
              <w:rPr>
                <w:rFonts w:hint="eastAsia" w:ascii="仿宋" w:hAnsi="仿宋" w:eastAsia="仿宋" w:cs="仿宋"/>
                <w:b/>
                <w:bCs/>
                <w:color w:val="000000" w:themeColor="text1"/>
                <w:sz w:val="21"/>
                <w:szCs w:val="21"/>
                <w:lang w:eastAsia="zh-TW"/>
                <w14:textFill>
                  <w14:solidFill>
                    <w14:schemeClr w14:val="tx1"/>
                  </w14:solidFill>
                </w14:textFill>
              </w:rPr>
              <w:t>推广）合作</w:t>
            </w:r>
          </w:p>
        </w:tc>
        <w:tc>
          <w:tcPr>
            <w:tcW w:w="1984"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一线商学院，</w:t>
            </w:r>
            <w:r>
              <w:rPr>
                <w:rFonts w:ascii="仿宋" w:hAnsi="仿宋" w:eastAsia="仿宋" w:cs="仿宋"/>
                <w:b/>
                <w:bCs/>
                <w:color w:val="000000" w:themeColor="text1"/>
                <w:sz w:val="21"/>
                <w:szCs w:val="21"/>
                <w:lang w:eastAsia="zh-TW"/>
                <w14:textFill>
                  <w14:solidFill>
                    <w14:schemeClr w14:val="tx1"/>
                  </w14:solidFill>
                </w14:textFill>
              </w:rPr>
              <w:t xml:space="preserve"> </w:t>
            </w:r>
            <w:r>
              <w:rPr>
                <w:rFonts w:hint="eastAsia" w:ascii="仿宋" w:hAnsi="仿宋" w:eastAsia="仿宋" w:cs="仿宋"/>
                <w:b/>
                <w:bCs/>
                <w:color w:val="000000" w:themeColor="text1"/>
                <w:sz w:val="21"/>
                <w:szCs w:val="21"/>
                <w:lang w:eastAsia="zh-TW"/>
                <w14:textFill>
                  <w14:solidFill>
                    <w14:schemeClr w14:val="tx1"/>
                  </w14:solidFill>
                </w14:textFill>
              </w:rPr>
              <w:t>一线创投机构，线上影响力平台，线上影响力媒体，头部影响力企业，影响力活动等</w:t>
            </w:r>
          </w:p>
        </w:tc>
        <w:tc>
          <w:tcPr>
            <w:tcW w:w="709"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公开课程</w:t>
            </w:r>
          </w:p>
        </w:tc>
        <w:tc>
          <w:tcPr>
            <w:tcW w:w="1418"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原则上跟高维一样的价格，但是具体价格需要根据实际情况（平台影响力、合作形式、授课性质等）来协定。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846" w:type="dxa"/>
            <w:vMerge w:val="restart"/>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业务类合作</w:t>
            </w:r>
          </w:p>
        </w:tc>
        <w:tc>
          <w:tcPr>
            <w:tcW w:w="1984" w:type="dxa"/>
            <w:vMerge w:val="restart"/>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终端（不限于高维学友企业）</w:t>
            </w: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内训课程</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Hans"/>
                <w14:textFill>
                  <w14:solidFill>
                    <w14:schemeClr w14:val="tx1"/>
                  </w14:solidFill>
                </w14:textFill>
              </w:rPr>
              <w:t>老</w:t>
            </w:r>
            <w:r>
              <w:rPr>
                <w:rFonts w:ascii="仿宋" w:hAnsi="仿宋" w:eastAsia="仿宋" w:cs="仿宋"/>
                <w:b/>
                <w:bCs/>
                <w:color w:val="000000" w:themeColor="text1"/>
                <w:sz w:val="21"/>
                <w:szCs w:val="21"/>
                <w14:textFill>
                  <w14:solidFill>
                    <w14:schemeClr w14:val="tx1"/>
                  </w14:solidFill>
                </w14:textFill>
              </w:rPr>
              <w:t>师</w:t>
            </w:r>
            <w:r>
              <w:rPr>
                <w:rFonts w:hint="eastAsia" w:ascii="仿宋" w:hAnsi="仿宋" w:eastAsia="仿宋" w:cs="仿宋"/>
                <w:b/>
                <w:bCs/>
                <w:color w:val="000000" w:themeColor="text1"/>
                <w:sz w:val="21"/>
                <w:szCs w:val="21"/>
                <w:lang w:eastAsia="zh-TW"/>
                <w14:textFill>
                  <w14:solidFill>
                    <w14:schemeClr w14:val="tx1"/>
                  </w14:solidFill>
                </w14:textFill>
              </w:rPr>
              <w:t>市场课酬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咨询</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Hans"/>
                <w14:textFill>
                  <w14:solidFill>
                    <w14:schemeClr w14:val="tx1"/>
                  </w14:solidFill>
                </w14:textFill>
              </w:rPr>
              <w:t>老</w:t>
            </w:r>
            <w:r>
              <w:rPr>
                <w:rFonts w:ascii="仿宋" w:hAnsi="仿宋" w:eastAsia="仿宋" w:cs="仿宋"/>
                <w:b/>
                <w:bCs/>
                <w:color w:val="000000" w:themeColor="text1"/>
                <w:sz w:val="21"/>
                <w:szCs w:val="21"/>
                <w14:textFill>
                  <w14:solidFill>
                    <w14:schemeClr w14:val="tx1"/>
                  </w14:solidFill>
                </w14:textFill>
              </w:rPr>
              <w:t>师</w:t>
            </w:r>
            <w:r>
              <w:rPr>
                <w:rFonts w:hint="eastAsia" w:ascii="仿宋" w:hAnsi="仿宋" w:eastAsia="仿宋" w:cs="仿宋"/>
                <w:b/>
                <w:bCs/>
                <w:color w:val="000000" w:themeColor="text1"/>
                <w:sz w:val="21"/>
                <w:szCs w:val="21"/>
                <w:lang w:eastAsia="zh-TW"/>
                <w14:textFill>
                  <w14:solidFill>
                    <w14:schemeClr w14:val="tx1"/>
                  </w14:solidFill>
                </w14:textFill>
              </w:rPr>
              <w:t>市场课酬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restart"/>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机构渠道</w:t>
            </w: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公开课</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渠道费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内训课程</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渠道费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咨询</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渠道费</w:t>
            </w: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sz w:val="21"/>
          <w:szCs w:val="21"/>
          <w:u w:val="single"/>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u w:val="single"/>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r>
        <w:rPr>
          <w:rFonts w:ascii="仿宋" w:hAnsi="仿宋" w:eastAsia="仿宋" w:cs="仿宋"/>
          <w:b/>
          <w:bCs/>
          <w:lang w:val="zh-TW" w:eastAsia="zh-TW"/>
        </w:rPr>
        <w:t>附件3：《</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bl>
      <w:tblPr>
        <w:tblStyle w:val="11"/>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26"/>
        <w:gridCol w:w="2128"/>
        <w:gridCol w:w="2125"/>
        <w:gridCol w:w="220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72" w:hRule="atLeast"/>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b/>
                <w:bCs/>
                <w:lang w:val="zh-TW" w:eastAsia="zh-TW"/>
              </w:rPr>
              <w:t>高维学堂</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所属合同编号：</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单编号：</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4"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r>
              <w:rPr>
                <w:rFonts w:hint="eastAsia" w:ascii="仿宋" w:hAnsi="仿宋" w:eastAsia="仿宋" w:cs="仿宋"/>
                <w:sz w:val="21"/>
                <w:szCs w:val="21"/>
                <w:lang w:eastAsia="zh-Hans"/>
              </w:rPr>
              <w:t>下单</w:t>
            </w:r>
            <w:r>
              <w:rPr>
                <w:rFonts w:ascii="仿宋" w:hAnsi="仿宋" w:eastAsia="仿宋" w:cs="仿宋"/>
                <w:sz w:val="21"/>
                <w:szCs w:val="21"/>
                <w:lang w:val="zh-TW" w:eastAsia="zh-TW"/>
              </w:rPr>
              <w:t>时间：</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r>
              <w:rPr>
                <w:rFonts w:ascii="仿宋" w:hAnsi="仿宋" w:eastAsia="仿宋" w:cs="仿宋"/>
                <w:sz w:val="21"/>
                <w:szCs w:val="21"/>
                <w:lang w:val="zh-TW" w:eastAsia="zh-TW"/>
              </w:rPr>
              <w:t>本</w:t>
            </w:r>
            <w:r>
              <w:rPr>
                <w:rFonts w:hint="eastAsia" w:ascii="仿宋" w:hAnsi="仿宋" w:eastAsia="仿宋" w:cs="仿宋"/>
                <w:sz w:val="21"/>
                <w:szCs w:val="21"/>
                <w:lang w:eastAsia="zh-Hans"/>
              </w:rPr>
              <w:t>订</w:t>
            </w:r>
            <w:r>
              <w:rPr>
                <w:rFonts w:ascii="仿宋" w:hAnsi="仿宋" w:eastAsia="仿宋" w:cs="仿宋"/>
                <w:sz w:val="21"/>
                <w:szCs w:val="21"/>
                <w:lang w:val="zh-TW" w:eastAsia="zh-TW"/>
              </w:rPr>
              <w:t>单高维联系人及联系方式：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8"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ascii="仿宋" w:hAnsi="仿宋" w:eastAsia="仿宋" w:cs="仿宋"/>
                <w:sz w:val="21"/>
                <w:szCs w:val="21"/>
                <w:lang w:val="zh-TW" w:eastAsia="zh-TW"/>
              </w:rPr>
              <w:t>服务单项目</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内训</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第三方课程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sym w:font="Wingdings 2" w:char="0052"/>
            </w:r>
            <w:r>
              <w:rPr>
                <w:rFonts w:ascii="仿宋" w:hAnsi="仿宋" w:eastAsia="仿宋" w:cs="仿宋"/>
                <w:sz w:val="21"/>
                <w:szCs w:val="21"/>
                <w:lang w:val="zh-TW" w:eastAsia="zh-TW"/>
              </w:rPr>
              <w:t>咨询</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eastAsia="zh-Hans"/>
              </w:rPr>
            </w:pPr>
            <w:r>
              <w:rPr>
                <w:rFonts w:hint="eastAsia" w:ascii="仿宋" w:hAnsi="仿宋" w:eastAsia="仿宋" w:cs="仿宋"/>
                <w:sz w:val="21"/>
                <w:szCs w:val="21"/>
                <w:lang w:eastAsia="zh-Hans"/>
              </w:rPr>
              <w:t>紧急联系人及电话</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师航班</w:t>
            </w:r>
            <w:r>
              <w:rPr>
                <w:rFonts w:ascii="仿宋" w:hAnsi="仿宋" w:eastAsia="仿宋" w:cs="仿宋"/>
                <w:sz w:val="21"/>
                <w:szCs w:val="21"/>
              </w:rPr>
              <w:t>/</w:t>
            </w:r>
            <w:r>
              <w:rPr>
                <w:rFonts w:ascii="仿宋" w:hAnsi="仿宋" w:eastAsia="仿宋" w:cs="仿宋"/>
                <w:sz w:val="21"/>
                <w:szCs w:val="21"/>
                <w:lang w:val="zh-TW" w:eastAsia="zh-TW"/>
              </w:rPr>
              <w:t>高铁</w:t>
            </w:r>
            <w:r>
              <w:rPr>
                <w:rFonts w:hint="eastAsia" w:ascii="仿宋" w:hAnsi="仿宋" w:eastAsia="仿宋" w:cs="仿宋"/>
                <w:b/>
                <w:bCs/>
                <w:sz w:val="21"/>
                <w:szCs w:val="21"/>
                <w:lang w:val="zh-TW" w:eastAsia="zh-TW"/>
              </w:rPr>
              <w:t>及</w:t>
            </w:r>
            <w:r>
              <w:rPr>
                <w:rFonts w:ascii="仿宋" w:hAnsi="仿宋" w:eastAsia="仿宋" w:cs="仿宋"/>
                <w:sz w:val="21"/>
                <w:szCs w:val="21"/>
                <w:lang w:val="zh-TW" w:eastAsia="zh-TW"/>
              </w:rPr>
              <w:t>到达时间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师入住酒店</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lang w:eastAsia="zh-Hans"/>
              </w:rPr>
            </w:pPr>
            <w:r>
              <w:rPr>
                <w:rFonts w:ascii="仿宋" w:hAnsi="仿宋" w:eastAsia="仿宋" w:cs="仿宋"/>
                <w:sz w:val="21"/>
                <w:szCs w:val="21"/>
                <w:lang w:val="zh-TW" w:eastAsia="zh-TW"/>
              </w:rPr>
              <w:t>服务主体</w:t>
            </w:r>
            <w:r>
              <w:rPr>
                <w:rFonts w:hint="eastAsia" w:ascii="仿宋" w:hAnsi="仿宋" w:eastAsia="仿宋" w:cs="仿宋"/>
                <w:sz w:val="21"/>
                <w:szCs w:val="21"/>
                <w:lang w:eastAsia="zh-Hans"/>
              </w:rPr>
              <w:t>企业</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地点</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543"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日至</w:t>
            </w: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日，共计【】日</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时</w:t>
            </w:r>
            <w:r>
              <w:rPr>
                <w:rFonts w:hint="eastAsia" w:ascii="仿宋" w:hAnsi="仿宋" w:eastAsia="仿宋" w:cs="仿宋"/>
                <w:sz w:val="21"/>
                <w:szCs w:val="21"/>
                <w:lang w:eastAsia="zh-Hans"/>
              </w:rPr>
              <w:t>长</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期间每日上午【】时至【】时，下午【】时至【】时，晚间【】时至几时，合计【】小时。</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6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 xml:space="preserve">线下 </w:t>
            </w:r>
            <w:r>
              <w:rPr>
                <w:rFonts w:ascii="仿宋" w:hAnsi="仿宋" w:eastAsia="仿宋" w:cs="仿宋"/>
                <w:sz w:val="21"/>
                <w:szCs w:val="21"/>
              </w:rPr>
              <w:t>□</w:t>
            </w:r>
            <w:r>
              <w:rPr>
                <w:rFonts w:ascii="仿宋" w:hAnsi="仿宋" w:eastAsia="仿宋" w:cs="仿宋"/>
                <w:sz w:val="21"/>
                <w:szCs w:val="21"/>
                <w:lang w:val="zh-TW" w:eastAsia="zh-TW"/>
              </w:rPr>
              <w:t>线上</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eastAsia="zh-Hans"/>
              </w:rPr>
              <w:t>收费</w:t>
            </w:r>
            <w:r>
              <w:rPr>
                <w:rFonts w:ascii="仿宋" w:hAnsi="仿宋" w:eastAsia="仿宋" w:cs="仿宋"/>
                <w:sz w:val="21"/>
                <w:szCs w:val="21"/>
                <w:lang w:val="zh-TW" w:eastAsia="zh-TW"/>
              </w:rPr>
              <w:t>方式、总额（元）以及分配比例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9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客户</w:t>
            </w:r>
            <w:r>
              <w:rPr>
                <w:rFonts w:ascii="仿宋" w:hAnsi="仿宋" w:eastAsia="仿宋" w:cs="仿宋"/>
                <w:sz w:val="21"/>
                <w:szCs w:val="21"/>
                <w:lang w:val="zh-TW" w:eastAsia="zh-TW"/>
              </w:rPr>
              <w:t>需求及目标</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29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计划</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68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其他备注事项</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rPr>
      </w:pPr>
      <w:r>
        <w:rPr>
          <w:rFonts w:ascii="仿宋" w:hAnsi="仿宋" w:eastAsia="仿宋" w:cs="仿宋"/>
          <w:lang w:val="zh-TW" w:eastAsia="zh-TW"/>
        </w:rPr>
        <w:t>本服务单应当于具体服务开始前由高维学堂开出发送至</w:t>
      </w:r>
      <w:r>
        <w:rPr>
          <w:rFonts w:hint="eastAsia" w:ascii="仿宋" w:hAnsi="仿宋" w:eastAsia="仿宋" w:cs="仿宋"/>
          <w:lang w:val="zh-TW" w:eastAsia="zh-TW"/>
        </w:rPr>
        <w:t>老</w:t>
      </w:r>
      <w:r>
        <w:rPr>
          <w:rFonts w:ascii="仿宋" w:hAnsi="仿宋" w:eastAsia="仿宋" w:cs="仿宋"/>
          <w:lang w:val="zh-TW" w:eastAsia="zh-TW"/>
        </w:rPr>
        <w:t>师，并由</w:t>
      </w:r>
      <w:r>
        <w:rPr>
          <w:rFonts w:hint="eastAsia" w:ascii="仿宋" w:hAnsi="仿宋" w:eastAsia="仿宋" w:cs="仿宋"/>
          <w:lang w:val="zh-TW" w:eastAsia="zh-TW"/>
        </w:rPr>
        <w:t>老</w:t>
      </w:r>
      <w:r>
        <w:rPr>
          <w:rFonts w:ascii="仿宋" w:hAnsi="仿宋" w:eastAsia="仿宋" w:cs="仿宋"/>
          <w:lang w:val="zh-TW" w:eastAsia="zh-TW"/>
        </w:rPr>
        <w:t>师于收到之日起</w:t>
      </w:r>
      <w:r>
        <w:rPr>
          <w:rFonts w:ascii="仿宋" w:hAnsi="仿宋" w:eastAsia="仿宋" w:cs="仿宋"/>
        </w:rPr>
        <w:t>2</w:t>
      </w:r>
      <w:r>
        <w:rPr>
          <w:rFonts w:ascii="仿宋" w:hAnsi="仿宋" w:eastAsia="仿宋" w:cs="仿宋"/>
          <w:lang w:val="zh-TW" w:eastAsia="zh-TW"/>
        </w:rPr>
        <w:t>日内完成</w:t>
      </w:r>
      <w:r>
        <w:rPr>
          <w:rFonts w:hint="eastAsia" w:ascii="仿宋" w:hAnsi="仿宋" w:eastAsia="仿宋" w:cs="仿宋"/>
          <w:lang w:eastAsia="zh-Hans"/>
        </w:rPr>
        <w:t>共同</w:t>
      </w:r>
      <w:r>
        <w:rPr>
          <w:rFonts w:ascii="仿宋" w:hAnsi="仿宋" w:eastAsia="仿宋" w:cs="仿宋"/>
          <w:lang w:val="zh-TW" w:eastAsia="zh-TW"/>
        </w:rPr>
        <w:t>确认。双方执行完毕具体</w:t>
      </w:r>
      <w:r>
        <w:rPr>
          <w:rFonts w:hint="eastAsia" w:ascii="仿宋" w:hAnsi="仿宋" w:eastAsia="仿宋" w:cs="仿宋"/>
          <w:lang w:eastAsia="zh-Hans"/>
        </w:rPr>
        <w:t>项目交付</w:t>
      </w:r>
      <w:r>
        <w:rPr>
          <w:rFonts w:ascii="仿宋" w:hAnsi="仿宋" w:eastAsia="仿宋" w:cs="仿宋"/>
          <w:lang w:val="zh-TW" w:eastAsia="zh-TW"/>
        </w:rPr>
        <w:t>并结算付款开票完毕后，应当再通过电子邮件</w:t>
      </w:r>
      <w:r>
        <w:rPr>
          <w:rFonts w:hint="eastAsia" w:ascii="仿宋" w:hAnsi="仿宋" w:eastAsia="仿宋" w:cs="仿宋"/>
          <w:lang w:eastAsia="zh-Hans"/>
        </w:rPr>
        <w:t>或微信文件</w:t>
      </w:r>
      <w:r>
        <w:rPr>
          <w:rFonts w:ascii="仿宋" w:hAnsi="仿宋" w:eastAsia="仿宋" w:cs="仿宋"/>
          <w:lang w:val="zh-TW" w:eastAsia="zh-TW"/>
        </w:rPr>
        <w:t>的形式共同确认</w:t>
      </w:r>
      <w:r>
        <w:rPr>
          <w:rFonts w:hint="eastAsia" w:ascii="仿宋" w:hAnsi="仿宋" w:eastAsia="仿宋" w:cs="仿宋"/>
          <w:lang w:eastAsia="zh-Hans"/>
        </w:rPr>
        <w:t>交付</w:t>
      </w:r>
      <w:r>
        <w:rPr>
          <w:rFonts w:ascii="仿宋" w:hAnsi="仿宋" w:eastAsia="仿宋" w:cs="仿宋"/>
          <w:lang w:val="zh-TW" w:eastAsia="zh-TW"/>
        </w:rPr>
        <w:t>单已执行完毕。</w:t>
      </w:r>
    </w:p>
    <w:sectPr>
      <w:headerReference r:id="rId3" w:type="default"/>
      <w:footerReference r:id="rId4"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0000000000000000000"/>
    <w:charset w:val="00"/>
    <w:family w:val="auto"/>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Wingdings 2">
    <w:altName w:val="Wingdings"/>
    <w:panose1 w:val="05020102010507070707"/>
    <w:charset w:val="00"/>
    <w:family w:val="decorative"/>
    <w:pitch w:val="default"/>
    <w:sig w:usb0="00000000" w:usb1="00000000" w:usb2="00000000" w:usb3="00000000" w:csb0="80000001"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tabs>
        <w:tab w:val="right" w:pos="8280"/>
        <w:tab w:val="clear" w:pos="8306"/>
      </w:tabs>
      <w:jc w:val="center"/>
    </w:pPr>
    <w:r>
      <w:fldChar w:fldCharType="begin"/>
    </w:r>
    <w:r>
      <w:instrText xml:space="preserve"> PAGE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面条君">
    <w15:presenceInfo w15:providerId="WPS Office" w15:userId="11561089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ZiOGRjN2I2ZmY5ZWNjOGE2MTgwMzY0YWI0NTcwNzUifQ=="/>
  </w:docVars>
  <w:rsids>
    <w:rsidRoot w:val="00D30FE7"/>
    <w:rsid w:val="0002692E"/>
    <w:rsid w:val="000471E1"/>
    <w:rsid w:val="000753AD"/>
    <w:rsid w:val="000F0D10"/>
    <w:rsid w:val="0018383E"/>
    <w:rsid w:val="00194F3D"/>
    <w:rsid w:val="001F2A4D"/>
    <w:rsid w:val="00266664"/>
    <w:rsid w:val="00283BD9"/>
    <w:rsid w:val="002A506D"/>
    <w:rsid w:val="002C60DF"/>
    <w:rsid w:val="0031074D"/>
    <w:rsid w:val="00312A2F"/>
    <w:rsid w:val="00327A0D"/>
    <w:rsid w:val="00354CB2"/>
    <w:rsid w:val="00362A37"/>
    <w:rsid w:val="00375D16"/>
    <w:rsid w:val="0038158B"/>
    <w:rsid w:val="00385E01"/>
    <w:rsid w:val="004546FB"/>
    <w:rsid w:val="00481F0F"/>
    <w:rsid w:val="004A7A85"/>
    <w:rsid w:val="004C18E3"/>
    <w:rsid w:val="00545F95"/>
    <w:rsid w:val="005721A9"/>
    <w:rsid w:val="00577EFD"/>
    <w:rsid w:val="006052C6"/>
    <w:rsid w:val="0063783D"/>
    <w:rsid w:val="006854A8"/>
    <w:rsid w:val="006A02DE"/>
    <w:rsid w:val="006B2D8B"/>
    <w:rsid w:val="006B43A5"/>
    <w:rsid w:val="006B704D"/>
    <w:rsid w:val="006D3952"/>
    <w:rsid w:val="006F4121"/>
    <w:rsid w:val="007004BF"/>
    <w:rsid w:val="0071102F"/>
    <w:rsid w:val="00790E9B"/>
    <w:rsid w:val="00824C3B"/>
    <w:rsid w:val="00842ECC"/>
    <w:rsid w:val="00844A55"/>
    <w:rsid w:val="008718E6"/>
    <w:rsid w:val="008739D3"/>
    <w:rsid w:val="008855AC"/>
    <w:rsid w:val="008971B1"/>
    <w:rsid w:val="008B2651"/>
    <w:rsid w:val="008C68E0"/>
    <w:rsid w:val="009001E6"/>
    <w:rsid w:val="00910FFA"/>
    <w:rsid w:val="0099038D"/>
    <w:rsid w:val="00A06DBB"/>
    <w:rsid w:val="00A34520"/>
    <w:rsid w:val="00A347C4"/>
    <w:rsid w:val="00A7723D"/>
    <w:rsid w:val="00AB5B63"/>
    <w:rsid w:val="00B24B34"/>
    <w:rsid w:val="00B347F8"/>
    <w:rsid w:val="00B67BCA"/>
    <w:rsid w:val="00C415AE"/>
    <w:rsid w:val="00C879D9"/>
    <w:rsid w:val="00CE140C"/>
    <w:rsid w:val="00CF0C45"/>
    <w:rsid w:val="00CF683E"/>
    <w:rsid w:val="00D30FE7"/>
    <w:rsid w:val="00DA5B6D"/>
    <w:rsid w:val="00ED1D91"/>
    <w:rsid w:val="00ED20CE"/>
    <w:rsid w:val="00F30754"/>
    <w:rsid w:val="00F32714"/>
    <w:rsid w:val="00F34C86"/>
    <w:rsid w:val="00F81FA9"/>
    <w:rsid w:val="00F861FF"/>
    <w:rsid w:val="00F95281"/>
    <w:rsid w:val="2E2F3632"/>
    <w:rsid w:val="3FFED33C"/>
    <w:rsid w:val="546C094A"/>
    <w:rsid w:val="5CEDB7E1"/>
    <w:rsid w:val="65AF7009"/>
    <w:rsid w:val="777FF868"/>
    <w:rsid w:val="7FFE5AFF"/>
    <w:rsid w:val="99F7542E"/>
    <w:rsid w:val="AE626F2F"/>
    <w:rsid w:val="EBCAB0CF"/>
    <w:rsid w:val="EDEE3EA9"/>
    <w:rsid w:val="EFE717D0"/>
    <w:rsid w:val="FDEE4079"/>
    <w:rsid w:val="FFD3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unhideWhenUsed/>
    <w:qFormat/>
    <w:uiPriority w:val="99"/>
  </w:style>
  <w:style w:type="paragraph" w:styleId="3">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4">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5">
    <w:name w:val="annotation subject"/>
    <w:basedOn w:val="2"/>
    <w:next w:val="2"/>
    <w:link w:val="18"/>
    <w:unhideWhenUsed/>
    <w:qFormat/>
    <w:uiPriority w:val="99"/>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u w:val="single"/>
    </w:rPr>
  </w:style>
  <w:style w:type="character" w:styleId="10">
    <w:name w:val="annotation reference"/>
    <w:basedOn w:val="8"/>
    <w:unhideWhenUsed/>
    <w:qFormat/>
    <w:uiPriority w:val="99"/>
    <w:rPr>
      <w:sz w:val="21"/>
      <w:szCs w:val="21"/>
    </w:rPr>
  </w:style>
  <w:style w:type="table" w:customStyle="1" w:styleId="11">
    <w:name w:val="Table Normal"/>
    <w:qFormat/>
    <w:uiPriority w:val="0"/>
    <w:tblPr>
      <w:tblCellMar>
        <w:top w:w="0" w:type="dxa"/>
        <w:left w:w="0" w:type="dxa"/>
        <w:bottom w:w="0" w:type="dxa"/>
        <w:right w:w="0" w:type="dxa"/>
      </w:tblCellMar>
    </w:tblPr>
  </w:style>
  <w:style w:type="paragraph" w:customStyle="1" w:styleId="12">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3">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4">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5">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6">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7">
    <w:name w:val="批注文字 字符"/>
    <w:basedOn w:val="8"/>
    <w:link w:val="2"/>
    <w:semiHidden/>
    <w:qFormat/>
    <w:uiPriority w:val="99"/>
    <w:rPr>
      <w:sz w:val="24"/>
      <w:szCs w:val="24"/>
      <w:lang w:eastAsia="en-US"/>
    </w:rPr>
  </w:style>
  <w:style w:type="character" w:customStyle="1" w:styleId="18">
    <w:name w:val="批注主题 字符"/>
    <w:basedOn w:val="17"/>
    <w:link w:val="5"/>
    <w:semiHidden/>
    <w:qFormat/>
    <w:uiPriority w:val="99"/>
    <w:rPr>
      <w:b/>
      <w:bCs/>
      <w:sz w:val="24"/>
      <w:szCs w:val="24"/>
      <w:lang w:eastAsia="en-US"/>
    </w:rPr>
  </w:style>
  <w:style w:type="paragraph" w:customStyle="1" w:styleId="19">
    <w:name w:val="Revision"/>
    <w:hidden/>
    <w:semiHidden/>
    <w:uiPriority w:val="99"/>
    <w:rPr>
      <w:rFonts w:ascii="宋体" w:hAnsi="宋体" w:eastAsia="宋体" w:cs="宋体"/>
      <w:sz w:val="24"/>
      <w:szCs w:val="24"/>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Pages>12</Pages>
  <Words>1117</Words>
  <Characters>6369</Characters>
  <Lines>53</Lines>
  <Paragraphs>14</Paragraphs>
  <TotalTime>61</TotalTime>
  <ScaleCrop>false</ScaleCrop>
  <LinksUpToDate>false</LinksUpToDate>
  <CharactersWithSpaces>7472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2023-08-08T07:11:00Z</dcterms:created>
  <dc:creator>Data</dc:creator>
  <cp:lastModifiedBy>面条君</cp:lastModifiedBy>
  <cp:lastPrinted>2023-04-04T18:01:00Z</cp:lastPrinted>
  <dcterms:modified xsi:type="dcterms:W3CDTF">2023-08-20T04:09:57Z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20DC9D00BF611F5458815264C3A0B6ED_43</vt:lpwstr>
  </property>
</Properties>
</file>