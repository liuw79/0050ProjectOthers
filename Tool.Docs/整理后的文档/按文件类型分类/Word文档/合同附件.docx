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44"/>
          <w:szCs w:val="44"/>
          <w:rPrChange w:id="0" w:author="Poppy Liu" w:date="2024-05-11T15:01:00Z">
            <w:rPr>
              <w:rFonts w:hint="default" w:ascii="仿宋" w:hAnsi="仿宋" w:eastAsia="仿宋" w:cs="仿宋"/>
              <w:b/>
              <w:bCs/>
              <w:color w:val="000000" w:themeColor="text1"/>
              <w:sz w:val="24"/>
              <w:szCs w:val="24"/>
              <w14:textFill>
                <w14:solidFill>
                  <w14:schemeClr w14:val="tx1"/>
                </w14:solidFill>
              </w14:textFill>
            </w:rPr>
          </w:rPrChange>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44"/>
          <w:szCs w:val="44"/>
          <w:rPrChange w:id="1" w:author="Poppy Liu" w:date="2024-05-11T15:01:00Z">
            <w:rPr>
              <w:rFonts w:hint="default" w:ascii="仿宋" w:hAnsi="仿宋" w:eastAsia="仿宋" w:cs="仿宋"/>
              <w:b/>
              <w:bCs/>
              <w:color w:val="000000" w:themeColor="text1"/>
              <w:sz w:val="24"/>
              <w:szCs w:val="24"/>
              <w14:textFill>
                <w14:solidFill>
                  <w14:schemeClr w14:val="tx1"/>
                </w14:solidFill>
              </w14:textFill>
            </w:rPr>
          </w:rPrChange>
          <w14:textFill>
            <w14:solidFill>
              <w14:schemeClr w14:val="tx1"/>
            </w14:solidFill>
          </w14:textFill>
        </w:rPr>
      </w:pPr>
      <w:ins w:id="2" w:author="Poppy Liu" w:date="2024-05-11T15:00:00Z">
        <w:r>
          <w:rPr>
            <w:rFonts w:ascii="仿宋" w:hAnsi="仿宋" w:eastAsia="仿宋" w:cs="仿宋"/>
            <w:b/>
            <w:bCs/>
            <w:color w:val="000000" w:themeColor="text1"/>
            <w:sz w:val="44"/>
            <w:szCs w:val="44"/>
            <w:lang w:val="zh-TW" w:eastAsia="zh-TW"/>
            <w:rPrChange w:id="3" w:author="Poppy Liu" w:date="2024-05-11T15:01:00Z">
              <w:rPr>
                <w:rFonts w:ascii="仿宋" w:hAnsi="仿宋" w:eastAsia="仿宋" w:cs="仿宋"/>
                <w:b/>
                <w:bCs/>
                <w:color w:val="000000" w:themeColor="text1"/>
                <w:lang w:val="zh-TW" w:eastAsia="zh-TW"/>
                <w14:textFill>
                  <w14:solidFill>
                    <w14:schemeClr w14:val="tx1"/>
                  </w14:solidFill>
                </w14:textFill>
              </w:rPr>
            </w:rPrChange>
            <w14:textFill>
              <w14:solidFill>
                <w14:schemeClr w14:val="tx1"/>
              </w14:solidFill>
            </w14:textFill>
          </w:rPr>
          <w:t>高维学堂咨询费确认单</w:t>
        </w:r>
      </w:ins>
      <w:bookmarkStart w:id="5" w:name="_GoBack"/>
      <w:bookmarkEnd w:id="5"/>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4" w:author="Poppy Liu" w:date="2024-05-11T14:47:00Z"/>
          <w:rFonts w:hint="default" w:ascii="仿宋" w:hAnsi="仿宋" w:eastAsia="仿宋" w:cs="黑体"/>
          <w:b/>
          <w:bCs/>
          <w:color w:val="000000" w:themeColor="text1"/>
          <w:sz w:val="44"/>
          <w:szCs w:val="44"/>
          <w:lang w:val="zh-TW" w:eastAsia="zh-TW"/>
          <w14:textFill>
            <w14:solidFill>
              <w14:schemeClr w14:val="tx1"/>
            </w14:solidFill>
          </w14:textFill>
        </w:rPr>
      </w:pPr>
      <w:del w:id="5" w:author="Poppy Liu" w:date="2024-05-11T14:47:00Z">
        <w:r>
          <w:rPr>
            <w:rFonts w:ascii="仿宋" w:hAnsi="仿宋" w:eastAsia="仿宋" w:cs="黑体"/>
            <w:b/>
            <w:bCs/>
            <w:color w:val="000000" w:themeColor="text1"/>
            <w:sz w:val="44"/>
            <w:szCs w:val="44"/>
            <w:lang w:val="zh-TW" w:eastAsia="zh-TW"/>
            <w14:textFill>
              <w14:solidFill>
                <w14:schemeClr w14:val="tx1"/>
              </w14:solidFill>
            </w14:textFill>
          </w:rPr>
          <w:delText>高维信息技术（深圳）有限公司</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6"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7"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8" w:author="Poppy Liu" w:date="2024-05-11T14:47:00Z"/>
          <w:rFonts w:hint="default" w:ascii="仿宋" w:hAnsi="仿宋" w:eastAsia="仿宋" w:cs="仿宋"/>
          <w:color w:val="000000" w:themeColor="text1"/>
          <w14:textFill>
            <w14:solidFill>
              <w14:schemeClr w14:val="tx1"/>
            </w14:solidFill>
          </w14:textFill>
        </w:rPr>
      </w:pPr>
      <w:del w:id="9" w:author="Poppy Liu" w:date="2024-05-11T14:47:00Z">
        <w:r>
          <w:rPr>
            <w:rFonts w:ascii="仿宋" w:hAnsi="仿宋" w:eastAsia="仿宋" w:cs="仿宋"/>
            <w:b/>
            <w:bCs/>
            <w:color w:val="000000" w:themeColor="text1"/>
            <w14:textFill>
              <w14:solidFill>
                <w14:schemeClr w14:val="tx1"/>
              </w14:solidFill>
            </w14:textFill>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5"/>
                      <a:stretch>
                        <a:fillRect/>
                      </a:stretch>
                    </pic:blipFill>
                    <pic:spPr>
                      <a:xfrm>
                        <a:off x="0" y="0"/>
                        <a:ext cx="3559810" cy="2181473"/>
                      </a:xfrm>
                      <a:prstGeom prst="rect">
                        <a:avLst/>
                      </a:prstGeom>
                      <a:ln w="12700" cap="flat">
                        <a:noFill/>
                        <a:miter lim="400000"/>
                        <a:headEnd/>
                        <a:tailEnd/>
                      </a:ln>
                      <a:effectLst/>
                    </pic:spPr>
                  </pic:pic>
                </a:graphicData>
              </a:graphic>
            </wp:inline>
          </w:drawing>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11"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12" w:author="Poppy Liu" w:date="2024-05-11T14:47:00Z"/>
          <w:rFonts w:hint="default" w:ascii="仿宋" w:hAnsi="仿宋" w:eastAsia="仿宋"/>
          <w:color w:val="000000" w:themeColor="text1"/>
          <w:sz w:val="57"/>
          <w:szCs w:val="57"/>
          <w:lang w:val="zh-CN"/>
          <w14:textFill>
            <w14:solidFill>
              <w14:schemeClr w14:val="tx1"/>
            </w14:solidFill>
          </w14:textFill>
        </w:rPr>
      </w:pPr>
      <w:del w:id="13" w:author="Poppy Liu" w:date="2024-05-11T14:47:00Z">
        <w:r>
          <w:rPr>
            <w:rFonts w:ascii="仿宋" w:hAnsi="仿宋" w:eastAsia="仿宋"/>
            <w:color w:val="000000" w:themeColor="text1"/>
            <w:sz w:val="57"/>
            <w:szCs w:val="57"/>
            <w:lang w:eastAsia="zh-Hans"/>
            <w14:textFill>
              <w14:solidFill>
                <w14:schemeClr w14:val="tx1"/>
              </w14:solidFill>
            </w14:textFill>
          </w:rPr>
          <w:delText>课程独家</w:delText>
        </w:r>
      </w:del>
      <w:del w:id="14" w:author="Poppy Liu" w:date="2024-05-11T14:47:00Z">
        <w:r>
          <w:rPr>
            <w:rFonts w:ascii="仿宋" w:hAnsi="仿宋" w:eastAsia="仿宋"/>
            <w:color w:val="000000" w:themeColor="text1"/>
            <w:sz w:val="57"/>
            <w:szCs w:val="57"/>
            <w:lang w:val="zh-CN"/>
            <w14:textFill>
              <w14:solidFill>
                <w14:schemeClr w14:val="tx1"/>
              </w14:solidFill>
            </w14:textFill>
          </w:rPr>
          <w:delText>合作协议</w:delText>
        </w:r>
      </w:del>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15"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16"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17"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18"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19"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20"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21" w:author="Poppy Liu" w:date="2024-05-11T14:47:00Z"/>
          <w:rFonts w:ascii="仿宋" w:hAnsi="仿宋" w:eastAsia="仿宋" w:cs="仿宋"/>
          <w:color w:val="000000" w:themeColor="text1"/>
          <w14:textFill>
            <w14:solidFill>
              <w14:schemeClr w14:val="tx1"/>
            </w14:solidFill>
          </w14:textFill>
        </w:rPr>
      </w:pPr>
    </w:p>
    <w:p>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del w:id="22" w:author="Poppy Liu" w:date="2024-05-11T14:47:00Z"/>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del w:id="23" w:author="Poppy Liu" w:date="2024-05-11T14:47:00Z"/>
          <w:rFonts w:hint="default" w:ascii="仿宋" w:hAnsi="仿宋" w:eastAsia="仿宋" w:cs="仿宋"/>
          <w:color w:val="000000" w:themeColor="text1"/>
          <w:sz w:val="24"/>
          <w:szCs w:val="24"/>
          <w14:textFill>
            <w14:solidFill>
              <w14:schemeClr w14:val="tx1"/>
            </w14:solidFill>
          </w14:textFill>
        </w:rPr>
      </w:pPr>
      <w:del w:id="2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 xml:space="preserve">合同编号： </w:delText>
        </w:r>
      </w:del>
      <w:del w:id="25" w:author="Poppy Liu" w:date="2024-05-11T14:47:00Z">
        <w:r>
          <w:rPr>
            <w:rFonts w:ascii="仿宋" w:hAnsi="仿宋" w:eastAsia="仿宋" w:cs="仿宋"/>
            <w:color w:val="000000" w:themeColor="text1"/>
            <w:sz w:val="24"/>
            <w:szCs w:val="24"/>
            <w14:textFill>
              <w14:solidFill>
                <w14:schemeClr w14:val="tx1"/>
              </w14:solidFill>
            </w14:textFill>
          </w:rPr>
          <w:delText>T</w:delText>
        </w:r>
      </w:del>
      <w:del w:id="2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202</w:delText>
        </w:r>
      </w:del>
      <w:del w:id="27" w:author="Poppy Liu" w:date="2024-05-11T14:13:00Z">
        <w:r>
          <w:rPr>
            <w:rFonts w:hint="default" w:ascii="仿宋" w:hAnsi="仿宋" w:eastAsia="仿宋" w:cs="仿宋"/>
            <w:color w:val="000000" w:themeColor="text1"/>
            <w:sz w:val="24"/>
            <w:szCs w:val="24"/>
            <w:lang w:eastAsia="zh-TW"/>
            <w14:textFill>
              <w14:solidFill>
                <w14:schemeClr w14:val="tx1"/>
              </w14:solidFill>
            </w14:textFill>
          </w:rPr>
          <w:delText>4</w:delText>
        </w:r>
      </w:del>
      <w:del w:id="2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00</w:delText>
        </w:r>
      </w:del>
      <w:del w:id="29" w:author="Poppy Liu" w:date="2024-05-11T14:13:00Z">
        <w:r>
          <w:rPr>
            <w:rFonts w:hint="default" w:ascii="仿宋" w:hAnsi="仿宋" w:eastAsia="仿宋" w:cs="仿宋"/>
            <w:color w:val="000000" w:themeColor="text1"/>
            <w:sz w:val="24"/>
            <w:szCs w:val="24"/>
            <w:lang w:eastAsia="zh-TW"/>
            <w14:textFill>
              <w14:solidFill>
                <w14:schemeClr w14:val="tx1"/>
              </w14:solidFill>
            </w14:textFill>
          </w:rPr>
          <w:delText>4</w:delText>
        </w:r>
      </w:del>
      <w:del w:id="3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0</w:delText>
        </w:r>
      </w:del>
      <w:del w:id="31"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1</w:delText>
        </w:r>
      </w:del>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2"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3"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4"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del w:id="35" w:author="Poppy Liu" w:date="2024-05-11T14:47:00Z">
        <w:r>
          <w:rPr>
            <w:rFonts w:ascii="仿宋" w:hAnsi="仿宋" w:eastAsia="仿宋" w:cs="仿宋"/>
            <w:b/>
            <w:bCs/>
            <w:color w:val="000000" w:themeColor="text1"/>
            <w:sz w:val="24"/>
            <w:szCs w:val="24"/>
            <w:lang w:val="zh-TW" w:eastAsia="zh-TW"/>
            <w14:textFill>
              <w14:solidFill>
                <w14:schemeClr w14:val="tx1"/>
              </w14:solidFill>
            </w14:textFill>
          </w:rPr>
          <w:delText>甲    方：高维信息技术（深圳）有限公司</w:delText>
        </w:r>
      </w:del>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6" w:author="Poppy Liu" w:date="2024-05-11T14:47:00Z"/>
          <w:rFonts w:hint="default" w:ascii="仿宋" w:hAnsi="仿宋" w:eastAsia="仿宋" w:cs="仿宋"/>
          <w:b/>
          <w:bCs/>
          <w:color w:val="000000" w:themeColor="text1"/>
          <w:sz w:val="24"/>
          <w:szCs w:val="24"/>
          <w:lang w:eastAsia="zh-Hans"/>
          <w14:textFill>
            <w14:solidFill>
              <w14:schemeClr w14:val="tx1"/>
            </w14:solidFill>
          </w14:textFill>
        </w:rPr>
      </w:pPr>
      <w:del w:id="37" w:author="Poppy Liu" w:date="2024-05-11T14:47:00Z">
        <w:r>
          <w:rPr>
            <w:rFonts w:ascii="仿宋" w:hAnsi="仿宋" w:eastAsia="仿宋" w:cs="仿宋"/>
            <w:b/>
            <w:bCs/>
            <w:color w:val="000000" w:themeColor="text1"/>
            <w:sz w:val="24"/>
            <w:szCs w:val="24"/>
            <w:lang w:eastAsia="zh-Hans"/>
            <w14:textFill>
              <w14:solidFill>
                <w14:schemeClr w14:val="tx1"/>
              </w14:solidFill>
            </w14:textFill>
          </w:rPr>
          <w:delText>统一社会信用代码</w:delText>
        </w:r>
      </w:del>
      <w:del w:id="38" w:author="Poppy Liu" w:date="2024-05-11T14:47:00Z">
        <w:r>
          <w:rPr>
            <w:rFonts w:hint="default" w:ascii="仿宋" w:hAnsi="仿宋" w:eastAsia="仿宋" w:cs="仿宋"/>
            <w:b/>
            <w:bCs/>
            <w:color w:val="000000" w:themeColor="text1"/>
            <w:sz w:val="24"/>
            <w:szCs w:val="24"/>
            <w:lang w:eastAsia="zh-Hans"/>
            <w14:textFill>
              <w14:solidFill>
                <w14:schemeClr w14:val="tx1"/>
              </w14:solidFill>
            </w14:textFill>
          </w:rPr>
          <w:delText>：914403003427084712</w:delText>
        </w:r>
      </w:del>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9" w:author="Poppy Liu" w:date="2024-05-11T14:47:00Z"/>
          <w:rFonts w:hint="default" w:ascii="仿宋" w:hAnsi="仿宋" w:eastAsia="仿宋" w:cs="仿宋"/>
          <w:b/>
          <w:bCs/>
          <w:color w:val="000000" w:themeColor="text1"/>
          <w:sz w:val="24"/>
          <w:szCs w:val="24"/>
          <w:lang w:eastAsia="zh-Hans"/>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40" w:author="Poppy Liu" w:date="2024-05-11T14:47:00Z"/>
          <w:rFonts w:hint="default" w:ascii="仿宋" w:hAnsi="仿宋" w:eastAsia="仿宋" w:cs="仿宋"/>
          <w:b/>
          <w:bCs/>
          <w:color w:val="000000" w:themeColor="text1"/>
          <w:sz w:val="24"/>
          <w:szCs w:val="24"/>
          <w:lang w:val="zh-TW"/>
          <w14:textFill>
            <w14:solidFill>
              <w14:schemeClr w14:val="tx1"/>
            </w14:solidFill>
          </w14:textFill>
        </w:rPr>
      </w:pPr>
      <w:del w:id="41" w:author="Poppy Liu" w:date="2024-05-11T14:47:00Z">
        <w:r>
          <w:rPr>
            <w:rFonts w:ascii="仿宋" w:hAnsi="仿宋" w:eastAsia="仿宋" w:cs="仿宋"/>
            <w:b/>
            <w:bCs/>
            <w:color w:val="000000" w:themeColor="text1"/>
            <w:sz w:val="24"/>
            <w:szCs w:val="24"/>
            <w:lang w:val="zh-TW" w:eastAsia="zh-TW"/>
            <w14:textFill>
              <w14:solidFill>
                <w14:schemeClr w14:val="tx1"/>
              </w14:solidFill>
            </w14:textFill>
          </w:rPr>
          <w:delText>乙</w:delText>
        </w:r>
      </w:del>
      <w:del w:id="42" w:author="Poppy Liu" w:date="2024-05-11T14:47:00Z">
        <w:r>
          <w:rPr>
            <w:rFonts w:ascii="仿宋" w:hAnsi="仿宋" w:eastAsia="仿宋" w:cs="仿宋"/>
            <w:b/>
            <w:bCs/>
            <w:color w:val="000000" w:themeColor="text1"/>
            <w:sz w:val="24"/>
            <w:szCs w:val="24"/>
            <w:lang w:val="zh-TW"/>
            <w14:textFill>
              <w14:solidFill>
                <w14:schemeClr w14:val="tx1"/>
              </w14:solidFill>
            </w14:textFill>
          </w:rPr>
          <w:delText xml:space="preserve"> </w:delText>
        </w:r>
      </w:del>
      <w:del w:id="43" w:author="Poppy Liu" w:date="2024-05-11T14:47:00Z">
        <w:r>
          <w:rPr>
            <w:rFonts w:hint="default" w:ascii="仿宋" w:hAnsi="仿宋" w:eastAsia="仿宋" w:cs="仿宋"/>
            <w:b/>
            <w:bCs/>
            <w:color w:val="000000" w:themeColor="text1"/>
            <w:sz w:val="24"/>
            <w:szCs w:val="24"/>
            <w:lang w:val="zh-TW" w:eastAsia="zh-TW"/>
            <w14:textFill>
              <w14:solidFill>
                <w14:schemeClr w14:val="tx1"/>
              </w14:solidFill>
            </w14:textFill>
          </w:rPr>
          <w:delText xml:space="preserve">   </w:delText>
        </w:r>
      </w:del>
      <w:del w:id="44" w:author="Poppy Liu" w:date="2024-05-11T14:47:00Z">
        <w:r>
          <w:rPr>
            <w:rFonts w:ascii="仿宋" w:hAnsi="仿宋" w:eastAsia="仿宋" w:cs="仿宋"/>
            <w:b/>
            <w:bCs/>
            <w:color w:val="000000" w:themeColor="text1"/>
            <w:sz w:val="24"/>
            <w:szCs w:val="24"/>
            <w:lang w:val="zh-TW" w:eastAsia="zh-TW"/>
            <w14:textFill>
              <w14:solidFill>
                <w14:schemeClr w14:val="tx1"/>
              </w14:solidFill>
            </w14:textFill>
          </w:rPr>
          <w:delText>方：</w:delText>
        </w:r>
      </w:del>
      <w:del w:id="45" w:author="Poppy Liu" w:date="2024-05-11T14:06:00Z">
        <w:r>
          <w:rPr>
            <w:rFonts w:ascii="仿宋" w:hAnsi="仿宋" w:eastAsia="仿宋" w:cs="仿宋"/>
            <w:b/>
            <w:bCs/>
            <w:color w:val="000000" w:themeColor="text1"/>
            <w:sz w:val="24"/>
            <w:szCs w:val="24"/>
            <w:lang w:val="zh-TW" w:eastAsia="zh-TW"/>
            <w14:textFill>
              <w14:solidFill>
                <w14:schemeClr w14:val="tx1"/>
              </w14:solidFill>
            </w14:textFill>
          </w:rPr>
          <w:delText>刘晴</w:delText>
        </w:r>
      </w:del>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46"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del w:id="47" w:author="Poppy Liu" w:date="2024-05-11T14:06:00Z">
        <w:r>
          <w:rPr>
            <w:rFonts w:ascii="仿宋" w:hAnsi="仿宋" w:eastAsia="仿宋" w:cs="仿宋"/>
            <w:b/>
            <w:bCs/>
            <w:color w:val="000000" w:themeColor="text1"/>
            <w:sz w:val="24"/>
            <w:szCs w:val="24"/>
            <w:lang w:val="zh-TW" w:eastAsia="zh-TW"/>
            <w14:textFill>
              <w14:solidFill>
                <w14:schemeClr w14:val="tx1"/>
              </w14:solidFill>
            </w14:textFill>
          </w:rPr>
          <w:delText>身份证号：</w:delText>
        </w:r>
      </w:del>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48" w:author="Poppy Liu" w:date="2024-05-11T14:47:00Z"/>
          <w:rFonts w:hint="default" w:ascii="仿宋" w:hAnsi="仿宋" w:eastAsia="仿宋" w:cs="仿宋"/>
          <w:b/>
          <w:bCs/>
          <w:color w:val="000000" w:themeColor="text1"/>
          <w:sz w:val="24"/>
          <w:szCs w:val="24"/>
          <w:lang w:eastAsia="zh-Hans"/>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del w:id="49" w:author="Poppy Liu" w:date="2024-05-11T14:47:00Z"/>
          <w:rFonts w:ascii="仿宋" w:hAnsi="仿宋" w:eastAsia="仿宋" w:cs="仿宋"/>
          <w:color w:val="000000" w:themeColor="text1"/>
          <w:lang w:val="zh-TW" w:eastAsia="zh-TW"/>
          <w14:textFill>
            <w14:solidFill>
              <w14:schemeClr w14:val="tx1"/>
            </w14:solidFill>
          </w14:textFill>
        </w:rPr>
      </w:pPr>
      <w:del w:id="50" w:author="Poppy Liu" w:date="2024-05-11T14:47:00Z">
        <w:r>
          <w:rPr>
            <w:rFonts w:ascii="仿宋" w:hAnsi="仿宋" w:eastAsia="仿宋" w:cs="仿宋"/>
            <w:color w:val="000000" w:themeColor="text1"/>
            <w:lang w:val="zh-TW" w:eastAsia="zh-TW"/>
            <w14:textFill>
              <w14:solidFill>
                <w14:schemeClr w14:val="tx1"/>
              </w14:solidFill>
            </w14:textFill>
          </w:rPr>
          <w:delText>甲乙双方经友好协商，</w:delText>
        </w:r>
      </w:del>
      <w:del w:id="51" w:author="Poppy Liu" w:date="2024-05-11T14:47:00Z">
        <w:r>
          <w:rPr>
            <w:rFonts w:hint="eastAsia" w:ascii="仿宋" w:hAnsi="仿宋" w:eastAsia="仿宋" w:cs="仿宋"/>
            <w:color w:val="000000" w:themeColor="text1"/>
            <w:lang w:val="zh-TW" w:eastAsia="zh-TW"/>
            <w14:textFill>
              <w14:solidFill>
                <w14:schemeClr w14:val="tx1"/>
              </w14:solidFill>
            </w14:textFill>
          </w:rPr>
          <w:delText>甲方邀请乙方携手共同</w:delText>
        </w:r>
      </w:del>
      <w:del w:id="52" w:author="Poppy Liu" w:date="2024-05-11T14:47:00Z">
        <w:r>
          <w:rPr>
            <w:rFonts w:hint="eastAsia" w:ascii="仿宋" w:hAnsi="仿宋" w:eastAsia="仿宋" w:cs="仿宋"/>
            <w:color w:val="000000" w:themeColor="text1"/>
            <w:lang w:eastAsia="zh-Hans"/>
            <w14:textFill>
              <w14:solidFill>
                <w14:schemeClr w14:val="tx1"/>
              </w14:solidFill>
            </w14:textFill>
          </w:rPr>
          <w:delText>开</w:delText>
        </w:r>
      </w:del>
      <w:del w:id="53" w:author="Poppy Liu" w:date="2024-05-11T14:47:00Z">
        <w:r>
          <w:rPr>
            <w:rFonts w:hint="eastAsia" w:ascii="仿宋" w:hAnsi="仿宋" w:eastAsia="仿宋" w:cs="仿宋"/>
            <w:color w:val="000000" w:themeColor="text1"/>
            <w:lang w:val="zh-TW" w:eastAsia="zh-TW"/>
            <w14:textFill>
              <w14:solidFill>
                <w14:schemeClr w14:val="tx1"/>
              </w14:solidFill>
            </w14:textFill>
          </w:rPr>
          <w:delText>发</w:delText>
        </w:r>
      </w:del>
      <w:del w:id="54" w:author="Poppy Liu" w:date="2024-05-11T14:47:00Z">
        <w:r>
          <w:rPr>
            <w:rFonts w:hint="eastAsia" w:ascii="仿宋" w:hAnsi="仿宋" w:eastAsia="仿宋" w:cs="仿宋"/>
            <w:color w:val="000000" w:themeColor="text1"/>
            <w:lang w:eastAsia="zh-Hans"/>
            <w14:textFill>
              <w14:solidFill>
                <w14:schemeClr w14:val="tx1"/>
              </w14:solidFill>
            </w14:textFill>
          </w:rPr>
          <w:delText>和联合经营</w:delText>
        </w:r>
      </w:del>
      <w:del w:id="55" w:author="Poppy Liu" w:date="2024-05-11T14:47:00Z">
        <w:r>
          <w:rPr>
            <w:rFonts w:ascii="仿宋" w:hAnsi="仿宋" w:eastAsia="仿宋" w:cs="仿宋"/>
            <w:color w:val="000000" w:themeColor="text1"/>
            <w:u w:val="single"/>
            <w:lang w:val="zh-TW" w:eastAsia="zh-TW"/>
            <w14:textFill>
              <w14:solidFill>
                <w14:schemeClr w14:val="tx1"/>
              </w14:solidFill>
            </w14:textFill>
          </w:rPr>
          <w:delText>《</w:delText>
        </w:r>
      </w:del>
      <w:del w:id="56" w:author="Poppy Liu" w:date="2024-05-11T14:47:00Z">
        <w:r>
          <w:rPr>
            <w:rFonts w:hint="eastAsia" w:ascii="仿宋" w:hAnsi="仿宋" w:eastAsia="仿宋" w:cs="仿宋"/>
            <w:color w:val="000000" w:themeColor="text1"/>
            <w:u w:val="single"/>
            <w:lang w:val="zh-TW" w:eastAsia="zh-TW"/>
            <w14:textFill>
              <w14:solidFill>
                <w14:schemeClr w14:val="tx1"/>
              </w14:solidFill>
            </w14:textFill>
          </w:rPr>
          <w:delText>外卖盈利实战课</w:delText>
        </w:r>
      </w:del>
      <w:del w:id="57" w:author="Poppy Liu" w:date="2024-05-11T14:47:00Z">
        <w:r>
          <w:rPr>
            <w:rFonts w:ascii="仿宋" w:hAnsi="仿宋" w:eastAsia="仿宋" w:cs="仿宋"/>
            <w:color w:val="000000" w:themeColor="text1"/>
            <w:u w:val="single"/>
            <w:lang w:val="zh-TW" w:eastAsia="zh-TW"/>
            <w14:textFill>
              <w14:solidFill>
                <w14:schemeClr w14:val="tx1"/>
              </w14:solidFill>
            </w14:textFill>
          </w:rPr>
          <w:delText>》</w:delText>
        </w:r>
      </w:del>
      <w:del w:id="58" w:author="Poppy Liu" w:date="2024-05-11T14:47:00Z">
        <w:r>
          <w:rPr>
            <w:rFonts w:ascii="仿宋" w:hAnsi="仿宋" w:eastAsia="仿宋" w:cs="仿宋"/>
            <w:color w:val="000000" w:themeColor="text1"/>
            <w:lang w:val="zh-TW" w:eastAsia="zh-TW"/>
            <w14:textFill>
              <w14:solidFill>
                <w14:schemeClr w14:val="tx1"/>
              </w14:solidFill>
            </w14:textFill>
          </w:rPr>
          <w:delText>课</w:delText>
        </w:r>
      </w:del>
      <w:del w:id="59" w:author="Poppy Liu" w:date="2024-05-11T14:47:00Z">
        <w:r>
          <w:rPr>
            <w:rFonts w:hint="eastAsia" w:ascii="仿宋" w:hAnsi="仿宋" w:eastAsia="仿宋" w:cs="仿宋"/>
            <w:color w:val="000000" w:themeColor="text1"/>
            <w:lang w:eastAsia="zh-Hans"/>
            <w14:textFill>
              <w14:solidFill>
                <w14:schemeClr w14:val="tx1"/>
              </w14:solidFill>
            </w14:textFill>
          </w:rPr>
          <w:delText>程</w:delText>
        </w:r>
      </w:del>
      <w:del w:id="60" w:author="Poppy Liu" w:date="2024-05-11T14:47:00Z">
        <w:r>
          <w:rPr>
            <w:rFonts w:ascii="仿宋" w:hAnsi="仿宋" w:eastAsia="仿宋" w:cs="仿宋"/>
            <w:color w:val="000000" w:themeColor="text1"/>
            <w:lang w:val="zh-TW" w:eastAsia="zh-TW"/>
            <w14:textFill>
              <w14:solidFill>
                <w14:schemeClr w14:val="tx1"/>
              </w14:solidFill>
            </w14:textFill>
          </w:rPr>
          <w:delText>（以下称“</w:delText>
        </w:r>
      </w:del>
      <w:del w:id="61"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62"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63" w:author="Poppy Liu" w:date="2024-05-11T14:47:00Z">
        <w:r>
          <w:rPr>
            <w:rFonts w:hint="eastAsia" w:ascii="仿宋" w:hAnsi="仿宋" w:eastAsia="仿宋" w:cs="仿宋"/>
            <w:color w:val="000000" w:themeColor="text1"/>
            <w:lang w:val="zh-TW"/>
            <w14:textFill>
              <w14:solidFill>
                <w14:schemeClr w14:val="tx1"/>
              </w14:solidFill>
            </w14:textFill>
          </w:rPr>
          <w:delText>，并</w:delText>
        </w:r>
      </w:del>
      <w:del w:id="64" w:author="Poppy Liu" w:date="2024-05-11T14:47:00Z">
        <w:r>
          <w:rPr>
            <w:rFonts w:hint="eastAsia" w:ascii="仿宋" w:hAnsi="仿宋" w:eastAsia="仿宋" w:cs="仿宋"/>
            <w:color w:val="000000" w:themeColor="text1"/>
            <w:lang w:val="zh-TW" w:eastAsia="zh-TW"/>
            <w14:textFill>
              <w14:solidFill>
                <w14:schemeClr w14:val="tx1"/>
              </w14:solidFill>
            </w14:textFill>
          </w:rPr>
          <w:delText>愿</w:delText>
        </w:r>
      </w:del>
      <w:del w:id="65" w:author="Poppy Liu" w:date="2024-05-11T14:47:00Z">
        <w:r>
          <w:rPr>
            <w:rFonts w:ascii="仿宋" w:hAnsi="仿宋" w:eastAsia="仿宋" w:cs="仿宋"/>
            <w:color w:val="000000" w:themeColor="text1"/>
            <w:lang w:val="zh-TW" w:eastAsia="zh-TW"/>
            <w14:textFill>
              <w14:solidFill>
                <w14:schemeClr w14:val="tx1"/>
              </w14:solidFill>
            </w14:textFill>
          </w:rPr>
          <w:delText>基于各自优势合作互惠共赢，</w:delText>
        </w:r>
      </w:del>
      <w:del w:id="66" w:author="Poppy Liu" w:date="2024-05-11T14:47:00Z">
        <w:r>
          <w:rPr>
            <w:rFonts w:hint="eastAsia" w:ascii="仿宋" w:hAnsi="仿宋" w:eastAsia="仿宋" w:cs="仿宋"/>
            <w:color w:val="000000" w:themeColor="text1"/>
            <w:lang w:val="zh-TW" w:eastAsia="zh-TW"/>
            <w14:textFill>
              <w14:solidFill>
                <w14:schemeClr w14:val="tx1"/>
              </w14:solidFill>
            </w14:textFill>
          </w:rPr>
          <w:delText>为了</w:delText>
        </w:r>
      </w:del>
      <w:del w:id="67"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68" w:author="Poppy Liu" w:date="2024-05-11T14:47:00Z">
        <w:r>
          <w:rPr>
            <w:rFonts w:hint="eastAsia" w:ascii="仿宋" w:hAnsi="仿宋" w:eastAsia="仿宋" w:cs="仿宋"/>
            <w:color w:val="000000" w:themeColor="text1"/>
            <w:lang w:val="zh-TW" w:eastAsia="zh-TW"/>
            <w14:textFill>
              <w14:solidFill>
                <w14:schemeClr w14:val="tx1"/>
              </w14:solidFill>
            </w14:textFill>
          </w:rPr>
          <w:delText>的持续健康发展</w:delText>
        </w:r>
      </w:del>
      <w:del w:id="69" w:author="Poppy Liu" w:date="2024-05-11T14:47:00Z">
        <w:r>
          <w:rPr>
            <w:rFonts w:hint="eastAsia" w:ascii="仿宋" w:hAnsi="仿宋" w:eastAsia="仿宋" w:cs="仿宋"/>
            <w:color w:val="000000" w:themeColor="text1"/>
            <w:lang w:val="zh-TW"/>
            <w14:textFill>
              <w14:solidFill>
                <w14:schemeClr w14:val="tx1"/>
              </w14:solidFill>
            </w14:textFill>
          </w:rPr>
          <w:delText>，</w:delText>
        </w:r>
      </w:del>
      <w:del w:id="70" w:author="Poppy Liu" w:date="2024-05-11T14:47:00Z">
        <w:r>
          <w:rPr>
            <w:rFonts w:hint="eastAsia" w:ascii="仿宋" w:hAnsi="仿宋" w:eastAsia="仿宋" w:cs="仿宋"/>
            <w:color w:val="000000" w:themeColor="text1"/>
            <w:lang w:val="zh-TW" w:eastAsia="zh-TW"/>
            <w14:textFill>
              <w14:solidFill>
                <w14:schemeClr w14:val="tx1"/>
              </w14:solidFill>
            </w14:textFill>
          </w:rPr>
          <w:delText>就</w:delText>
        </w:r>
      </w:del>
      <w:del w:id="71" w:author="Poppy Liu" w:date="2024-05-11T14:47:00Z">
        <w:r>
          <w:rPr>
            <w:rFonts w:ascii="仿宋" w:hAnsi="仿宋" w:eastAsia="仿宋" w:cs="仿宋"/>
            <w:color w:val="000000" w:themeColor="text1"/>
            <w:lang w:val="zh-TW" w:eastAsia="zh-TW"/>
            <w14:textFill>
              <w14:solidFill>
                <w14:schemeClr w14:val="tx1"/>
              </w14:solidFill>
            </w14:textFill>
          </w:rPr>
          <w:delText>共同进行传播、培训、咨询、经纪、投资服务等合作事宜达成一致并约定以下协议，以资信守。</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del w:id="72" w:author="Poppy Liu" w:date="2024-05-11T14:47:00Z"/>
          <w:rFonts w:ascii="仿宋" w:hAnsi="仿宋" w:eastAsia="仿宋" w:cs="仿宋"/>
          <w:color w:val="000000" w:themeColor="text1"/>
          <w:lang w:val="zh-TW" w:eastAsia="zh-TW"/>
          <w14:textFill>
            <w14:solidFill>
              <w14:schemeClr w14:val="tx1"/>
            </w14:solidFill>
          </w14:textFill>
        </w:rPr>
      </w:pPr>
    </w:p>
    <w:p>
      <w:pPr>
        <w:pStyle w:val="16"/>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del w:id="73" w:author="Poppy Liu" w:date="2024-05-11T14:47:00Z"/>
          <w:rFonts w:ascii="仿宋" w:hAnsi="仿宋" w:eastAsia="仿宋" w:cs="仿宋"/>
          <w:b/>
          <w:bCs/>
          <w:color w:val="000000" w:themeColor="text1"/>
          <w:lang w:val="zh-TW" w:eastAsia="zh-TW"/>
          <w14:textFill>
            <w14:solidFill>
              <w14:schemeClr w14:val="tx1"/>
            </w14:solidFill>
          </w14:textFill>
        </w:rPr>
      </w:pPr>
      <w:del w:id="74" w:author="Poppy Liu" w:date="2024-05-11T14:47:00Z">
        <w:r>
          <w:rPr>
            <w:rFonts w:ascii="仿宋" w:hAnsi="仿宋" w:eastAsia="仿宋" w:cs="仿宋"/>
            <w:b/>
            <w:bCs/>
            <w:color w:val="000000" w:themeColor="text1"/>
            <w:lang w:val="zh-TW" w:eastAsia="zh-TW"/>
            <w14:textFill>
              <w14:solidFill>
                <w14:schemeClr w14:val="tx1"/>
              </w14:solidFill>
            </w14:textFill>
          </w:rPr>
          <w:delText>合作</w:delText>
        </w:r>
      </w:del>
      <w:del w:id="75"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说明</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76" w:author="Poppy Liu" w:date="2024-05-11T14:47:00Z"/>
          <w:rFonts w:ascii="仿宋" w:hAnsi="仿宋" w:eastAsia="仿宋" w:cs="仿宋"/>
          <w:b/>
          <w:bCs/>
          <w:color w:val="000000" w:themeColor="text1"/>
          <w14:textFill>
            <w14:solidFill>
              <w14:schemeClr w14:val="tx1"/>
            </w14:solidFill>
          </w14:textFill>
        </w:rPr>
      </w:pPr>
      <w:del w:id="77" w:author="Poppy Liu" w:date="2024-05-11T14:47:00Z">
        <w:r>
          <w:rPr>
            <w:rFonts w:ascii="仿宋" w:hAnsi="仿宋" w:eastAsia="仿宋" w:cs="仿宋"/>
            <w:b/>
            <w:bCs/>
            <w:color w:val="000000" w:themeColor="text1"/>
            <w14:textFill>
              <w14:solidFill>
                <w14:schemeClr w14:val="tx1"/>
              </w14:solidFill>
            </w14:textFill>
          </w:rPr>
          <w:delText>1.1合作项目细则</w:delText>
        </w:r>
      </w:del>
      <w:del w:id="78" w:author="Poppy Liu" w:date="2024-05-11T14:47:00Z">
        <w:r>
          <w:rPr>
            <w:rFonts w:hint="eastAsia" w:ascii="仿宋" w:hAnsi="仿宋" w:eastAsia="仿宋" w:cs="仿宋"/>
            <w:b/>
            <w:bCs/>
            <w:color w:val="000000" w:themeColor="text1"/>
            <w14:textFill>
              <w14:solidFill>
                <w14:schemeClr w14:val="tx1"/>
              </w14:solidFill>
            </w14:textFill>
          </w:rPr>
          <w:delText>说明</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79" w:author="Poppy Liu" w:date="2024-05-11T14:47:00Z"/>
          <w:rFonts w:ascii="仿宋" w:hAnsi="仿宋" w:eastAsia="仿宋" w:cs="仿宋"/>
          <w:color w:val="000000" w:themeColor="text1"/>
          <w:lang w:val="zh-TW" w:eastAsia="zh-TW"/>
          <w14:textFill>
            <w14:solidFill>
              <w14:schemeClr w14:val="tx1"/>
            </w14:solidFill>
          </w14:textFill>
        </w:rPr>
      </w:pPr>
      <w:del w:id="80" w:author="Poppy Liu" w:date="2024-05-11T14:47:00Z">
        <w:r>
          <w:rPr>
            <w:rFonts w:ascii="仿宋" w:hAnsi="仿宋" w:eastAsia="仿宋" w:cs="仿宋"/>
            <w:color w:val="000000" w:themeColor="text1"/>
            <w:lang w:val="zh-TW" w:eastAsia="zh-TW"/>
            <w14:textFill>
              <w14:solidFill>
                <w14:schemeClr w14:val="tx1"/>
              </w14:solidFill>
            </w14:textFill>
          </w:rPr>
          <w:delText>甲乙双方均确认，本条款的约定视为甲乙双方均同意并承诺就本合同项下</w:delText>
        </w:r>
      </w:del>
      <w:del w:id="81" w:author="Poppy Liu" w:date="2024-05-11T14:47:00Z">
        <w:r>
          <w:rPr>
            <w:rFonts w:hint="eastAsia" w:ascii="仿宋" w:hAnsi="仿宋" w:eastAsia="仿宋" w:cs="仿宋"/>
            <w:color w:val="000000" w:themeColor="text1"/>
            <w:lang w:val="zh-TW" w:eastAsia="zh-TW"/>
            <w14:textFill>
              <w14:solidFill>
                <w14:schemeClr w14:val="tx1"/>
              </w14:solidFill>
            </w14:textFill>
          </w:rPr>
          <w:delText>共同</w:delText>
        </w:r>
      </w:del>
      <w:del w:id="82" w:author="Poppy Liu" w:date="2024-05-11T14:47:00Z">
        <w:r>
          <w:rPr>
            <w:rFonts w:hint="eastAsia" w:ascii="仿宋" w:hAnsi="仿宋" w:eastAsia="仿宋" w:cs="仿宋"/>
            <w:color w:val="000000" w:themeColor="text1"/>
            <w:lang w:eastAsia="zh-Hans"/>
            <w14:textFill>
              <w14:solidFill>
                <w14:schemeClr w14:val="tx1"/>
              </w14:solidFill>
            </w14:textFill>
          </w:rPr>
          <w:delText>开</w:delText>
        </w:r>
      </w:del>
      <w:del w:id="83" w:author="Poppy Liu" w:date="2024-05-11T14:47:00Z">
        <w:r>
          <w:rPr>
            <w:rFonts w:hint="eastAsia" w:ascii="仿宋" w:hAnsi="仿宋" w:eastAsia="仿宋" w:cs="仿宋"/>
            <w:color w:val="000000" w:themeColor="text1"/>
            <w:lang w:val="zh-TW" w:eastAsia="zh-TW"/>
            <w14:textFill>
              <w14:solidFill>
                <w14:schemeClr w14:val="tx1"/>
              </w14:solidFill>
            </w14:textFill>
          </w:rPr>
          <w:delText>发的</w:delText>
        </w:r>
      </w:del>
      <w:del w:id="84" w:author="Poppy Liu" w:date="2024-05-11T14:47:00Z">
        <w:r>
          <w:rPr>
            <w:rFonts w:ascii="仿宋" w:hAnsi="仿宋" w:eastAsia="仿宋" w:cs="仿宋"/>
            <w:color w:val="000000" w:themeColor="text1"/>
            <w:u w:val="single"/>
            <w:lang w:val="zh-TW" w:eastAsia="zh-TW"/>
            <w14:textFill>
              <w14:solidFill>
                <w14:schemeClr w14:val="tx1"/>
              </w14:solidFill>
            </w14:textFill>
          </w:rPr>
          <w:delText>《</w:delText>
        </w:r>
      </w:del>
      <w:del w:id="85" w:author="Poppy Liu" w:date="2024-05-11T14:47:00Z">
        <w:r>
          <w:rPr>
            <w:rFonts w:hint="eastAsia" w:ascii="仿宋" w:hAnsi="仿宋" w:eastAsia="仿宋" w:cs="仿宋"/>
            <w:color w:val="000000" w:themeColor="text1"/>
            <w:u w:val="single"/>
            <w:lang w:val="zh-TW" w:eastAsia="zh-TW"/>
            <w14:textFill>
              <w14:solidFill>
                <w14:schemeClr w14:val="tx1"/>
              </w14:solidFill>
            </w14:textFill>
          </w:rPr>
          <w:delText>外卖盈利实战课</w:delText>
        </w:r>
      </w:del>
      <w:del w:id="86" w:author="Poppy Liu" w:date="2024-05-11T14:47:00Z">
        <w:r>
          <w:rPr>
            <w:rFonts w:ascii="仿宋" w:hAnsi="仿宋" w:eastAsia="仿宋" w:cs="仿宋"/>
            <w:color w:val="000000" w:themeColor="text1"/>
            <w:u w:val="single"/>
            <w:lang w:val="zh-TW" w:eastAsia="zh-TW"/>
            <w14:textFill>
              <w14:solidFill>
                <w14:schemeClr w14:val="tx1"/>
              </w14:solidFill>
            </w14:textFill>
          </w:rPr>
          <w:delText>》</w:delText>
        </w:r>
      </w:del>
      <w:del w:id="87" w:author="Poppy Liu" w:date="2024-05-11T14:47:00Z">
        <w:r>
          <w:rPr>
            <w:rFonts w:ascii="仿宋" w:hAnsi="仿宋" w:eastAsia="仿宋" w:cs="仿宋"/>
            <w:color w:val="000000" w:themeColor="text1"/>
            <w14:textFill>
              <w14:solidFill>
                <w14:schemeClr w14:val="tx1"/>
              </w14:solidFill>
            </w14:textFill>
          </w:rPr>
          <w:delText>课程</w:delText>
        </w:r>
      </w:del>
      <w:del w:id="88" w:author="Poppy Liu" w:date="2024-05-11T14:47:00Z">
        <w:r>
          <w:rPr>
            <w:rFonts w:hint="eastAsia" w:ascii="仿宋" w:hAnsi="仿宋" w:eastAsia="仿宋" w:cs="仿宋"/>
            <w:color w:val="000000" w:themeColor="text1"/>
            <w:lang w:val="zh-TW"/>
            <w14:textFill>
              <w14:solidFill>
                <w14:schemeClr w14:val="tx1"/>
              </w14:solidFill>
            </w14:textFill>
          </w:rPr>
          <w:delText>（以下称为“</w:delText>
        </w:r>
      </w:del>
      <w:del w:id="89" w:author="Poppy Liu" w:date="2024-05-11T14:47:00Z">
        <w:r>
          <w:rPr>
            <w:rFonts w:ascii="仿宋" w:hAnsi="仿宋" w:eastAsia="仿宋" w:cs="仿宋"/>
            <w:color w:val="000000" w:themeColor="text1"/>
            <w14:textFill>
              <w14:solidFill>
                <w14:schemeClr w14:val="tx1"/>
              </w14:solidFill>
            </w14:textFill>
          </w:rPr>
          <w:delText>课程</w:delText>
        </w:r>
      </w:del>
      <w:del w:id="90" w:author="Poppy Liu" w:date="2024-05-11T14:47:00Z">
        <w:r>
          <w:rPr>
            <w:rFonts w:hint="eastAsia" w:ascii="仿宋" w:hAnsi="仿宋" w:eastAsia="仿宋" w:cs="仿宋"/>
            <w:color w:val="000000" w:themeColor="text1"/>
            <w:lang w:val="zh-TW"/>
            <w14:textFill>
              <w14:solidFill>
                <w14:schemeClr w14:val="tx1"/>
              </w14:solidFill>
            </w14:textFill>
          </w:rPr>
          <w:delText>“），以及</w:delText>
        </w:r>
      </w:del>
      <w:del w:id="91" w:author="Poppy Liu" w:date="2024-05-11T14:47:00Z">
        <w:r>
          <w:rPr>
            <w:rFonts w:hint="eastAsia" w:ascii="仿宋" w:hAnsi="仿宋" w:eastAsia="仿宋" w:cs="仿宋"/>
            <w:color w:val="000000" w:themeColor="text1"/>
            <w:lang w:eastAsia="zh-Hans"/>
            <w14:textFill>
              <w14:solidFill>
                <w14:schemeClr w14:val="tx1"/>
              </w14:solidFill>
            </w14:textFill>
          </w:rPr>
          <w:delText>基于</w:delText>
        </w:r>
      </w:del>
      <w:del w:id="92" w:author="Poppy Liu" w:date="2024-05-11T14:47:00Z">
        <w:r>
          <w:rPr>
            <w:rFonts w:ascii="仿宋" w:hAnsi="仿宋" w:eastAsia="仿宋" w:cs="仿宋"/>
            <w:color w:val="000000" w:themeColor="text1"/>
            <w:lang w:eastAsia="zh-Hans"/>
            <w14:textFill>
              <w14:solidFill>
                <w14:schemeClr w14:val="tx1"/>
              </w14:solidFill>
            </w14:textFill>
          </w:rPr>
          <w:delText>课程</w:delText>
        </w:r>
      </w:del>
      <w:del w:id="93" w:author="Poppy Liu" w:date="2024-05-11T14:47:00Z">
        <w:r>
          <w:rPr>
            <w:rFonts w:hint="eastAsia" w:ascii="仿宋" w:hAnsi="仿宋" w:eastAsia="仿宋" w:cs="仿宋"/>
            <w:color w:val="000000" w:themeColor="text1"/>
            <w:lang w:eastAsia="zh-Hans"/>
            <w14:textFill>
              <w14:solidFill>
                <w14:schemeClr w14:val="tx1"/>
              </w14:solidFill>
            </w14:textFill>
          </w:rPr>
          <w:delText>而衍生</w:delText>
        </w:r>
      </w:del>
      <w:del w:id="94" w:author="Poppy Liu" w:date="2024-05-11T14:47:00Z">
        <w:r>
          <w:rPr>
            <w:rFonts w:hint="eastAsia" w:ascii="仿宋" w:hAnsi="仿宋" w:eastAsia="仿宋" w:cs="仿宋"/>
            <w:color w:val="000000" w:themeColor="text1"/>
            <w:lang w:val="zh-TW"/>
            <w14:textFill>
              <w14:solidFill>
                <w14:schemeClr w14:val="tx1"/>
              </w14:solidFill>
            </w14:textFill>
          </w:rPr>
          <w:delText>的</w:delText>
        </w:r>
      </w:del>
      <w:del w:id="95" w:author="Poppy Liu" w:date="2024-05-11T14:47:00Z">
        <w:r>
          <w:rPr>
            <w:rFonts w:ascii="仿宋" w:hAnsi="仿宋" w:eastAsia="仿宋" w:cs="仿宋"/>
            <w:color w:val="000000" w:themeColor="text1"/>
            <w:lang w:eastAsia="zh-Hans"/>
            <w14:textFill>
              <w14:solidFill>
                <w14:schemeClr w14:val="tx1"/>
              </w14:solidFill>
            </w14:textFill>
          </w:rPr>
          <w:delText>课程</w:delText>
        </w:r>
      </w:del>
      <w:del w:id="96" w:author="Poppy Liu" w:date="2024-05-11T14:47:00Z">
        <w:r>
          <w:rPr>
            <w:rFonts w:hint="eastAsia" w:ascii="仿宋" w:hAnsi="仿宋" w:eastAsia="仿宋" w:cs="仿宋"/>
            <w:color w:val="000000" w:themeColor="text1"/>
            <w:lang w:eastAsia="zh-Hans"/>
            <w14:textFill>
              <w14:solidFill>
                <w14:schemeClr w14:val="tx1"/>
              </w14:solidFill>
            </w14:textFill>
          </w:rPr>
          <w:delText>子项目进行联合运营合作</w:delText>
        </w:r>
      </w:del>
      <w:del w:id="97" w:author="Poppy Liu" w:date="2024-05-11T14:47:00Z">
        <w:r>
          <w:rPr>
            <w:rFonts w:ascii="仿宋" w:hAnsi="仿宋" w:eastAsia="仿宋" w:cs="仿宋"/>
            <w:color w:val="000000" w:themeColor="text1"/>
            <w:lang w:eastAsia="zh-Hans"/>
            <w14:textFill>
              <w14:solidFill>
                <w14:schemeClr w14:val="tx1"/>
              </w14:solidFill>
            </w14:textFill>
          </w:rPr>
          <w:delText>，课程</w:delText>
        </w:r>
      </w:del>
      <w:del w:id="98" w:author="Poppy Liu" w:date="2024-05-11T14:47:00Z">
        <w:r>
          <w:rPr>
            <w:rFonts w:hint="eastAsia" w:ascii="仿宋" w:hAnsi="仿宋" w:eastAsia="仿宋" w:cs="仿宋"/>
            <w:color w:val="000000" w:themeColor="text1"/>
            <w:lang w:eastAsia="zh-Hans"/>
            <w14:textFill>
              <w14:solidFill>
                <w14:schemeClr w14:val="tx1"/>
              </w14:solidFill>
            </w14:textFill>
          </w:rPr>
          <w:delText>子项目包括但不限于</w:delText>
        </w:r>
      </w:del>
      <w:del w:id="99" w:author="Poppy Liu" w:date="2024-05-11T14:47:00Z">
        <w:r>
          <w:rPr>
            <w:rFonts w:ascii="仿宋" w:hAnsi="仿宋" w:eastAsia="仿宋" w:cs="仿宋"/>
            <w:color w:val="000000" w:themeColor="text1"/>
            <w:lang w:val="zh-TW" w:eastAsia="zh-TW"/>
            <w14:textFill>
              <w14:solidFill>
                <w14:schemeClr w14:val="tx1"/>
              </w14:solidFill>
            </w14:textFill>
          </w:rPr>
          <w:delText>公开课</w:delText>
        </w:r>
      </w:del>
      <w:del w:id="100" w:author="Poppy Liu" w:date="2024-05-11T14:47:00Z">
        <w:r>
          <w:rPr>
            <w:rFonts w:hint="eastAsia" w:ascii="仿宋" w:hAnsi="仿宋" w:eastAsia="仿宋" w:cs="仿宋"/>
            <w:color w:val="000000" w:themeColor="text1"/>
            <w:lang w:eastAsia="zh-Hans"/>
            <w14:textFill>
              <w14:solidFill>
                <w14:schemeClr w14:val="tx1"/>
              </w14:solidFill>
            </w14:textFill>
          </w:rPr>
          <w:delText>课程</w:delText>
        </w:r>
      </w:del>
      <w:del w:id="101"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102" w:author="Poppy Liu" w:date="2024-05-11T14:47:00Z">
        <w:r>
          <w:rPr>
            <w:rFonts w:hint="eastAsia" w:ascii="仿宋" w:hAnsi="仿宋" w:eastAsia="仿宋" w:cs="仿宋"/>
            <w:color w:val="000000" w:themeColor="text1"/>
            <w:lang w:eastAsia="zh-Hans"/>
            <w14:textFill>
              <w14:solidFill>
                <w14:schemeClr w14:val="tx1"/>
              </w14:solidFill>
            </w14:textFill>
          </w:rPr>
          <w:delText>入企</w:delText>
        </w:r>
      </w:del>
      <w:del w:id="103" w:author="Poppy Liu" w:date="2024-05-11T14:47:00Z">
        <w:r>
          <w:rPr>
            <w:rFonts w:hint="eastAsia" w:ascii="仿宋" w:hAnsi="仿宋" w:eastAsia="仿宋" w:cs="仿宋"/>
            <w:color w:val="000000" w:themeColor="text1"/>
            <w:lang w:val="zh-TW" w:eastAsia="zh-TW"/>
            <w14:textFill>
              <w14:solidFill>
                <w14:schemeClr w14:val="tx1"/>
              </w14:solidFill>
            </w14:textFill>
          </w:rPr>
          <w:delText>内训</w:delText>
        </w:r>
      </w:del>
      <w:del w:id="104" w:author="Poppy Liu" w:date="2024-05-11T14:47:00Z">
        <w:r>
          <w:rPr>
            <w:rFonts w:ascii="仿宋" w:hAnsi="仿宋" w:eastAsia="仿宋" w:cs="仿宋"/>
            <w:color w:val="000000" w:themeColor="text1"/>
            <w:lang w:val="zh-TW" w:eastAsia="zh-TW"/>
            <w14:textFill>
              <w14:solidFill>
                <w14:schemeClr w14:val="tx1"/>
              </w14:solidFill>
            </w14:textFill>
          </w:rPr>
          <w:delText>、第三方授课</w:delText>
        </w:r>
      </w:del>
      <w:del w:id="105" w:author="Poppy Liu" w:date="2024-05-11T14:47:00Z">
        <w:r>
          <w:rPr>
            <w:rFonts w:hint="eastAsia" w:ascii="仿宋" w:hAnsi="仿宋" w:eastAsia="仿宋" w:cs="仿宋"/>
            <w:color w:val="000000" w:themeColor="text1"/>
            <w:lang w:eastAsia="zh-Hans"/>
            <w14:textFill>
              <w14:solidFill>
                <w14:schemeClr w14:val="tx1"/>
              </w14:solidFill>
            </w14:textFill>
          </w:rPr>
          <w:delText>经纪</w:delText>
        </w:r>
      </w:del>
      <w:del w:id="106"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107" w:author="Poppy Liu" w:date="2024-05-11T14:47:00Z">
        <w:r>
          <w:rPr>
            <w:rFonts w:hint="eastAsia" w:ascii="仿宋" w:hAnsi="仿宋" w:eastAsia="仿宋" w:cs="仿宋"/>
            <w:color w:val="000000" w:themeColor="text1"/>
            <w:lang w:eastAsia="zh-Hans"/>
            <w14:textFill>
              <w14:solidFill>
                <w14:schemeClr w14:val="tx1"/>
              </w14:solidFill>
            </w14:textFill>
          </w:rPr>
          <w:delText>创投机构</w:delText>
        </w:r>
      </w:del>
      <w:del w:id="108" w:author="Poppy Liu" w:date="2024-05-11T14:47:00Z">
        <w:r>
          <w:rPr>
            <w:rFonts w:ascii="仿宋" w:hAnsi="仿宋" w:eastAsia="仿宋" w:cs="仿宋"/>
            <w:color w:val="000000" w:themeColor="text1"/>
            <w:lang w:val="zh-TW" w:eastAsia="zh-TW"/>
            <w14:textFill>
              <w14:solidFill>
                <w14:schemeClr w14:val="tx1"/>
              </w14:solidFill>
            </w14:textFill>
          </w:rPr>
          <w:delText>工作坊</w:delText>
        </w:r>
      </w:del>
      <w:del w:id="109" w:author="Poppy Liu" w:date="2024-05-11T14:47:00Z">
        <w:r>
          <w:rPr>
            <w:rFonts w:hint="eastAsia" w:ascii="仿宋" w:hAnsi="仿宋" w:eastAsia="仿宋" w:cs="仿宋"/>
            <w:color w:val="000000" w:themeColor="text1"/>
            <w:lang w:eastAsia="zh-Hans"/>
            <w14:textFill>
              <w14:solidFill>
                <w14:schemeClr w14:val="tx1"/>
              </w14:solidFill>
            </w14:textFill>
          </w:rPr>
          <w:delText>定制</w:delText>
        </w:r>
      </w:del>
      <w:del w:id="110" w:author="Poppy Liu" w:date="2024-05-11T14:47:00Z">
        <w:r>
          <w:rPr>
            <w:rFonts w:ascii="仿宋" w:hAnsi="仿宋" w:eastAsia="仿宋" w:cs="仿宋"/>
            <w:color w:val="000000" w:themeColor="text1"/>
            <w:lang w:val="zh-TW" w:eastAsia="zh-TW"/>
            <w14:textFill>
              <w14:solidFill>
                <w14:schemeClr w14:val="tx1"/>
              </w14:solidFill>
            </w14:textFill>
          </w:rPr>
          <w:delText>、具体企业指定咨询服务</w:delText>
        </w:r>
      </w:del>
      <w:del w:id="111" w:author="Poppy Liu" w:date="2024-05-11T14:47:00Z">
        <w:r>
          <w:rPr>
            <w:rFonts w:hint="eastAsia" w:ascii="仿宋" w:hAnsi="仿宋" w:eastAsia="仿宋" w:cs="仿宋"/>
            <w:color w:val="000000" w:themeColor="text1"/>
            <w:lang w:val="zh-TW"/>
            <w14:textFill>
              <w14:solidFill>
                <w14:schemeClr w14:val="tx1"/>
              </w14:solidFill>
            </w14:textFill>
          </w:rPr>
          <w:delText>、具体智力投资项目</w:delText>
        </w:r>
      </w:del>
      <w:del w:id="112" w:author="Poppy Liu" w:date="2024-05-11T14:47:00Z">
        <w:r>
          <w:rPr>
            <w:rFonts w:ascii="仿宋" w:hAnsi="仿宋" w:eastAsia="仿宋" w:cs="仿宋"/>
            <w:color w:val="000000" w:themeColor="text1"/>
            <w14:textFill>
              <w14:solidFill>
                <w14:schemeClr w14:val="tx1"/>
              </w14:solidFill>
            </w14:textFill>
          </w:rPr>
          <w:delText>、</w:delText>
        </w:r>
      </w:del>
      <w:del w:id="113" w:author="Poppy Liu" w:date="2024-05-11T14:47:00Z">
        <w:r>
          <w:rPr>
            <w:rFonts w:hint="eastAsia" w:ascii="仿宋" w:hAnsi="仿宋" w:eastAsia="仿宋" w:cs="仿宋"/>
            <w:color w:val="000000" w:themeColor="text1"/>
            <w:lang w:eastAsia="zh-Hans"/>
            <w14:textFill>
              <w14:solidFill>
                <w14:schemeClr w14:val="tx1"/>
              </w14:solidFill>
            </w14:textFill>
          </w:rPr>
          <w:delText>音视频线上课程</w:delText>
        </w:r>
      </w:del>
      <w:del w:id="114" w:author="Poppy Liu" w:date="2024-05-11T14:47:00Z">
        <w:r>
          <w:rPr>
            <w:rFonts w:ascii="仿宋" w:hAnsi="仿宋" w:eastAsia="仿宋" w:cs="仿宋"/>
            <w:color w:val="000000" w:themeColor="text1"/>
            <w:lang w:eastAsia="zh-Hans"/>
            <w14:textFill>
              <w14:solidFill>
                <w14:schemeClr w14:val="tx1"/>
              </w14:solidFill>
            </w14:textFill>
          </w:rPr>
          <w:delText>、课程</w:delText>
        </w:r>
      </w:del>
      <w:del w:id="115" w:author="Poppy Liu" w:date="2024-05-11T14:47:00Z">
        <w:r>
          <w:rPr>
            <w:rFonts w:hint="eastAsia" w:ascii="仿宋" w:hAnsi="仿宋" w:eastAsia="仿宋" w:cs="仿宋"/>
            <w:color w:val="000000" w:themeColor="text1"/>
            <w:lang w:eastAsia="zh-Hans"/>
            <w14:textFill>
              <w14:solidFill>
                <w14:schemeClr w14:val="tx1"/>
              </w14:solidFill>
            </w14:textFill>
          </w:rPr>
          <w:delText>导师的知名度美誉度推广</w:delText>
        </w:r>
      </w:del>
      <w:del w:id="116" w:author="Poppy Liu" w:date="2024-05-11T14:47:00Z">
        <w:r>
          <w:rPr>
            <w:rFonts w:ascii="仿宋" w:hAnsi="仿宋" w:eastAsia="仿宋" w:cs="仿宋"/>
            <w:color w:val="000000" w:themeColor="text1"/>
            <w:lang w:eastAsia="zh-Hans"/>
            <w14:textFill>
              <w14:solidFill>
                <w14:schemeClr w14:val="tx1"/>
              </w14:solidFill>
            </w14:textFill>
          </w:rPr>
          <w:delText>、</w:delText>
        </w:r>
      </w:del>
      <w:del w:id="117" w:author="Poppy Liu" w:date="2024-05-11T14:47:00Z">
        <w:r>
          <w:rPr>
            <w:rFonts w:hint="eastAsia" w:ascii="仿宋" w:hAnsi="仿宋" w:eastAsia="仿宋" w:cs="仿宋"/>
            <w:color w:val="000000" w:themeColor="text1"/>
            <w:lang w:eastAsia="zh-Hans"/>
            <w14:textFill>
              <w14:solidFill>
                <w14:schemeClr w14:val="tx1"/>
              </w14:solidFill>
            </w14:textFill>
          </w:rPr>
          <w:delText>书籍出版</w:delText>
        </w:r>
      </w:del>
      <w:del w:id="118" w:author="Poppy Liu" w:date="2024-05-11T14:47:00Z">
        <w:r>
          <w:rPr>
            <w:rFonts w:ascii="仿宋" w:hAnsi="仿宋" w:eastAsia="仿宋" w:cs="仿宋"/>
            <w:color w:val="000000" w:themeColor="text1"/>
            <w:lang w:eastAsia="zh-Hans"/>
            <w14:textFill>
              <w14:solidFill>
                <w14:schemeClr w14:val="tx1"/>
              </w14:solidFill>
            </w14:textFill>
          </w:rPr>
          <w:delText>、</w:delText>
        </w:r>
      </w:del>
      <w:del w:id="119" w:author="Poppy Liu" w:date="2024-05-11T14:47:00Z">
        <w:r>
          <w:rPr>
            <w:rFonts w:hint="eastAsia" w:ascii="仿宋" w:hAnsi="仿宋" w:eastAsia="仿宋" w:cs="仿宋"/>
            <w:color w:val="000000" w:themeColor="text1"/>
            <w:lang w:eastAsia="zh-Hans"/>
            <w14:textFill>
              <w14:solidFill>
                <w14:schemeClr w14:val="tx1"/>
              </w14:solidFill>
            </w14:textFill>
          </w:rPr>
          <w:delText>课程讲师认证</w:delText>
        </w:r>
      </w:del>
      <w:del w:id="120" w:author="Poppy Liu" w:date="2024-05-11T14:47:00Z">
        <w:r>
          <w:rPr>
            <w:rFonts w:ascii="仿宋" w:hAnsi="仿宋" w:eastAsia="仿宋" w:cs="仿宋"/>
            <w:color w:val="000000" w:themeColor="text1"/>
            <w:lang w:eastAsia="zh-Hans"/>
            <w14:textFill>
              <w14:solidFill>
                <w14:schemeClr w14:val="tx1"/>
              </w14:solidFill>
            </w14:textFill>
          </w:rPr>
          <w:delText>、IT</w:delText>
        </w:r>
      </w:del>
      <w:del w:id="121" w:author="Poppy Liu" w:date="2024-05-11T14:47:00Z">
        <w:r>
          <w:rPr>
            <w:rFonts w:hint="eastAsia" w:ascii="仿宋" w:hAnsi="仿宋" w:eastAsia="仿宋" w:cs="仿宋"/>
            <w:color w:val="000000" w:themeColor="text1"/>
            <w:lang w:eastAsia="zh-Hans"/>
            <w14:textFill>
              <w14:solidFill>
                <w14:schemeClr w14:val="tx1"/>
              </w14:solidFill>
            </w14:textFill>
          </w:rPr>
          <w:delText>工具化合作</w:delText>
        </w:r>
      </w:del>
      <w:del w:id="122" w:author="Poppy Liu" w:date="2024-05-11T14:47:00Z">
        <w:r>
          <w:rPr>
            <w:rFonts w:ascii="仿宋" w:hAnsi="仿宋" w:eastAsia="仿宋" w:cs="仿宋"/>
            <w:color w:val="000000" w:themeColor="text1"/>
            <w:lang w:eastAsia="zh-Hans"/>
            <w14:textFill>
              <w14:solidFill>
                <w14:schemeClr w14:val="tx1"/>
              </w14:solidFill>
            </w14:textFill>
          </w:rPr>
          <w:delText>、</w:delText>
        </w:r>
      </w:del>
      <w:del w:id="123" w:author="Poppy Liu" w:date="2024-05-11T14:47:00Z">
        <w:r>
          <w:rPr>
            <w:rFonts w:hint="eastAsia" w:ascii="仿宋" w:hAnsi="仿宋" w:eastAsia="仿宋" w:cs="仿宋"/>
            <w:color w:val="000000" w:themeColor="text1"/>
            <w:lang w:eastAsia="zh-Hans"/>
            <w14:textFill>
              <w14:solidFill>
                <w14:schemeClr w14:val="tx1"/>
              </w14:solidFill>
            </w14:textFill>
          </w:rPr>
          <w:delText>合资公司</w:delText>
        </w:r>
      </w:del>
      <w:del w:id="124" w:author="Poppy Liu" w:date="2024-05-11T14:47:00Z">
        <w:r>
          <w:rPr>
            <w:rFonts w:ascii="仿宋" w:hAnsi="仿宋" w:eastAsia="仿宋" w:cs="仿宋"/>
            <w:color w:val="000000" w:themeColor="text1"/>
            <w:lang w:val="zh-TW" w:eastAsia="zh-TW"/>
            <w14:textFill>
              <w14:solidFill>
                <w14:schemeClr w14:val="tx1"/>
              </w14:solidFill>
            </w14:textFill>
          </w:rPr>
          <w:delText>等。</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125" w:author="Poppy Liu" w:date="2024-05-11T14:47:00Z"/>
          <w:rFonts w:ascii="仿宋" w:hAnsi="仿宋" w:eastAsia="仿宋" w:cs="仿宋"/>
          <w:color w:val="000000" w:themeColor="text1"/>
          <w:lang w:val="zh-TW" w:eastAsia="zh-TW"/>
          <w14:textFill>
            <w14:solidFill>
              <w14:schemeClr w14:val="tx1"/>
            </w14:solidFill>
          </w14:textFill>
        </w:rPr>
      </w:pPr>
      <w:del w:id="126" w:author="Poppy Liu" w:date="2024-05-11T14:47:00Z">
        <w:r>
          <w:rPr>
            <w:rFonts w:ascii="仿宋" w:hAnsi="仿宋" w:eastAsia="仿宋" w:cs="仿宋"/>
            <w:color w:val="000000" w:themeColor="text1"/>
            <w:lang w:val="zh-TW" w:eastAsia="zh-TW"/>
            <w14:textFill>
              <w14:solidFill>
                <w14:schemeClr w14:val="tx1"/>
              </w14:solidFill>
            </w14:textFill>
          </w:rPr>
          <w:delText>甲乙双方</w:delText>
        </w:r>
      </w:del>
      <w:del w:id="127" w:author="Poppy Liu" w:date="2024-05-11T14:47:00Z">
        <w:r>
          <w:rPr>
            <w:rFonts w:hint="eastAsia" w:ascii="仿宋" w:hAnsi="仿宋" w:eastAsia="仿宋" w:cs="仿宋"/>
            <w:color w:val="000000" w:themeColor="text1"/>
            <w:lang w:eastAsia="zh-Hans"/>
            <w14:textFill>
              <w14:solidFill>
                <w14:schemeClr w14:val="tx1"/>
              </w14:solidFill>
            </w14:textFill>
          </w:rPr>
          <w:delText>可根据以上</w:delText>
        </w:r>
      </w:del>
      <w:del w:id="128" w:author="Poppy Liu" w:date="2024-05-11T14:47:00Z">
        <w:r>
          <w:rPr>
            <w:rFonts w:ascii="仿宋" w:hAnsi="仿宋" w:eastAsia="仿宋" w:cs="仿宋"/>
            <w:color w:val="000000" w:themeColor="text1"/>
            <w:lang w:val="zh-TW" w:eastAsia="zh-TW"/>
            <w14:textFill>
              <w14:solidFill>
                <w14:schemeClr w14:val="tx1"/>
              </w14:solidFill>
            </w14:textFill>
          </w:rPr>
          <w:delText>子项目</w:delText>
        </w:r>
      </w:del>
      <w:del w:id="129" w:author="Poppy Liu" w:date="2024-05-11T14:47:00Z">
        <w:r>
          <w:rPr>
            <w:rFonts w:hint="eastAsia" w:ascii="仿宋" w:hAnsi="仿宋" w:eastAsia="仿宋" w:cs="仿宋"/>
            <w:color w:val="000000" w:themeColor="text1"/>
            <w:lang w:eastAsia="zh-Hans"/>
            <w14:textFill>
              <w14:solidFill>
                <w14:schemeClr w14:val="tx1"/>
              </w14:solidFill>
            </w14:textFill>
          </w:rPr>
          <w:delText>进一步</w:delText>
        </w:r>
      </w:del>
      <w:del w:id="130" w:author="Poppy Liu" w:date="2024-05-11T14:47:00Z">
        <w:r>
          <w:rPr>
            <w:rFonts w:ascii="仿宋" w:hAnsi="仿宋" w:eastAsia="仿宋" w:cs="仿宋"/>
            <w:color w:val="000000" w:themeColor="text1"/>
            <w:lang w:val="zh-TW" w:eastAsia="zh-TW"/>
            <w14:textFill>
              <w14:solidFill>
                <w14:schemeClr w14:val="tx1"/>
              </w14:solidFill>
            </w14:textFill>
          </w:rPr>
          <w:delText>签订补充协议约定</w:delText>
        </w:r>
      </w:del>
      <w:del w:id="131" w:author="Poppy Liu" w:date="2024-05-11T14:47:00Z">
        <w:r>
          <w:rPr>
            <w:rFonts w:hint="eastAsia" w:ascii="仿宋" w:hAnsi="仿宋" w:eastAsia="仿宋" w:cs="仿宋"/>
            <w:color w:val="000000" w:themeColor="text1"/>
            <w:lang w:eastAsia="zh-Hans"/>
            <w14:textFill>
              <w14:solidFill>
                <w14:schemeClr w14:val="tx1"/>
              </w14:solidFill>
            </w14:textFill>
          </w:rPr>
          <w:delText>合作细节及双方权利义务</w:delText>
        </w:r>
      </w:del>
      <w:del w:id="132" w:author="Poppy Liu" w:date="2024-05-11T14:47:00Z">
        <w:r>
          <w:rPr>
            <w:rFonts w:ascii="仿宋" w:hAnsi="仿宋" w:eastAsia="仿宋" w:cs="仿宋"/>
            <w:color w:val="000000" w:themeColor="text1"/>
            <w:lang w:val="zh-TW" w:eastAsia="zh-TW"/>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del w:id="133" w:author="Poppy Liu" w:date="2024-05-11T14:47:00Z"/>
          <w:rFonts w:ascii="仿宋" w:hAnsi="仿宋" w:eastAsia="仿宋" w:cs="仿宋"/>
          <w:b/>
          <w:bCs/>
          <w:color w:val="000000" w:themeColor="text1"/>
          <w:lang w:val="zh-TW" w:eastAsia="zh-TW"/>
          <w14:textFill>
            <w14:solidFill>
              <w14:schemeClr w14:val="tx1"/>
            </w14:solidFill>
          </w14:textFill>
        </w:rPr>
      </w:pPr>
      <w:del w:id="134" w:author="Poppy Liu" w:date="2024-05-11T14:47:00Z">
        <w:r>
          <w:rPr>
            <w:rFonts w:hint="eastAsia" w:ascii="仿宋" w:hAnsi="仿宋" w:eastAsia="仿宋" w:cs="仿宋"/>
            <w:b/>
            <w:bCs/>
            <w:color w:val="000000" w:themeColor="text1"/>
            <w:lang w:val="zh-TW"/>
            <w14:textFill>
              <w14:solidFill>
                <w14:schemeClr w14:val="tx1"/>
              </w14:solidFill>
            </w14:textFill>
          </w:rPr>
          <w:delText>1</w:delText>
        </w:r>
      </w:del>
      <w:del w:id="135" w:author="Poppy Liu" w:date="2024-05-11T14:47:00Z">
        <w:r>
          <w:rPr>
            <w:rFonts w:ascii="仿宋" w:hAnsi="仿宋" w:eastAsia="仿宋" w:cs="仿宋"/>
            <w:b/>
            <w:bCs/>
            <w:color w:val="000000" w:themeColor="text1"/>
            <w:lang w:val="zh-TW" w:eastAsia="zh-TW"/>
            <w14:textFill>
              <w14:solidFill>
                <w14:schemeClr w14:val="tx1"/>
              </w14:solidFill>
            </w14:textFill>
          </w:rPr>
          <w:delText xml:space="preserve">.2 </w:delText>
        </w:r>
      </w:del>
      <w:del w:id="136"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共同</w:delText>
        </w:r>
      </w:del>
      <w:del w:id="137" w:author="Poppy Liu" w:date="2024-05-11T14:47:00Z">
        <w:r>
          <w:rPr>
            <w:rFonts w:hint="eastAsia" w:ascii="仿宋" w:hAnsi="仿宋" w:eastAsia="仿宋" w:cs="仿宋"/>
            <w:b/>
            <w:bCs/>
            <w:color w:val="000000" w:themeColor="text1"/>
            <w:lang w:eastAsia="zh-Hans"/>
            <w14:textFill>
              <w14:solidFill>
                <w14:schemeClr w14:val="tx1"/>
              </w14:solidFill>
            </w14:textFill>
          </w:rPr>
          <w:delText>开</w:delText>
        </w:r>
      </w:del>
      <w:del w:id="138"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发课程说明</w:delText>
        </w:r>
      </w:del>
    </w:p>
    <w:p>
      <w:pPr>
        <w:pStyle w:val="5"/>
        <w:spacing w:line="360" w:lineRule="auto"/>
        <w:rPr>
          <w:del w:id="139" w:author="Poppy Liu" w:date="2024-05-11T14:47:00Z"/>
          <w:rFonts w:ascii="仿宋" w:hAnsi="仿宋" w:eastAsia="仿宋" w:cs="仿宋"/>
          <w:color w:val="000000" w:themeColor="text1"/>
          <w14:textFill>
            <w14:solidFill>
              <w14:schemeClr w14:val="tx1"/>
            </w14:solidFill>
          </w14:textFill>
        </w:rPr>
      </w:pPr>
      <w:del w:id="140" w:author="Poppy Liu" w:date="2024-05-11T14:47:00Z">
        <w:r>
          <w:rPr>
            <w:rFonts w:hint="eastAsia" w:ascii="仿宋" w:hAnsi="仿宋" w:eastAsia="仿宋" w:cs="仿宋"/>
            <w:color w:val="000000" w:themeColor="text1"/>
            <w:lang w:val="zh-TW"/>
            <w14:textFill>
              <w14:solidFill>
                <w14:schemeClr w14:val="tx1"/>
              </w14:solidFill>
            </w14:textFill>
          </w:rPr>
          <w:delText>1</w:delText>
        </w:r>
      </w:del>
      <w:del w:id="141" w:author="Poppy Liu" w:date="2024-05-11T14:47:00Z">
        <w:r>
          <w:rPr>
            <w:rFonts w:ascii="仿宋" w:hAnsi="仿宋" w:eastAsia="仿宋" w:cs="仿宋"/>
            <w:color w:val="000000" w:themeColor="text1"/>
            <w:lang w:val="zh-TW" w:eastAsia="zh-TW"/>
            <w14:textFill>
              <w14:solidFill>
                <w14:schemeClr w14:val="tx1"/>
              </w14:solidFill>
            </w14:textFill>
          </w:rPr>
          <w:delText>.2.1</w:delText>
        </w:r>
      </w:del>
      <w:del w:id="142"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143" w:author="Poppy Liu" w:date="2024-05-11T14:47:00Z">
        <w:r>
          <w:rPr>
            <w:rFonts w:hint="eastAsia" w:ascii="仿宋" w:hAnsi="仿宋" w:eastAsia="仿宋" w:cs="仿宋"/>
            <w:color w:val="000000" w:themeColor="text1"/>
            <w:lang w:eastAsia="zh-Hans"/>
            <w14:textFill>
              <w14:solidFill>
                <w14:schemeClr w14:val="tx1"/>
              </w14:solidFill>
            </w14:textFill>
          </w:rPr>
          <w:delText>甲方基于</w:delText>
        </w:r>
      </w:del>
      <w:del w:id="144" w:author="Poppy Liu" w:date="2024-05-11T14:47:00Z">
        <w:r>
          <w:rPr>
            <w:rFonts w:hint="eastAsia" w:ascii="仿宋" w:hAnsi="仿宋" w:eastAsia="仿宋" w:cs="仿宋"/>
            <w:color w:val="000000" w:themeColor="text1"/>
            <w14:textFill>
              <w14:solidFill>
                <w14:schemeClr w14:val="tx1"/>
              </w14:solidFill>
            </w14:textFill>
          </w:rPr>
          <w:delText>乙方</w:delText>
        </w:r>
      </w:del>
      <w:del w:id="145" w:author="Poppy Liu" w:date="2024-05-11T14:47:00Z">
        <w:r>
          <w:rPr>
            <w:rFonts w:hint="eastAsia" w:ascii="仿宋" w:hAnsi="仿宋" w:eastAsia="仿宋" w:cs="仿宋"/>
            <w:color w:val="000000" w:themeColor="text1"/>
            <w:lang w:eastAsia="zh-Hans"/>
            <w14:textFill>
              <w14:solidFill>
                <w14:schemeClr w14:val="tx1"/>
              </w14:solidFill>
            </w14:textFill>
          </w:rPr>
          <w:delText>的</w:delText>
        </w:r>
      </w:del>
      <w:del w:id="146" w:author="Poppy Liu" w:date="2024-05-11T14:47:00Z">
        <w:r>
          <w:rPr>
            <w:rFonts w:hint="eastAsia" w:ascii="仿宋" w:hAnsi="仿宋" w:eastAsia="仿宋" w:cs="仿宋"/>
            <w:color w:val="000000" w:themeColor="text1"/>
            <w14:textFill>
              <w14:solidFill>
                <w14:schemeClr w14:val="tx1"/>
              </w14:solidFill>
            </w14:textFill>
          </w:rPr>
          <w:delText>过往经验和专业领域、课程，为乙方提供精准定位和</w:delText>
        </w:r>
      </w:del>
      <w:del w:id="147" w:author="Poppy Liu" w:date="2024-05-11T14:47:00Z">
        <w:r>
          <w:rPr>
            <w:rFonts w:hint="eastAsia" w:ascii="仿宋" w:hAnsi="仿宋" w:eastAsia="仿宋" w:cs="仿宋"/>
            <w:color w:val="000000" w:themeColor="text1"/>
            <w:lang w:eastAsia="zh-Hans"/>
            <w14:textFill>
              <w14:solidFill>
                <w14:schemeClr w14:val="tx1"/>
              </w14:solidFill>
            </w14:textFill>
          </w:rPr>
          <w:delText>独家</w:delText>
        </w:r>
      </w:del>
      <w:del w:id="148" w:author="Poppy Liu" w:date="2024-05-11T14:47:00Z">
        <w:r>
          <w:rPr>
            <w:rFonts w:ascii="仿宋" w:hAnsi="仿宋" w:eastAsia="仿宋" w:cs="仿宋"/>
            <w:color w:val="000000" w:themeColor="text1"/>
            <w14:textFill>
              <w14:solidFill>
                <w14:schemeClr w14:val="tx1"/>
              </w14:solidFill>
            </w14:textFill>
          </w:rPr>
          <w:delText>课程</w:delText>
        </w:r>
      </w:del>
      <w:del w:id="149" w:author="Poppy Liu" w:date="2024-05-11T14:47:00Z">
        <w:r>
          <w:rPr>
            <w:rFonts w:hint="eastAsia" w:ascii="仿宋" w:hAnsi="仿宋" w:eastAsia="仿宋" w:cs="仿宋"/>
            <w:color w:val="000000" w:themeColor="text1"/>
            <w:lang w:eastAsia="zh-Hans"/>
            <w14:textFill>
              <w14:solidFill>
                <w14:schemeClr w14:val="tx1"/>
              </w14:solidFill>
            </w14:textFill>
          </w:rPr>
          <w:delText>打造</w:delText>
        </w:r>
      </w:del>
      <w:del w:id="150" w:author="Poppy Liu" w:date="2024-05-11T14:47:00Z">
        <w:r>
          <w:rPr>
            <w:rFonts w:hint="eastAsia" w:ascii="仿宋" w:hAnsi="仿宋" w:eastAsia="仿宋" w:cs="仿宋"/>
            <w:color w:val="000000" w:themeColor="text1"/>
            <w14:textFill>
              <w14:solidFill>
                <w14:schemeClr w14:val="tx1"/>
              </w14:solidFill>
            </w14:textFill>
          </w:rPr>
          <w:delText>，</w:delText>
        </w:r>
      </w:del>
      <w:del w:id="151" w:author="Poppy Liu" w:date="2024-05-11T14:47:00Z">
        <w:r>
          <w:rPr>
            <w:rFonts w:hint="eastAsia" w:ascii="仿宋" w:hAnsi="仿宋" w:eastAsia="仿宋" w:cs="仿宋"/>
            <w:color w:val="000000" w:themeColor="text1"/>
            <w:lang w:eastAsia="zh-Hans"/>
            <w14:textFill>
              <w14:solidFill>
                <w14:schemeClr w14:val="tx1"/>
              </w14:solidFill>
            </w14:textFill>
          </w:rPr>
          <w:delText>并将</w:delText>
        </w:r>
      </w:del>
      <w:del w:id="152" w:author="Poppy Liu" w:date="2024-05-11T14:47:00Z">
        <w:r>
          <w:rPr>
            <w:rFonts w:hint="eastAsia" w:ascii="仿宋" w:hAnsi="仿宋" w:eastAsia="仿宋" w:cs="仿宋"/>
            <w:color w:val="000000" w:themeColor="text1"/>
            <w14:textFill>
              <w14:solidFill>
                <w14:schemeClr w14:val="tx1"/>
              </w14:solidFill>
            </w14:textFill>
          </w:rPr>
          <w:delText>投入</w:delText>
        </w:r>
      </w:del>
      <w:del w:id="153" w:author="Poppy Liu" w:date="2024-05-11T14:47:00Z">
        <w:r>
          <w:rPr>
            <w:rFonts w:hint="eastAsia" w:ascii="仿宋" w:hAnsi="仿宋" w:eastAsia="仿宋" w:cs="仿宋"/>
            <w:color w:val="000000" w:themeColor="text1"/>
            <w:lang w:eastAsia="zh-Hans"/>
            <w14:textFill>
              <w14:solidFill>
                <w14:schemeClr w14:val="tx1"/>
              </w14:solidFill>
            </w14:textFill>
          </w:rPr>
          <w:delText>产品经理</w:delText>
        </w:r>
      </w:del>
      <w:del w:id="154" w:author="Poppy Liu" w:date="2024-05-11T14:47:00Z">
        <w:r>
          <w:rPr>
            <w:rFonts w:ascii="仿宋" w:hAnsi="仿宋" w:eastAsia="仿宋" w:cs="仿宋"/>
            <w:color w:val="000000" w:themeColor="text1"/>
            <w:lang w:eastAsia="zh-Hans"/>
            <w14:textFill>
              <w14:solidFill>
                <w14:schemeClr w14:val="tx1"/>
              </w14:solidFill>
            </w14:textFill>
          </w:rPr>
          <w:delText>、</w:delText>
        </w:r>
      </w:del>
      <w:del w:id="155" w:author="Poppy Liu" w:date="2024-05-11T14:47:00Z">
        <w:r>
          <w:rPr>
            <w:rFonts w:hint="eastAsia" w:ascii="仿宋" w:hAnsi="仿宋" w:eastAsia="仿宋" w:cs="仿宋"/>
            <w:color w:val="000000" w:themeColor="text1"/>
            <w:lang w:eastAsia="zh-Hans"/>
            <w14:textFill>
              <w14:solidFill>
                <w14:schemeClr w14:val="tx1"/>
              </w14:solidFill>
            </w14:textFill>
          </w:rPr>
          <w:delText>用户资源</w:delText>
        </w:r>
      </w:del>
      <w:del w:id="156" w:author="Poppy Liu" w:date="2024-05-11T14:47:00Z">
        <w:r>
          <w:rPr>
            <w:rFonts w:ascii="仿宋" w:hAnsi="仿宋" w:eastAsia="仿宋" w:cs="仿宋"/>
            <w:color w:val="000000" w:themeColor="text1"/>
            <w:lang w:eastAsia="zh-Hans"/>
            <w14:textFill>
              <w14:solidFill>
                <w14:schemeClr w14:val="tx1"/>
              </w14:solidFill>
            </w14:textFill>
          </w:rPr>
          <w:delText>、</w:delText>
        </w:r>
      </w:del>
      <w:del w:id="157" w:author="Poppy Liu" w:date="2024-05-11T14:47:00Z">
        <w:r>
          <w:rPr>
            <w:rFonts w:hint="eastAsia" w:ascii="仿宋" w:hAnsi="仿宋" w:eastAsia="仿宋" w:cs="仿宋"/>
            <w:color w:val="000000" w:themeColor="text1"/>
            <w:lang w:eastAsia="zh-Hans"/>
            <w14:textFill>
              <w14:solidFill>
                <w14:schemeClr w14:val="tx1"/>
              </w14:solidFill>
            </w14:textFill>
          </w:rPr>
          <w:delText>运营资源</w:delText>
        </w:r>
      </w:del>
      <w:del w:id="158" w:author="Poppy Liu" w:date="2024-05-11T14:47:00Z">
        <w:r>
          <w:rPr>
            <w:rFonts w:hint="eastAsia" w:ascii="仿宋" w:hAnsi="仿宋" w:eastAsia="仿宋" w:cs="仿宋"/>
            <w:color w:val="000000" w:themeColor="text1"/>
            <w14:textFill>
              <w14:solidFill>
                <w14:schemeClr w14:val="tx1"/>
              </w14:solidFill>
            </w14:textFill>
          </w:rPr>
          <w:delText>与乙方联手进行</w:delText>
        </w:r>
      </w:del>
      <w:del w:id="159" w:author="Poppy Liu" w:date="2024-05-11T14:47:00Z">
        <w:r>
          <w:rPr>
            <w:rFonts w:ascii="仿宋" w:hAnsi="仿宋" w:eastAsia="仿宋" w:cs="仿宋"/>
            <w:color w:val="000000" w:themeColor="text1"/>
            <w14:textFill>
              <w14:solidFill>
                <w14:schemeClr w14:val="tx1"/>
              </w14:solidFill>
            </w14:textFill>
          </w:rPr>
          <w:delText>课程</w:delText>
        </w:r>
      </w:del>
      <w:del w:id="160" w:author="Poppy Liu" w:date="2024-05-11T14:47:00Z">
        <w:r>
          <w:rPr>
            <w:rFonts w:hint="eastAsia" w:ascii="仿宋" w:hAnsi="仿宋" w:eastAsia="仿宋" w:cs="仿宋"/>
            <w:color w:val="000000" w:themeColor="text1"/>
            <w:lang w:eastAsia="zh-Hans"/>
            <w14:textFill>
              <w14:solidFill>
                <w14:schemeClr w14:val="tx1"/>
              </w14:solidFill>
            </w14:textFill>
          </w:rPr>
          <w:delText>开</w:delText>
        </w:r>
      </w:del>
      <w:del w:id="161" w:author="Poppy Liu" w:date="2024-05-11T14:47:00Z">
        <w:r>
          <w:rPr>
            <w:rFonts w:hint="eastAsia" w:ascii="仿宋" w:hAnsi="仿宋" w:eastAsia="仿宋" w:cs="仿宋"/>
            <w:color w:val="000000" w:themeColor="text1"/>
            <w14:textFill>
              <w14:solidFill>
                <w14:schemeClr w14:val="tx1"/>
              </w14:solidFill>
            </w14:textFill>
          </w:rPr>
          <w:delText>发和以课程为基础衍生的其他子项目。</w:delText>
        </w:r>
      </w:del>
    </w:p>
    <w:p>
      <w:pPr>
        <w:pStyle w:val="5"/>
        <w:spacing w:line="360" w:lineRule="auto"/>
        <w:rPr>
          <w:del w:id="162" w:author="Poppy Liu" w:date="2024-05-11T14:47:00Z"/>
          <w:rFonts w:ascii="仿宋" w:hAnsi="仿宋" w:eastAsia="仿宋" w:cs="仿宋"/>
          <w:b/>
          <w:bCs/>
          <w:color w:val="000000" w:themeColor="text1"/>
          <w:lang w:val="zh-TW" w:eastAsia="zh-TW"/>
          <w14:textFill>
            <w14:solidFill>
              <w14:schemeClr w14:val="tx1"/>
            </w14:solidFill>
          </w14:textFill>
        </w:rPr>
      </w:pPr>
      <w:del w:id="163" w:author="Poppy Liu" w:date="2024-05-11T14:47:00Z">
        <w:r>
          <w:rPr>
            <w:rFonts w:hint="eastAsia" w:ascii="仿宋" w:hAnsi="仿宋" w:eastAsia="仿宋" w:cs="仿宋"/>
            <w:color w:val="000000" w:themeColor="text1"/>
            <w14:textFill>
              <w14:solidFill>
                <w14:schemeClr w14:val="tx1"/>
              </w14:solidFill>
            </w14:textFill>
          </w:rPr>
          <w:delText>1</w:delText>
        </w:r>
      </w:del>
      <w:del w:id="164" w:author="Poppy Liu" w:date="2024-05-11T14:47:00Z">
        <w:r>
          <w:rPr>
            <w:rFonts w:ascii="仿宋" w:hAnsi="仿宋" w:eastAsia="仿宋" w:cs="仿宋"/>
            <w:color w:val="000000" w:themeColor="text1"/>
            <w14:textFill>
              <w14:solidFill>
                <w14:schemeClr w14:val="tx1"/>
              </w14:solidFill>
            </w14:textFill>
          </w:rPr>
          <w:delText>.</w:delText>
        </w:r>
      </w:del>
      <w:del w:id="165" w:author="Poppy Liu" w:date="2024-05-11T14:47:00Z">
        <w:r>
          <w:rPr>
            <w:rFonts w:hint="eastAsia" w:ascii="仿宋" w:hAnsi="仿宋" w:eastAsia="仿宋" w:cs="仿宋"/>
            <w:color w:val="000000" w:themeColor="text1"/>
            <w14:textFill>
              <w14:solidFill>
                <w14:schemeClr w14:val="tx1"/>
              </w14:solidFill>
            </w14:textFill>
          </w:rPr>
          <w:delText>2</w:delText>
        </w:r>
      </w:del>
      <w:del w:id="166" w:author="Poppy Liu" w:date="2024-05-11T14:47:00Z">
        <w:r>
          <w:rPr>
            <w:rFonts w:ascii="仿宋" w:hAnsi="仿宋" w:eastAsia="仿宋" w:cs="仿宋"/>
            <w:color w:val="000000" w:themeColor="text1"/>
            <w14:textFill>
              <w14:solidFill>
                <w14:schemeClr w14:val="tx1"/>
              </w14:solidFill>
            </w14:textFill>
          </w:rPr>
          <w:delText xml:space="preserve">.2 </w:delText>
        </w:r>
      </w:del>
      <w:del w:id="167" w:author="Poppy Liu" w:date="2024-05-11T14:47:00Z">
        <w:r>
          <w:rPr>
            <w:rFonts w:hint="eastAsia" w:ascii="仿宋" w:hAnsi="仿宋" w:eastAsia="仿宋" w:cs="仿宋"/>
            <w:color w:val="000000" w:themeColor="text1"/>
            <w14:textFill>
              <w14:solidFill>
                <w14:schemeClr w14:val="tx1"/>
              </w14:solidFill>
            </w14:textFill>
          </w:rPr>
          <w:delText>乙方基于</w:delText>
        </w:r>
      </w:del>
      <w:del w:id="168" w:author="Poppy Liu" w:date="2024-05-11T14:47:00Z">
        <w:r>
          <w:rPr>
            <w:rFonts w:hint="eastAsia" w:ascii="仿宋" w:hAnsi="仿宋" w:eastAsia="仿宋" w:cs="仿宋"/>
            <w:color w:val="000000" w:themeColor="text1"/>
            <w:lang w:eastAsia="zh-Hans"/>
            <w14:textFill>
              <w14:solidFill>
                <w14:schemeClr w14:val="tx1"/>
              </w14:solidFill>
            </w14:textFill>
          </w:rPr>
          <w:delText>双方</w:delText>
        </w:r>
      </w:del>
      <w:del w:id="169" w:author="Poppy Liu" w:date="2024-05-11T14:47:00Z">
        <w:r>
          <w:rPr>
            <w:rFonts w:hint="eastAsia" w:ascii="仿宋" w:hAnsi="仿宋" w:eastAsia="仿宋" w:cs="仿宋"/>
            <w:color w:val="000000" w:themeColor="text1"/>
            <w14:textFill>
              <w14:solidFill>
                <w14:schemeClr w14:val="tx1"/>
              </w14:solidFill>
            </w14:textFill>
          </w:rPr>
          <w:delText>确定</w:delText>
        </w:r>
      </w:del>
      <w:del w:id="170" w:author="Poppy Liu" w:date="2024-05-11T14:47:00Z">
        <w:r>
          <w:rPr>
            <w:rFonts w:hint="eastAsia" w:ascii="仿宋" w:hAnsi="仿宋" w:eastAsia="仿宋" w:cs="仿宋"/>
            <w:color w:val="000000" w:themeColor="text1"/>
            <w:lang w:eastAsia="zh-Hans"/>
            <w14:textFill>
              <w14:solidFill>
                <w14:schemeClr w14:val="tx1"/>
              </w14:solidFill>
            </w14:textFill>
          </w:rPr>
          <w:delText>开</w:delText>
        </w:r>
      </w:del>
      <w:del w:id="171" w:author="Poppy Liu" w:date="2024-05-11T14:47:00Z">
        <w:r>
          <w:rPr>
            <w:rFonts w:hint="eastAsia" w:ascii="仿宋" w:hAnsi="仿宋" w:eastAsia="仿宋" w:cs="仿宋"/>
            <w:color w:val="000000" w:themeColor="text1"/>
            <w14:textFill>
              <w14:solidFill>
                <w14:schemeClr w14:val="tx1"/>
              </w14:solidFill>
            </w14:textFill>
          </w:rPr>
          <w:delText>发的</w:delText>
        </w:r>
      </w:del>
      <w:del w:id="172" w:author="Poppy Liu" w:date="2024-05-11T14:47:00Z">
        <w:r>
          <w:rPr>
            <w:rFonts w:ascii="仿宋" w:hAnsi="仿宋" w:eastAsia="仿宋" w:cs="仿宋"/>
            <w:color w:val="000000" w:themeColor="text1"/>
            <w14:textFill>
              <w14:solidFill>
                <w14:schemeClr w14:val="tx1"/>
              </w14:solidFill>
            </w14:textFill>
          </w:rPr>
          <w:delText>课程</w:delText>
        </w:r>
      </w:del>
      <w:del w:id="173" w:author="Poppy Liu" w:date="2024-05-11T14:47:00Z">
        <w:r>
          <w:rPr>
            <w:rFonts w:hint="eastAsia" w:ascii="仿宋" w:hAnsi="仿宋" w:eastAsia="仿宋" w:cs="仿宋"/>
            <w:color w:val="000000" w:themeColor="text1"/>
            <w14:textFill>
              <w14:solidFill>
                <w14:schemeClr w14:val="tx1"/>
              </w14:solidFill>
            </w14:textFill>
          </w:rPr>
          <w:delText>，</w:delText>
        </w:r>
      </w:del>
      <w:del w:id="174" w:author="Poppy Liu" w:date="2024-05-11T14:47:00Z">
        <w:r>
          <w:rPr>
            <w:rFonts w:hint="eastAsia" w:ascii="仿宋" w:hAnsi="仿宋" w:eastAsia="仿宋" w:cs="仿宋"/>
            <w:color w:val="000000" w:themeColor="text1"/>
            <w:lang w:eastAsia="zh-Hans"/>
            <w14:textFill>
              <w14:solidFill>
                <w14:schemeClr w14:val="tx1"/>
              </w14:solidFill>
            </w14:textFill>
          </w:rPr>
          <w:delText>为</w:delText>
        </w:r>
      </w:del>
      <w:del w:id="175" w:author="Poppy Liu" w:date="2024-05-11T14:47:00Z">
        <w:r>
          <w:rPr>
            <w:rFonts w:hint="eastAsia" w:ascii="仿宋" w:hAnsi="仿宋" w:eastAsia="仿宋" w:cs="仿宋"/>
            <w:color w:val="000000" w:themeColor="text1"/>
            <w14:textFill>
              <w14:solidFill>
                <w14:schemeClr w14:val="tx1"/>
              </w14:solidFill>
            </w14:textFill>
          </w:rPr>
          <w:delText>甲方的科学创业知识</w:delText>
        </w:r>
      </w:del>
      <w:del w:id="176" w:author="Poppy Liu" w:date="2024-05-11T14:47:00Z">
        <w:r>
          <w:rPr>
            <w:rFonts w:hint="eastAsia" w:ascii="仿宋" w:hAnsi="仿宋" w:eastAsia="仿宋" w:cs="仿宋"/>
            <w:color w:val="000000" w:themeColor="text1"/>
            <w:lang w:eastAsia="zh-Hans"/>
            <w14:textFill>
              <w14:solidFill>
                <w14:schemeClr w14:val="tx1"/>
              </w14:solidFill>
            </w14:textFill>
          </w:rPr>
          <w:delText>体系</w:delText>
        </w:r>
      </w:del>
      <w:del w:id="177" w:author="Poppy Liu" w:date="2024-05-11T14:47:00Z">
        <w:r>
          <w:rPr>
            <w:rFonts w:hint="eastAsia" w:ascii="仿宋" w:hAnsi="仿宋" w:eastAsia="仿宋" w:cs="仿宋"/>
            <w:color w:val="000000" w:themeColor="text1"/>
            <w14:textFill>
              <w14:solidFill>
                <w14:schemeClr w14:val="tx1"/>
              </w14:solidFill>
            </w14:textFill>
          </w:rPr>
          <w:delText>以及学友</w:delText>
        </w:r>
      </w:del>
      <w:del w:id="178" w:author="Poppy Liu" w:date="2024-05-11T14:47:00Z">
        <w:r>
          <w:rPr>
            <w:rFonts w:hint="eastAsia" w:ascii="仿宋" w:hAnsi="仿宋" w:eastAsia="仿宋" w:cs="仿宋"/>
            <w:color w:val="000000" w:themeColor="text1"/>
            <w:lang w:eastAsia="zh-Hans"/>
            <w14:textFill>
              <w14:solidFill>
                <w14:schemeClr w14:val="tx1"/>
              </w14:solidFill>
            </w14:textFill>
          </w:rPr>
          <w:delText>实践应用需求</w:delText>
        </w:r>
      </w:del>
      <w:del w:id="179" w:author="Poppy Liu" w:date="2024-05-11T14:47:00Z">
        <w:r>
          <w:rPr>
            <w:rFonts w:hint="eastAsia" w:ascii="仿宋" w:hAnsi="仿宋" w:eastAsia="仿宋" w:cs="仿宋"/>
            <w:color w:val="000000" w:themeColor="text1"/>
            <w14:textFill>
              <w14:solidFill>
                <w14:schemeClr w14:val="tx1"/>
              </w14:solidFill>
            </w14:textFill>
          </w:rPr>
          <w:delText>，进行课程</w:delText>
        </w:r>
      </w:del>
      <w:del w:id="180" w:author="Poppy Liu" w:date="2024-05-11T14:47:00Z">
        <w:r>
          <w:rPr>
            <w:rFonts w:hint="eastAsia" w:ascii="仿宋" w:hAnsi="仿宋" w:eastAsia="仿宋" w:cs="仿宋"/>
            <w:color w:val="000000" w:themeColor="text1"/>
            <w:lang w:eastAsia="zh-Hans"/>
            <w14:textFill>
              <w14:solidFill>
                <w14:schemeClr w14:val="tx1"/>
              </w14:solidFill>
            </w14:textFill>
          </w:rPr>
          <w:delText>定制</w:delText>
        </w:r>
      </w:del>
      <w:del w:id="181" w:author="Poppy Liu" w:date="2024-05-11T14:47:00Z">
        <w:r>
          <w:rPr>
            <w:rFonts w:hint="eastAsia" w:ascii="仿宋" w:hAnsi="仿宋" w:eastAsia="仿宋" w:cs="仿宋"/>
            <w:color w:val="000000" w:themeColor="text1"/>
            <w14:textFill>
              <w14:solidFill>
                <w14:schemeClr w14:val="tx1"/>
              </w14:solidFill>
            </w14:textFill>
          </w:rPr>
          <w:delText>开发与</w:delText>
        </w:r>
      </w:del>
      <w:del w:id="182" w:author="Poppy Liu" w:date="2024-05-11T14:47:00Z">
        <w:r>
          <w:rPr>
            <w:rFonts w:hint="eastAsia" w:ascii="仿宋" w:hAnsi="仿宋" w:eastAsia="仿宋" w:cs="仿宋"/>
            <w:color w:val="000000" w:themeColor="text1"/>
            <w:lang w:eastAsia="zh-Hans"/>
            <w14:textFill>
              <w14:solidFill>
                <w14:schemeClr w14:val="tx1"/>
              </w14:solidFill>
            </w14:textFill>
          </w:rPr>
          <w:delText>长期迭代管理</w:delText>
        </w:r>
      </w:del>
      <w:del w:id="183" w:author="Poppy Liu" w:date="2024-05-11T14:47:00Z">
        <w:r>
          <w:rPr>
            <w:rFonts w:hint="eastAsia" w:ascii="仿宋" w:hAnsi="仿宋" w:eastAsia="仿宋" w:cs="仿宋"/>
            <w:color w:val="000000" w:themeColor="text1"/>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184" w:author="Poppy Liu" w:date="2024-05-11T14:47:00Z"/>
          <w:rFonts w:ascii="仿宋" w:hAnsi="仿宋" w:eastAsia="仿宋" w:cs="仿宋"/>
          <w:b/>
          <w:bCs/>
          <w:color w:val="000000" w:themeColor="text1"/>
          <w:lang w:val="zh-TW" w:eastAsia="zh-TW"/>
          <w14:textFill>
            <w14:solidFill>
              <w14:schemeClr w14:val="tx1"/>
            </w14:solidFill>
          </w14:textFill>
        </w:rPr>
      </w:pPr>
      <w:del w:id="185" w:author="Poppy Liu" w:date="2024-05-11T14:47:00Z">
        <w:r>
          <w:rPr>
            <w:rFonts w:hint="eastAsia" w:ascii="仿宋" w:hAnsi="仿宋" w:eastAsia="仿宋" w:cs="仿宋"/>
            <w:b/>
            <w:bCs/>
            <w:color w:val="000000" w:themeColor="text1"/>
            <w:lang w:val="zh-TW"/>
            <w14:textFill>
              <w14:solidFill>
                <w14:schemeClr w14:val="tx1"/>
              </w14:solidFill>
            </w14:textFill>
          </w:rPr>
          <w:delText>1</w:delText>
        </w:r>
      </w:del>
      <w:del w:id="186" w:author="Poppy Liu" w:date="2024-05-11T14:47:00Z">
        <w:r>
          <w:rPr>
            <w:rFonts w:ascii="仿宋" w:hAnsi="仿宋" w:eastAsia="仿宋" w:cs="仿宋"/>
            <w:b/>
            <w:bCs/>
            <w:color w:val="000000" w:themeColor="text1"/>
            <w:lang w:val="zh-TW" w:eastAsia="zh-TW"/>
            <w14:textFill>
              <w14:solidFill>
                <w14:schemeClr w14:val="tx1"/>
              </w14:solidFill>
            </w14:textFill>
          </w:rPr>
          <w:delText xml:space="preserve">.3 </w:delText>
        </w:r>
      </w:del>
      <w:del w:id="187" w:author="Poppy Liu" w:date="2024-05-11T14:47:00Z">
        <w:r>
          <w:rPr>
            <w:rFonts w:ascii="仿宋" w:hAnsi="仿宋" w:eastAsia="仿宋" w:cs="仿宋"/>
            <w:b/>
            <w:bCs/>
            <w:color w:val="000000" w:themeColor="text1"/>
            <w:lang w:eastAsia="zh-TW"/>
            <w14:textFill>
              <w14:solidFill>
                <w14:schemeClr w14:val="tx1"/>
              </w14:solidFill>
            </w14:textFill>
          </w:rPr>
          <w:delText>课程</w:delText>
        </w:r>
      </w:del>
      <w:del w:id="188" w:author="Poppy Liu" w:date="2024-05-11T14:47:00Z">
        <w:r>
          <w:rPr>
            <w:rFonts w:hint="eastAsia" w:ascii="仿宋" w:hAnsi="仿宋" w:eastAsia="仿宋" w:cs="仿宋"/>
            <w:b/>
            <w:bCs/>
            <w:color w:val="000000" w:themeColor="text1"/>
            <w:lang w:eastAsia="zh-Hans"/>
            <w14:textFill>
              <w14:solidFill>
                <w14:schemeClr w14:val="tx1"/>
              </w14:solidFill>
            </w14:textFill>
          </w:rPr>
          <w:delText>联合</w:delText>
        </w:r>
      </w:del>
      <w:del w:id="189"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经营说明</w:delText>
        </w:r>
      </w:del>
    </w:p>
    <w:p>
      <w:pPr>
        <w:pStyle w:val="5"/>
        <w:spacing w:line="360" w:lineRule="auto"/>
        <w:rPr>
          <w:del w:id="190" w:author="Poppy Liu" w:date="2024-05-11T14:47:00Z"/>
          <w:rFonts w:ascii="仿宋" w:hAnsi="仿宋" w:eastAsia="仿宋" w:cs="仿宋"/>
          <w:color w:val="000000" w:themeColor="text1"/>
          <w14:textFill>
            <w14:solidFill>
              <w14:schemeClr w14:val="tx1"/>
            </w14:solidFill>
          </w14:textFill>
        </w:rPr>
      </w:pPr>
      <w:del w:id="191" w:author="Poppy Liu" w:date="2024-05-11T14:47:00Z">
        <w:r>
          <w:rPr>
            <w:rFonts w:ascii="仿宋" w:hAnsi="仿宋" w:eastAsia="仿宋" w:cs="仿宋"/>
            <w:color w:val="000000" w:themeColor="text1"/>
            <w14:textFill>
              <w14:solidFill>
                <w14:schemeClr w14:val="tx1"/>
              </w14:solidFill>
            </w14:textFill>
          </w:rPr>
          <w:delText>课程</w:delText>
        </w:r>
      </w:del>
      <w:del w:id="192" w:author="Poppy Liu" w:date="2024-05-11T14:47:00Z">
        <w:r>
          <w:rPr>
            <w:rFonts w:hint="eastAsia" w:ascii="仿宋" w:hAnsi="仿宋" w:eastAsia="仿宋" w:cs="仿宋"/>
            <w:color w:val="000000" w:themeColor="text1"/>
            <w:lang w:eastAsia="zh-Hans"/>
            <w14:textFill>
              <w14:solidFill>
                <w14:schemeClr w14:val="tx1"/>
              </w14:solidFill>
            </w14:textFill>
          </w:rPr>
          <w:delText>联合</w:delText>
        </w:r>
      </w:del>
      <w:del w:id="193" w:author="Poppy Liu" w:date="2024-05-11T14:47:00Z">
        <w:r>
          <w:rPr>
            <w:rFonts w:hint="eastAsia" w:ascii="仿宋" w:hAnsi="仿宋" w:eastAsia="仿宋" w:cs="仿宋"/>
            <w:color w:val="000000" w:themeColor="text1"/>
            <w14:textFill>
              <w14:solidFill>
                <w14:schemeClr w14:val="tx1"/>
              </w14:solidFill>
            </w14:textFill>
          </w:rPr>
          <w:delText>经营指的是甲乙双方</w:delText>
        </w:r>
      </w:del>
      <w:del w:id="194" w:author="Poppy Liu" w:date="2024-05-11T14:47:00Z">
        <w:r>
          <w:rPr>
            <w:rFonts w:hint="eastAsia" w:ascii="仿宋" w:hAnsi="仿宋" w:eastAsia="仿宋" w:cs="仿宋"/>
            <w:color w:val="000000" w:themeColor="text1"/>
            <w:lang w:eastAsia="zh-Hans"/>
            <w14:textFill>
              <w14:solidFill>
                <w14:schemeClr w14:val="tx1"/>
              </w14:solidFill>
            </w14:textFill>
          </w:rPr>
          <w:delText>就该</w:delText>
        </w:r>
      </w:del>
      <w:del w:id="195" w:author="Poppy Liu" w:date="2024-05-11T14:47:00Z">
        <w:r>
          <w:rPr>
            <w:rFonts w:ascii="仿宋" w:hAnsi="仿宋" w:eastAsia="仿宋" w:cs="仿宋"/>
            <w:color w:val="000000" w:themeColor="text1"/>
            <w:lang w:eastAsia="zh-Hans"/>
            <w14:textFill>
              <w14:solidFill>
                <w14:schemeClr w14:val="tx1"/>
              </w14:solidFill>
            </w14:textFill>
          </w:rPr>
          <w:delText>课程</w:delText>
        </w:r>
      </w:del>
      <w:del w:id="196" w:author="Poppy Liu" w:date="2024-05-11T14:47:00Z">
        <w:r>
          <w:rPr>
            <w:rFonts w:hint="eastAsia" w:ascii="仿宋" w:hAnsi="仿宋" w:eastAsia="仿宋" w:cs="仿宋"/>
            <w:color w:val="000000" w:themeColor="text1"/>
            <w:lang w:eastAsia="zh-Hans"/>
            <w14:textFill>
              <w14:solidFill>
                <w14:schemeClr w14:val="tx1"/>
              </w14:solidFill>
            </w14:textFill>
          </w:rPr>
          <w:delText>的经营发展需求</w:delText>
        </w:r>
      </w:del>
      <w:del w:id="197" w:author="Poppy Liu" w:date="2024-05-11T14:47:00Z">
        <w:r>
          <w:rPr>
            <w:rFonts w:ascii="仿宋" w:hAnsi="仿宋" w:eastAsia="仿宋" w:cs="仿宋"/>
            <w:color w:val="000000" w:themeColor="text1"/>
            <w:lang w:eastAsia="zh-Hans"/>
            <w14:textFill>
              <w14:solidFill>
                <w14:schemeClr w14:val="tx1"/>
              </w14:solidFill>
            </w14:textFill>
          </w:rPr>
          <w:delText>，</w:delText>
        </w:r>
      </w:del>
      <w:del w:id="198" w:author="Poppy Liu" w:date="2024-05-11T14:47:00Z">
        <w:r>
          <w:rPr>
            <w:rFonts w:hint="eastAsia" w:ascii="仿宋" w:hAnsi="仿宋" w:eastAsia="仿宋" w:cs="仿宋"/>
            <w:color w:val="000000" w:themeColor="text1"/>
            <w:lang w:eastAsia="zh-Hans"/>
            <w14:textFill>
              <w14:solidFill>
                <w14:schemeClr w14:val="tx1"/>
              </w14:solidFill>
            </w14:textFill>
          </w:rPr>
          <w:delText>共同投入品牌和</w:delText>
        </w:r>
      </w:del>
      <w:del w:id="199" w:author="Poppy Liu" w:date="2024-05-11T14:47:00Z">
        <w:r>
          <w:rPr>
            <w:rFonts w:ascii="仿宋" w:hAnsi="仿宋" w:eastAsia="仿宋" w:cs="仿宋"/>
            <w:color w:val="000000" w:themeColor="text1"/>
            <w:lang w:eastAsia="zh-Hans"/>
            <w14:textFill>
              <w14:solidFill>
                <w14:schemeClr w14:val="tx1"/>
              </w14:solidFill>
            </w14:textFill>
          </w:rPr>
          <w:delText>IP、</w:delText>
        </w:r>
      </w:del>
      <w:del w:id="200" w:author="Poppy Liu" w:date="2024-05-11T14:47:00Z">
        <w:r>
          <w:rPr>
            <w:rFonts w:hint="eastAsia" w:ascii="仿宋" w:hAnsi="仿宋" w:eastAsia="仿宋" w:cs="仿宋"/>
            <w:color w:val="000000" w:themeColor="text1"/>
            <w:lang w:eastAsia="zh-Hans"/>
            <w14:textFill>
              <w14:solidFill>
                <w14:schemeClr w14:val="tx1"/>
              </w14:solidFill>
            </w14:textFill>
          </w:rPr>
          <w:delText>市场资源</w:delText>
        </w:r>
      </w:del>
      <w:del w:id="201" w:author="Poppy Liu" w:date="2024-05-11T14:47:00Z">
        <w:r>
          <w:rPr>
            <w:rFonts w:ascii="仿宋" w:hAnsi="仿宋" w:eastAsia="仿宋" w:cs="仿宋"/>
            <w:color w:val="000000" w:themeColor="text1"/>
            <w:lang w:eastAsia="zh-Hans"/>
            <w14:textFill>
              <w14:solidFill>
                <w14:schemeClr w14:val="tx1"/>
              </w14:solidFill>
            </w14:textFill>
          </w:rPr>
          <w:delText>、</w:delText>
        </w:r>
      </w:del>
      <w:del w:id="202" w:author="Poppy Liu" w:date="2024-05-11T14:47:00Z">
        <w:r>
          <w:rPr>
            <w:rFonts w:hint="eastAsia" w:ascii="仿宋" w:hAnsi="仿宋" w:eastAsia="仿宋" w:cs="仿宋"/>
            <w:color w:val="000000" w:themeColor="text1"/>
            <w:lang w:eastAsia="zh-Hans"/>
            <w14:textFill>
              <w14:solidFill>
                <w14:schemeClr w14:val="tx1"/>
              </w14:solidFill>
            </w14:textFill>
          </w:rPr>
          <w:delText>渠道资源</w:delText>
        </w:r>
      </w:del>
      <w:del w:id="203" w:author="Poppy Liu" w:date="2024-05-11T14:47:00Z">
        <w:r>
          <w:rPr>
            <w:rFonts w:ascii="仿宋" w:hAnsi="仿宋" w:eastAsia="仿宋" w:cs="仿宋"/>
            <w:color w:val="000000" w:themeColor="text1"/>
            <w:lang w:eastAsia="zh-Hans"/>
            <w14:textFill>
              <w14:solidFill>
                <w14:schemeClr w14:val="tx1"/>
              </w14:solidFill>
            </w14:textFill>
          </w:rPr>
          <w:delText>、</w:delText>
        </w:r>
      </w:del>
      <w:del w:id="204" w:author="Poppy Liu" w:date="2024-05-11T14:47:00Z">
        <w:r>
          <w:rPr>
            <w:rFonts w:hint="eastAsia" w:ascii="仿宋" w:hAnsi="仿宋" w:eastAsia="仿宋" w:cs="仿宋"/>
            <w:color w:val="000000" w:themeColor="text1"/>
            <w:lang w:eastAsia="zh-Hans"/>
            <w14:textFill>
              <w14:solidFill>
                <w14:schemeClr w14:val="tx1"/>
              </w14:solidFill>
            </w14:textFill>
          </w:rPr>
          <w:delText>时间精力和必要性资金</w:delText>
        </w:r>
      </w:del>
      <w:del w:id="205" w:author="Poppy Liu" w:date="2024-05-11T14:47:00Z">
        <w:r>
          <w:rPr>
            <w:rFonts w:ascii="仿宋" w:hAnsi="仿宋" w:eastAsia="仿宋" w:cs="仿宋"/>
            <w:color w:val="000000" w:themeColor="text1"/>
            <w14:textFill>
              <w14:solidFill>
                <w14:schemeClr w14:val="tx1"/>
              </w14:solidFill>
            </w14:textFill>
          </w:rPr>
          <w:delText>。</w:delText>
        </w:r>
      </w:del>
      <w:del w:id="206" w:author="Poppy Liu" w:date="2024-05-11T14:47:00Z">
        <w:r>
          <w:rPr>
            <w:rFonts w:hint="eastAsia" w:ascii="仿宋" w:hAnsi="仿宋" w:eastAsia="仿宋" w:cs="仿宋"/>
            <w:color w:val="000000" w:themeColor="text1"/>
            <w:lang w:eastAsia="zh-Hans"/>
            <w14:textFill>
              <w14:solidFill>
                <w14:schemeClr w14:val="tx1"/>
              </w14:solidFill>
            </w14:textFill>
          </w:rPr>
          <w:delText>其中</w:delText>
        </w:r>
      </w:del>
      <w:del w:id="207" w:author="Poppy Liu" w:date="2024-05-11T14:47:00Z">
        <w:r>
          <w:rPr>
            <w:rFonts w:ascii="仿宋" w:hAnsi="仿宋" w:eastAsia="仿宋" w:cs="仿宋"/>
            <w:color w:val="000000" w:themeColor="text1"/>
            <w:lang w:eastAsia="zh-Hans"/>
            <w14:textFill>
              <w14:solidFill>
                <w14:schemeClr w14:val="tx1"/>
              </w14:solidFill>
            </w14:textFill>
          </w:rPr>
          <w:delText>，</w:delText>
        </w:r>
      </w:del>
      <w:del w:id="208" w:author="Poppy Liu" w:date="2024-05-11T14:47:00Z">
        <w:r>
          <w:rPr>
            <w:rFonts w:hint="eastAsia" w:ascii="仿宋" w:hAnsi="仿宋" w:eastAsia="仿宋" w:cs="仿宋"/>
            <w:color w:val="000000" w:themeColor="text1"/>
            <w:lang w:eastAsia="zh-Hans"/>
            <w14:textFill>
              <w14:solidFill>
                <w14:schemeClr w14:val="tx1"/>
              </w14:solidFill>
            </w14:textFill>
          </w:rPr>
          <w:delText>甲方主要负责产品开发和管理</w:delText>
        </w:r>
      </w:del>
      <w:del w:id="209" w:author="Poppy Liu" w:date="2024-05-11T14:47:00Z">
        <w:r>
          <w:rPr>
            <w:rFonts w:ascii="仿宋" w:hAnsi="仿宋" w:eastAsia="仿宋" w:cs="仿宋"/>
            <w:color w:val="000000" w:themeColor="text1"/>
            <w:lang w:eastAsia="zh-Hans"/>
            <w14:textFill>
              <w14:solidFill>
                <w14:schemeClr w14:val="tx1"/>
              </w14:solidFill>
            </w14:textFill>
          </w:rPr>
          <w:delText>、</w:delText>
        </w:r>
      </w:del>
      <w:del w:id="210" w:author="Poppy Liu" w:date="2024-05-11T14:47:00Z">
        <w:r>
          <w:rPr>
            <w:rFonts w:hint="eastAsia" w:ascii="仿宋" w:hAnsi="仿宋" w:eastAsia="仿宋" w:cs="仿宋"/>
            <w:color w:val="000000" w:themeColor="text1"/>
            <w:lang w:eastAsia="zh-Hans"/>
            <w14:textFill>
              <w14:solidFill>
                <w14:schemeClr w14:val="tx1"/>
              </w14:solidFill>
            </w14:textFill>
          </w:rPr>
          <w:delText>市场化持续经营运作</w:delText>
        </w:r>
      </w:del>
      <w:del w:id="211" w:author="Poppy Liu" w:date="2024-05-11T14:47:00Z">
        <w:r>
          <w:rPr>
            <w:rFonts w:ascii="仿宋" w:hAnsi="仿宋" w:eastAsia="仿宋" w:cs="仿宋"/>
            <w:color w:val="000000" w:themeColor="text1"/>
            <w:lang w:eastAsia="zh-Hans"/>
            <w14:textFill>
              <w14:solidFill>
                <w14:schemeClr w14:val="tx1"/>
              </w14:solidFill>
            </w14:textFill>
          </w:rPr>
          <w:delText>，</w:delText>
        </w:r>
      </w:del>
      <w:del w:id="212" w:author="Poppy Liu" w:date="2024-05-11T14:47:00Z">
        <w:r>
          <w:rPr>
            <w:rFonts w:hint="eastAsia" w:ascii="仿宋" w:hAnsi="仿宋" w:eastAsia="仿宋" w:cs="仿宋"/>
            <w:color w:val="000000" w:themeColor="text1"/>
            <w:lang w:eastAsia="zh-Hans"/>
            <w14:textFill>
              <w14:solidFill>
                <w14:schemeClr w14:val="tx1"/>
              </w14:solidFill>
            </w14:textFill>
          </w:rPr>
          <w:delText>乙方主要负责专业内容研发和认证讲师培养</w:delText>
        </w:r>
      </w:del>
      <w:del w:id="213" w:author="Poppy Liu" w:date="2024-05-11T14:47:00Z">
        <w:r>
          <w:rPr>
            <w:rFonts w:ascii="仿宋" w:hAnsi="仿宋" w:eastAsia="仿宋" w:cs="仿宋"/>
            <w:color w:val="000000" w:themeColor="text1"/>
            <w:lang w:eastAsia="zh-Hans"/>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214" w:author="Poppy Liu" w:date="2024-05-11T14:47:00Z"/>
          <w:rFonts w:ascii="仿宋" w:hAnsi="仿宋" w:eastAsia="仿宋" w:cs="仿宋"/>
          <w:b/>
          <w:bCs/>
          <w:color w:val="000000" w:themeColor="text1"/>
          <w:lang w:eastAsia="zh-Hans"/>
          <w14:textFill>
            <w14:solidFill>
              <w14:schemeClr w14:val="tx1"/>
            </w14:solidFill>
          </w14:textFill>
        </w:rPr>
      </w:pPr>
      <w:del w:id="215" w:author="Poppy Liu" w:date="2024-05-11T14:47:00Z">
        <w:r>
          <w:rPr>
            <w:rFonts w:ascii="仿宋" w:hAnsi="仿宋" w:eastAsia="仿宋" w:cs="仿宋"/>
            <w:b/>
            <w:bCs/>
            <w:color w:val="000000" w:themeColor="text1"/>
            <w14:textFill>
              <w14:solidFill>
                <w14:schemeClr w14:val="tx1"/>
              </w14:solidFill>
            </w14:textFill>
          </w:rPr>
          <w:delText>1.4  合作期限</w:delText>
        </w:r>
      </w:del>
      <w:del w:id="216" w:author="Poppy Liu" w:date="2024-05-11T14:47:00Z">
        <w:r>
          <w:rPr>
            <w:rFonts w:hint="eastAsia" w:ascii="仿宋" w:hAnsi="仿宋" w:eastAsia="仿宋" w:cs="仿宋"/>
            <w:b/>
            <w:bCs/>
            <w:color w:val="000000" w:themeColor="text1"/>
            <w:lang w:eastAsia="zh-Hans"/>
            <w14:textFill>
              <w14:solidFill>
                <w14:schemeClr w14:val="tx1"/>
              </w14:solidFill>
            </w14:textFill>
          </w:rPr>
          <w:delText>说明</w:delText>
        </w:r>
      </w:del>
    </w:p>
    <w:p>
      <w:pPr>
        <w:pStyle w:val="5"/>
        <w:numPr>
          <w:ilvl w:val="255"/>
          <w:numId w:val="0"/>
        </w:numPr>
        <w:spacing w:before="0" w:line="360" w:lineRule="auto"/>
        <w:rPr>
          <w:del w:id="217" w:author="Poppy Liu" w:date="2024-05-11T14:47:00Z"/>
          <w:rFonts w:ascii="仿宋" w:hAnsi="仿宋" w:eastAsia="仿宋" w:cs="仿宋"/>
          <w:color w:val="000000" w:themeColor="text1"/>
          <w:lang w:eastAsia="zh-Hans"/>
          <w14:textFill>
            <w14:solidFill>
              <w14:schemeClr w14:val="tx1"/>
            </w14:solidFill>
          </w14:textFill>
        </w:rPr>
      </w:pPr>
      <w:del w:id="218" w:author="Poppy Liu" w:date="2024-05-11T14:47:00Z">
        <w:r>
          <w:rPr>
            <w:rFonts w:ascii="仿宋" w:hAnsi="仿宋" w:eastAsia="仿宋" w:cs="仿宋"/>
            <w:color w:val="000000" w:themeColor="text1"/>
            <w:lang w:eastAsia="zh-Hans"/>
            <w14:textFill>
              <w14:solidFill>
                <w14:schemeClr w14:val="tx1"/>
              </w14:solidFill>
            </w14:textFill>
          </w:rPr>
          <w:delText>1</w:delText>
        </w:r>
      </w:del>
      <w:del w:id="219"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220" w:author="Poppy Liu" w:date="2024-05-11T14:47:00Z">
        <w:r>
          <w:rPr>
            <w:rFonts w:ascii="仿宋" w:hAnsi="仿宋" w:eastAsia="仿宋" w:cs="仿宋"/>
            <w:color w:val="000000" w:themeColor="text1"/>
            <w:lang w:eastAsia="zh-Hans"/>
            <w14:textFill>
              <w14:solidFill>
                <w14:schemeClr w14:val="tx1"/>
              </w14:solidFill>
            </w14:textFill>
          </w:rPr>
          <w:delText>4</w:delText>
        </w:r>
      </w:del>
      <w:del w:id="221"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222" w:author="Poppy Liu" w:date="2024-05-11T14:47:00Z">
        <w:r>
          <w:rPr>
            <w:rFonts w:ascii="仿宋" w:hAnsi="仿宋" w:eastAsia="仿宋" w:cs="仿宋"/>
            <w:color w:val="000000" w:themeColor="text1"/>
            <w:lang w:eastAsia="zh-Hans"/>
            <w14:textFill>
              <w14:solidFill>
                <w14:schemeClr w14:val="tx1"/>
              </w14:solidFill>
            </w14:textFill>
          </w:rPr>
          <w:delText xml:space="preserve">1 </w:delText>
        </w:r>
      </w:del>
      <w:del w:id="223" w:author="Poppy Liu" w:date="2024-05-11T14:47:00Z">
        <w:r>
          <w:rPr>
            <w:rFonts w:hint="eastAsia" w:ascii="仿宋" w:hAnsi="仿宋" w:eastAsia="仿宋" w:cs="仿宋"/>
            <w:color w:val="000000" w:themeColor="text1"/>
            <w:lang w:eastAsia="zh-Hans"/>
            <w14:textFill>
              <w14:solidFill>
                <w14:schemeClr w14:val="tx1"/>
              </w14:solidFill>
            </w14:textFill>
          </w:rPr>
          <w:delText>本协议合作期限自</w:delText>
        </w:r>
      </w:del>
      <w:del w:id="224" w:author="Poppy Liu" w:date="2024-05-11T14:47:00Z">
        <w:r>
          <w:rPr>
            <w:rFonts w:ascii="仿宋" w:hAnsi="仿宋" w:eastAsia="仿宋" w:cs="仿宋"/>
            <w:color w:val="000000" w:themeColor="text1"/>
            <w:lang w:eastAsia="zh-Hans"/>
            <w14:textFill>
              <w14:solidFill>
                <w14:schemeClr w14:val="tx1"/>
              </w14:solidFill>
            </w14:textFill>
          </w:rPr>
          <w:delText>【2023】</w:delText>
        </w:r>
      </w:del>
      <w:del w:id="225" w:author="Poppy Liu" w:date="2024-05-11T14:47:00Z">
        <w:r>
          <w:rPr>
            <w:rFonts w:hint="eastAsia" w:ascii="仿宋" w:hAnsi="仿宋" w:eastAsia="仿宋" w:cs="仿宋"/>
            <w:color w:val="000000" w:themeColor="text1"/>
            <w:lang w:eastAsia="zh-Hans"/>
            <w14:textFill>
              <w14:solidFill>
                <w14:schemeClr w14:val="tx1"/>
              </w14:solidFill>
            </w14:textFill>
          </w:rPr>
          <w:delText>年</w:delText>
        </w:r>
      </w:del>
      <w:del w:id="226" w:author="Poppy Liu" w:date="2024-05-11T14:47:00Z">
        <w:r>
          <w:rPr>
            <w:rFonts w:ascii="仿宋" w:hAnsi="仿宋" w:eastAsia="仿宋" w:cs="仿宋"/>
            <w:color w:val="000000" w:themeColor="text1"/>
            <w:lang w:eastAsia="zh-Hans"/>
            <w14:textFill>
              <w14:solidFill>
                <w14:schemeClr w14:val="tx1"/>
              </w14:solidFill>
            </w14:textFill>
          </w:rPr>
          <w:delText>【1】</w:delText>
        </w:r>
      </w:del>
      <w:del w:id="227" w:author="Poppy Liu" w:date="2024-05-11T14:47:00Z">
        <w:r>
          <w:rPr>
            <w:rFonts w:hint="eastAsia" w:ascii="仿宋" w:hAnsi="仿宋" w:eastAsia="仿宋" w:cs="仿宋"/>
            <w:color w:val="000000" w:themeColor="text1"/>
            <w:lang w:eastAsia="zh-Hans"/>
            <w14:textFill>
              <w14:solidFill>
                <w14:schemeClr w14:val="tx1"/>
              </w14:solidFill>
            </w14:textFill>
          </w:rPr>
          <w:delText>月</w:delText>
        </w:r>
      </w:del>
      <w:del w:id="228" w:author="Poppy Liu" w:date="2024-05-11T14:47:00Z">
        <w:r>
          <w:rPr>
            <w:rFonts w:ascii="仿宋" w:hAnsi="仿宋" w:eastAsia="仿宋" w:cs="仿宋"/>
            <w:color w:val="000000" w:themeColor="text1"/>
            <w:lang w:eastAsia="zh-Hans"/>
            <w14:textFill>
              <w14:solidFill>
                <w14:schemeClr w14:val="tx1"/>
              </w14:solidFill>
            </w14:textFill>
          </w:rPr>
          <w:delText>【1】</w:delText>
        </w:r>
      </w:del>
      <w:del w:id="229" w:author="Poppy Liu" w:date="2024-05-11T14:47:00Z">
        <w:r>
          <w:rPr>
            <w:rFonts w:hint="eastAsia" w:ascii="仿宋" w:hAnsi="仿宋" w:eastAsia="仿宋" w:cs="仿宋"/>
            <w:color w:val="000000" w:themeColor="text1"/>
            <w:lang w:eastAsia="zh-Hans"/>
            <w14:textFill>
              <w14:solidFill>
                <w14:schemeClr w14:val="tx1"/>
              </w14:solidFill>
            </w14:textFill>
          </w:rPr>
          <w:delText>日至</w:delText>
        </w:r>
      </w:del>
      <w:del w:id="230" w:author="Poppy Liu" w:date="2024-05-11T14:47:00Z">
        <w:r>
          <w:rPr>
            <w:rFonts w:ascii="仿宋" w:hAnsi="仿宋" w:eastAsia="仿宋" w:cs="仿宋"/>
            <w:color w:val="000000" w:themeColor="text1"/>
            <w:lang w:eastAsia="zh-Hans"/>
            <w14:textFill>
              <w14:solidFill>
                <w14:schemeClr w14:val="tx1"/>
              </w14:solidFill>
            </w14:textFill>
          </w:rPr>
          <w:delText>【202</w:delText>
        </w:r>
      </w:del>
      <w:del w:id="231" w:author="Poppy Liu" w:date="2024-05-11T14:07:00Z">
        <w:r>
          <w:rPr>
            <w:rFonts w:ascii="仿宋" w:hAnsi="仿宋" w:eastAsia="仿宋" w:cs="仿宋"/>
            <w:color w:val="000000" w:themeColor="text1"/>
            <w:lang w:eastAsia="zh-Hans"/>
            <w14:textFill>
              <w14:solidFill>
                <w14:schemeClr w14:val="tx1"/>
              </w14:solidFill>
            </w14:textFill>
          </w:rPr>
          <w:delText>6</w:delText>
        </w:r>
      </w:del>
      <w:del w:id="232" w:author="Poppy Liu" w:date="2024-05-11T14:47:00Z">
        <w:r>
          <w:rPr>
            <w:rFonts w:ascii="仿宋" w:hAnsi="仿宋" w:eastAsia="仿宋" w:cs="仿宋"/>
            <w:color w:val="000000" w:themeColor="text1"/>
            <w:lang w:eastAsia="zh-Hans"/>
            <w14:textFill>
              <w14:solidFill>
                <w14:schemeClr w14:val="tx1"/>
              </w14:solidFill>
            </w14:textFill>
          </w:rPr>
          <w:delText>】</w:delText>
        </w:r>
      </w:del>
      <w:del w:id="233" w:author="Poppy Liu" w:date="2024-05-11T14:47:00Z">
        <w:r>
          <w:rPr>
            <w:rFonts w:hint="eastAsia" w:ascii="仿宋" w:hAnsi="仿宋" w:eastAsia="仿宋" w:cs="仿宋"/>
            <w:color w:val="000000" w:themeColor="text1"/>
            <w:lang w:eastAsia="zh-Hans"/>
            <w14:textFill>
              <w14:solidFill>
                <w14:schemeClr w14:val="tx1"/>
              </w14:solidFill>
            </w14:textFill>
          </w:rPr>
          <w:delText>年</w:delText>
        </w:r>
      </w:del>
      <w:del w:id="234" w:author="Poppy Liu" w:date="2024-05-11T14:47:00Z">
        <w:r>
          <w:rPr>
            <w:rFonts w:ascii="仿宋" w:hAnsi="仿宋" w:eastAsia="仿宋" w:cs="仿宋"/>
            <w:color w:val="000000" w:themeColor="text1"/>
            <w:lang w:eastAsia="zh-Hans"/>
            <w14:textFill>
              <w14:solidFill>
                <w14:schemeClr w14:val="tx1"/>
              </w14:solidFill>
            </w14:textFill>
          </w:rPr>
          <w:delText>【1】</w:delText>
        </w:r>
      </w:del>
      <w:del w:id="235" w:author="Poppy Liu" w:date="2024-05-11T14:47:00Z">
        <w:r>
          <w:rPr>
            <w:rFonts w:hint="eastAsia" w:ascii="仿宋" w:hAnsi="仿宋" w:eastAsia="仿宋" w:cs="仿宋"/>
            <w:color w:val="000000" w:themeColor="text1"/>
            <w:lang w:eastAsia="zh-Hans"/>
            <w14:textFill>
              <w14:solidFill>
                <w14:schemeClr w14:val="tx1"/>
              </w14:solidFill>
            </w14:textFill>
          </w:rPr>
          <w:delText>月</w:delText>
        </w:r>
      </w:del>
      <w:del w:id="236" w:author="Poppy Liu" w:date="2024-05-11T14:47:00Z">
        <w:r>
          <w:rPr>
            <w:rFonts w:ascii="仿宋" w:hAnsi="仿宋" w:eastAsia="仿宋" w:cs="仿宋"/>
            <w:color w:val="000000" w:themeColor="text1"/>
            <w:lang w:eastAsia="zh-Hans"/>
            <w14:textFill>
              <w14:solidFill>
                <w14:schemeClr w14:val="tx1"/>
              </w14:solidFill>
            </w14:textFill>
          </w:rPr>
          <w:delText>【1】</w:delText>
        </w:r>
      </w:del>
      <w:del w:id="237" w:author="Poppy Liu" w:date="2024-05-11T14:47:00Z">
        <w:r>
          <w:rPr>
            <w:rFonts w:hint="eastAsia" w:ascii="仿宋" w:hAnsi="仿宋" w:eastAsia="仿宋" w:cs="仿宋"/>
            <w:color w:val="000000" w:themeColor="text1"/>
            <w:lang w:eastAsia="zh-Hans"/>
            <w14:textFill>
              <w14:solidFill>
                <w14:schemeClr w14:val="tx1"/>
              </w14:solidFill>
            </w14:textFill>
          </w:rPr>
          <w:delText>日止</w:delText>
        </w:r>
      </w:del>
      <w:del w:id="238" w:author="Poppy Liu" w:date="2024-05-11T14:47:00Z">
        <w:r>
          <w:rPr>
            <w:rFonts w:ascii="仿宋" w:hAnsi="仿宋" w:eastAsia="仿宋" w:cs="仿宋"/>
            <w:color w:val="000000" w:themeColor="text1"/>
            <w:lang w:eastAsia="zh-Hans"/>
            <w14:textFill>
              <w14:solidFill>
                <w14:schemeClr w14:val="tx1"/>
              </w14:solidFill>
            </w14:textFill>
          </w:rPr>
          <w:delText>，</w:delText>
        </w:r>
      </w:del>
      <w:del w:id="239" w:author="Poppy Liu" w:date="2024-05-11T14:47:00Z">
        <w:r>
          <w:rPr>
            <w:rFonts w:hint="eastAsia" w:ascii="仿宋" w:hAnsi="仿宋" w:eastAsia="仿宋" w:cs="仿宋"/>
            <w:color w:val="000000" w:themeColor="text1"/>
            <w:lang w:eastAsia="zh-Hans"/>
            <w14:textFill>
              <w14:solidFill>
                <w14:schemeClr w14:val="tx1"/>
              </w14:solidFill>
            </w14:textFill>
          </w:rPr>
          <w:delText>共计</w:delText>
        </w:r>
      </w:del>
      <w:del w:id="240" w:author="Poppy Liu" w:date="2024-05-11T14:47:00Z">
        <w:r>
          <w:rPr>
            <w:rFonts w:ascii="仿宋" w:hAnsi="仿宋" w:eastAsia="仿宋" w:cs="仿宋"/>
            <w:color w:val="000000" w:themeColor="text1"/>
            <w:lang w:eastAsia="zh-Hans"/>
            <w14:textFill>
              <w14:solidFill>
                <w14:schemeClr w14:val="tx1"/>
              </w14:solidFill>
            </w14:textFill>
          </w:rPr>
          <w:delText>【</w:delText>
        </w:r>
      </w:del>
      <w:del w:id="241" w:author="Poppy Liu" w:date="2024-05-11T14:07:00Z">
        <w:r>
          <w:rPr>
            <w:rFonts w:ascii="仿宋" w:hAnsi="仿宋" w:eastAsia="仿宋" w:cs="仿宋"/>
            <w:color w:val="000000" w:themeColor="text1"/>
            <w:lang w:eastAsia="zh-Hans"/>
            <w14:textFill>
              <w14:solidFill>
                <w14:schemeClr w14:val="tx1"/>
              </w14:solidFill>
            </w14:textFill>
          </w:rPr>
          <w:delText>3</w:delText>
        </w:r>
      </w:del>
      <w:del w:id="242" w:author="Poppy Liu" w:date="2024-05-11T14:47:00Z">
        <w:r>
          <w:rPr>
            <w:rFonts w:ascii="仿宋" w:hAnsi="仿宋" w:eastAsia="仿宋" w:cs="仿宋"/>
            <w:color w:val="000000" w:themeColor="text1"/>
            <w:lang w:eastAsia="zh-Hans"/>
            <w14:textFill>
              <w14:solidFill>
                <w14:schemeClr w14:val="tx1"/>
              </w14:solidFill>
            </w14:textFill>
          </w:rPr>
          <w:delText>】</w:delText>
        </w:r>
      </w:del>
      <w:del w:id="243" w:author="Poppy Liu" w:date="2024-05-11T14:47:00Z">
        <w:r>
          <w:rPr>
            <w:rFonts w:hint="eastAsia" w:ascii="仿宋" w:hAnsi="仿宋" w:eastAsia="仿宋" w:cs="仿宋"/>
            <w:color w:val="000000" w:themeColor="text1"/>
            <w:lang w:eastAsia="zh-Hans"/>
            <w14:textFill>
              <w14:solidFill>
                <w14:schemeClr w14:val="tx1"/>
              </w14:solidFill>
            </w14:textFill>
          </w:rPr>
          <w:delText>年</w:delText>
        </w:r>
      </w:del>
      <w:del w:id="244" w:author="Poppy Liu" w:date="2024-05-11T14:47:00Z">
        <w:r>
          <w:rPr>
            <w:rFonts w:ascii="仿宋" w:hAnsi="仿宋" w:eastAsia="仿宋" w:cs="仿宋"/>
            <w:color w:val="000000" w:themeColor="text1"/>
            <w:lang w:eastAsia="zh-Hans"/>
            <w14:textFill>
              <w14:solidFill>
                <w14:schemeClr w14:val="tx1"/>
              </w14:solidFill>
            </w14:textFill>
          </w:rPr>
          <w:delText>。</w:delText>
        </w:r>
      </w:del>
      <w:del w:id="245" w:author="Poppy Liu" w:date="2024-05-11T14:47:00Z">
        <w:r>
          <w:rPr>
            <w:rFonts w:hint="eastAsia" w:ascii="仿宋" w:hAnsi="仿宋" w:eastAsia="仿宋" w:cs="仿宋"/>
            <w:color w:val="000000" w:themeColor="text1"/>
            <w:lang w:eastAsia="zh-Hans"/>
            <w14:textFill>
              <w14:solidFill>
                <w14:schemeClr w14:val="tx1"/>
              </w14:solidFill>
            </w14:textFill>
          </w:rPr>
          <w:delText>甲乙双方任何一方可在合作期间最后一年</w:delText>
        </w:r>
      </w:del>
      <w:del w:id="246" w:author="Poppy Liu" w:date="2024-05-11T14:47:00Z">
        <w:r>
          <w:rPr>
            <w:rFonts w:ascii="仿宋" w:hAnsi="仿宋" w:eastAsia="仿宋" w:cs="仿宋"/>
            <w:color w:val="000000" w:themeColor="text1"/>
            <w:lang w:eastAsia="zh-Hans"/>
            <w14:textFill>
              <w14:solidFill>
                <w14:schemeClr w14:val="tx1"/>
              </w14:solidFill>
            </w14:textFill>
          </w:rPr>
          <w:delText>（</w:delText>
        </w:r>
      </w:del>
      <w:del w:id="247" w:author="Poppy Liu" w:date="2024-05-11T14:47:00Z">
        <w:r>
          <w:rPr>
            <w:rFonts w:hint="eastAsia" w:ascii="仿宋" w:hAnsi="仿宋" w:eastAsia="仿宋" w:cs="仿宋"/>
            <w:color w:val="000000" w:themeColor="text1"/>
            <w:lang w:eastAsia="zh-Hans"/>
            <w14:textFill>
              <w14:solidFill>
                <w14:schemeClr w14:val="tx1"/>
              </w14:solidFill>
            </w14:textFill>
          </w:rPr>
          <w:delText>最后一年以</w:delText>
        </w:r>
      </w:del>
      <w:del w:id="248" w:author="Poppy Liu" w:date="2024-05-11T14:47:00Z">
        <w:r>
          <w:rPr>
            <w:rFonts w:ascii="仿宋" w:hAnsi="仿宋" w:eastAsia="仿宋" w:cs="仿宋"/>
            <w:color w:val="000000" w:themeColor="text1"/>
            <w:lang w:eastAsia="zh-Hans"/>
            <w14:textFill>
              <w14:solidFill>
                <w14:schemeClr w14:val="tx1"/>
              </w14:solidFill>
            </w14:textFill>
          </w:rPr>
          <w:delText>12</w:delText>
        </w:r>
      </w:del>
      <w:del w:id="249" w:author="Poppy Liu" w:date="2024-05-11T14:47:00Z">
        <w:r>
          <w:rPr>
            <w:rFonts w:hint="eastAsia" w:ascii="仿宋" w:hAnsi="仿宋" w:eastAsia="仿宋" w:cs="仿宋"/>
            <w:color w:val="000000" w:themeColor="text1"/>
            <w:lang w:eastAsia="zh-Hans"/>
            <w14:textFill>
              <w14:solidFill>
                <w14:schemeClr w14:val="tx1"/>
              </w14:solidFill>
            </w14:textFill>
          </w:rPr>
          <w:delText>个月计</w:delText>
        </w:r>
      </w:del>
      <w:del w:id="250" w:author="Poppy Liu" w:date="2024-05-11T14:47:00Z">
        <w:r>
          <w:rPr>
            <w:rFonts w:ascii="仿宋" w:hAnsi="仿宋" w:eastAsia="仿宋" w:cs="仿宋"/>
            <w:color w:val="000000" w:themeColor="text1"/>
            <w:lang w:eastAsia="zh-Hans"/>
            <w14:textFill>
              <w14:solidFill>
                <w14:schemeClr w14:val="tx1"/>
              </w14:solidFill>
            </w14:textFill>
          </w:rPr>
          <w:delText>）</w:delText>
        </w:r>
      </w:del>
      <w:del w:id="251" w:author="Poppy Liu" w:date="2024-05-11T14:47:00Z">
        <w:r>
          <w:rPr>
            <w:rFonts w:hint="eastAsia" w:ascii="仿宋" w:hAnsi="仿宋" w:eastAsia="仿宋" w:cs="仿宋"/>
            <w:color w:val="000000" w:themeColor="text1"/>
            <w:lang w:eastAsia="zh-Hans"/>
            <w14:textFill>
              <w14:solidFill>
                <w14:schemeClr w14:val="tx1"/>
              </w14:solidFill>
            </w14:textFill>
          </w:rPr>
          <w:delText>的第</w:delText>
        </w:r>
      </w:del>
      <w:del w:id="252" w:author="Poppy Liu" w:date="2024-05-11T14:47:00Z">
        <w:r>
          <w:rPr>
            <w:rFonts w:ascii="仿宋" w:hAnsi="仿宋" w:eastAsia="仿宋" w:cs="仿宋"/>
            <w:color w:val="000000" w:themeColor="text1"/>
            <w:lang w:eastAsia="zh-Hans"/>
            <w14:textFill>
              <w14:solidFill>
                <w14:schemeClr w14:val="tx1"/>
              </w14:solidFill>
            </w14:textFill>
          </w:rPr>
          <w:delText>6</w:delText>
        </w:r>
      </w:del>
      <w:del w:id="253" w:author="Poppy Liu" w:date="2024-05-11T14:47:00Z">
        <w:r>
          <w:rPr>
            <w:rFonts w:hint="eastAsia" w:ascii="仿宋" w:hAnsi="仿宋" w:eastAsia="仿宋" w:cs="仿宋"/>
            <w:color w:val="000000" w:themeColor="text1"/>
            <w:lang w:eastAsia="zh-Hans"/>
            <w14:textFill>
              <w14:solidFill>
                <w14:schemeClr w14:val="tx1"/>
              </w14:solidFill>
            </w14:textFill>
          </w:rPr>
          <w:delText>个月至第</w:delText>
        </w:r>
      </w:del>
      <w:del w:id="254" w:author="Poppy Liu" w:date="2024-05-11T14:47:00Z">
        <w:r>
          <w:rPr>
            <w:rFonts w:ascii="仿宋" w:hAnsi="仿宋" w:eastAsia="仿宋" w:cs="仿宋"/>
            <w:color w:val="000000" w:themeColor="text1"/>
            <w:lang w:eastAsia="zh-Hans"/>
            <w14:textFill>
              <w14:solidFill>
                <w14:schemeClr w14:val="tx1"/>
              </w14:solidFill>
            </w14:textFill>
          </w:rPr>
          <w:delText>8</w:delText>
        </w:r>
      </w:del>
      <w:del w:id="255" w:author="Poppy Liu" w:date="2024-05-11T14:47:00Z">
        <w:r>
          <w:rPr>
            <w:rFonts w:hint="eastAsia" w:ascii="仿宋" w:hAnsi="仿宋" w:eastAsia="仿宋" w:cs="仿宋"/>
            <w:color w:val="000000" w:themeColor="text1"/>
            <w:lang w:eastAsia="zh-Hans"/>
            <w14:textFill>
              <w14:solidFill>
                <w14:schemeClr w14:val="tx1"/>
              </w14:solidFill>
            </w14:textFill>
          </w:rPr>
          <w:delText>个月间向对方发出不再续签的书面通知</w:delText>
        </w:r>
      </w:del>
      <w:del w:id="256" w:author="Poppy Liu" w:date="2024-05-11T14:47:00Z">
        <w:r>
          <w:rPr>
            <w:rFonts w:ascii="仿宋" w:hAnsi="仿宋" w:eastAsia="仿宋" w:cs="仿宋"/>
            <w:color w:val="000000" w:themeColor="text1"/>
            <w:lang w:eastAsia="zh-Hans"/>
            <w14:textFill>
              <w14:solidFill>
                <w14:schemeClr w14:val="tx1"/>
              </w14:solidFill>
            </w14:textFill>
          </w:rPr>
          <w:delText>。</w:delText>
        </w:r>
      </w:del>
      <w:del w:id="257" w:author="Poppy Liu" w:date="2024-05-11T14:47:00Z">
        <w:r>
          <w:rPr>
            <w:rFonts w:hint="eastAsia" w:ascii="仿宋" w:hAnsi="仿宋" w:eastAsia="仿宋" w:cs="仿宋"/>
            <w:color w:val="000000" w:themeColor="text1"/>
            <w:lang w:eastAsia="zh-Hans"/>
            <w14:textFill>
              <w14:solidFill>
                <w14:schemeClr w14:val="tx1"/>
              </w14:solidFill>
            </w14:textFill>
          </w:rPr>
          <w:delText>若未有通知</w:delText>
        </w:r>
      </w:del>
      <w:del w:id="258" w:author="Poppy Liu" w:date="2024-05-11T14:47:00Z">
        <w:r>
          <w:rPr>
            <w:rFonts w:ascii="仿宋" w:hAnsi="仿宋" w:eastAsia="仿宋" w:cs="仿宋"/>
            <w:color w:val="000000" w:themeColor="text1"/>
            <w:lang w:eastAsia="zh-Hans"/>
            <w14:textFill>
              <w14:solidFill>
                <w14:schemeClr w14:val="tx1"/>
              </w14:solidFill>
            </w14:textFill>
          </w:rPr>
          <w:delText>，</w:delText>
        </w:r>
      </w:del>
      <w:del w:id="259" w:author="Poppy Liu" w:date="2024-05-11T14:47:00Z">
        <w:r>
          <w:rPr>
            <w:rFonts w:hint="eastAsia" w:ascii="仿宋" w:hAnsi="仿宋" w:eastAsia="仿宋" w:cs="仿宋"/>
            <w:color w:val="000000" w:themeColor="text1"/>
            <w:lang w:eastAsia="zh-Hans"/>
            <w14:textFill>
              <w14:solidFill>
                <w14:schemeClr w14:val="tx1"/>
              </w14:solidFill>
            </w14:textFill>
          </w:rPr>
          <w:delText>则本协议自动续约</w:delText>
        </w:r>
      </w:del>
      <w:del w:id="260" w:author="Poppy Liu" w:date="2024-05-11T14:47:00Z">
        <w:r>
          <w:rPr>
            <w:rFonts w:ascii="仿宋" w:hAnsi="仿宋" w:eastAsia="仿宋" w:cs="仿宋"/>
            <w:color w:val="000000" w:themeColor="text1"/>
            <w:lang w:eastAsia="zh-Hans"/>
            <w14:textFill>
              <w14:solidFill>
                <w14:schemeClr w14:val="tx1"/>
              </w14:solidFill>
            </w14:textFill>
          </w:rPr>
          <w:delText>【3】</w:delText>
        </w:r>
      </w:del>
      <w:del w:id="261" w:author="Poppy Liu" w:date="2024-05-11T14:47:00Z">
        <w:r>
          <w:rPr>
            <w:rFonts w:hint="eastAsia" w:ascii="仿宋" w:hAnsi="仿宋" w:eastAsia="仿宋" w:cs="仿宋"/>
            <w:color w:val="000000" w:themeColor="text1"/>
            <w:lang w:eastAsia="zh-Hans"/>
            <w14:textFill>
              <w14:solidFill>
                <w14:schemeClr w14:val="tx1"/>
              </w14:solidFill>
            </w14:textFill>
          </w:rPr>
          <w:delText>年</w:delText>
        </w:r>
      </w:del>
      <w:del w:id="262" w:author="Poppy Liu" w:date="2024-05-11T14:47:00Z">
        <w:r>
          <w:rPr>
            <w:rFonts w:ascii="仿宋" w:hAnsi="仿宋" w:eastAsia="仿宋" w:cs="仿宋"/>
            <w:color w:val="000000" w:themeColor="text1"/>
            <w:lang w:eastAsia="zh-Hans"/>
            <w14:textFill>
              <w14:solidFill>
                <w14:schemeClr w14:val="tx1"/>
              </w14:solidFill>
            </w14:textFill>
          </w:rPr>
          <w:delText>；</w:delText>
        </w:r>
      </w:del>
      <w:del w:id="263" w:author="Poppy Liu" w:date="2024-05-11T14:47:00Z">
        <w:r>
          <w:rPr>
            <w:rFonts w:hint="eastAsia" w:ascii="仿宋" w:hAnsi="仿宋" w:eastAsia="仿宋" w:cs="仿宋"/>
            <w:color w:val="000000" w:themeColor="text1"/>
            <w:lang w:eastAsia="zh-Hans"/>
            <w14:textFill>
              <w14:solidFill>
                <w14:schemeClr w14:val="tx1"/>
              </w14:solidFill>
            </w14:textFill>
          </w:rPr>
          <w:delText>续约后合作期限届满时再次续约的期限和流程</w:delText>
        </w:r>
      </w:del>
      <w:del w:id="264" w:author="Poppy Liu" w:date="2024-05-11T14:47:00Z">
        <w:r>
          <w:rPr>
            <w:rFonts w:ascii="仿宋" w:hAnsi="仿宋" w:eastAsia="仿宋" w:cs="仿宋"/>
            <w:color w:val="000000" w:themeColor="text1"/>
            <w:lang w:eastAsia="zh-Hans"/>
            <w14:textFill>
              <w14:solidFill>
                <w14:schemeClr w14:val="tx1"/>
              </w14:solidFill>
            </w14:textFill>
          </w:rPr>
          <w:delText>，</w:delText>
        </w:r>
      </w:del>
      <w:del w:id="265" w:author="Poppy Liu" w:date="2024-05-11T14:47:00Z">
        <w:r>
          <w:rPr>
            <w:rFonts w:hint="eastAsia" w:ascii="仿宋" w:hAnsi="仿宋" w:eastAsia="仿宋" w:cs="仿宋"/>
            <w:color w:val="000000" w:themeColor="text1"/>
            <w:lang w:eastAsia="zh-Hans"/>
            <w14:textFill>
              <w14:solidFill>
                <w14:schemeClr w14:val="tx1"/>
              </w14:solidFill>
            </w14:textFill>
          </w:rPr>
          <w:delText>以此类推</w:delText>
        </w:r>
      </w:del>
      <w:del w:id="266" w:author="Poppy Liu" w:date="2024-05-11T14:47:00Z">
        <w:r>
          <w:rPr>
            <w:rFonts w:ascii="仿宋" w:hAnsi="仿宋" w:eastAsia="仿宋" w:cs="仿宋"/>
            <w:color w:val="000000" w:themeColor="text1"/>
            <w:lang w:eastAsia="zh-Hans"/>
            <w14:textFill>
              <w14:solidFill>
                <w14:schemeClr w14:val="tx1"/>
              </w14:solidFill>
            </w14:textFill>
          </w:rPr>
          <w:delText>。</w:delText>
        </w:r>
      </w:del>
    </w:p>
    <w:p>
      <w:pPr>
        <w:pStyle w:val="5"/>
        <w:numPr>
          <w:ilvl w:val="255"/>
          <w:numId w:val="0"/>
        </w:numPr>
        <w:spacing w:line="360" w:lineRule="auto"/>
        <w:rPr>
          <w:del w:id="267" w:author="Poppy Liu" w:date="2024-05-11T14:47:00Z"/>
          <w:rFonts w:ascii="仿宋" w:hAnsi="仿宋" w:eastAsia="仿宋" w:cs="仿宋"/>
          <w:color w:val="000000" w:themeColor="text1"/>
          <w:lang w:eastAsia="zh-Hans"/>
          <w14:textFill>
            <w14:solidFill>
              <w14:schemeClr w14:val="tx1"/>
            </w14:solidFill>
          </w14:textFill>
        </w:rPr>
      </w:pPr>
      <w:del w:id="268" w:author="Poppy Liu" w:date="2024-05-11T14:47:00Z">
        <w:r>
          <w:rPr>
            <w:rFonts w:ascii="仿宋" w:hAnsi="仿宋" w:eastAsia="仿宋" w:cs="仿宋"/>
            <w:color w:val="000000" w:themeColor="text1"/>
            <w:lang w:eastAsia="zh-Hans"/>
            <w14:textFill>
              <w14:solidFill>
                <w14:schemeClr w14:val="tx1"/>
              </w14:solidFill>
            </w14:textFill>
          </w:rPr>
          <w:delText>1</w:delText>
        </w:r>
      </w:del>
      <w:del w:id="269"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270" w:author="Poppy Liu" w:date="2024-05-11T14:47:00Z">
        <w:r>
          <w:rPr>
            <w:rFonts w:ascii="仿宋" w:hAnsi="仿宋" w:eastAsia="仿宋" w:cs="仿宋"/>
            <w:color w:val="000000" w:themeColor="text1"/>
            <w:lang w:eastAsia="zh-Hans"/>
            <w14:textFill>
              <w14:solidFill>
                <w14:schemeClr w14:val="tx1"/>
              </w14:solidFill>
            </w14:textFill>
          </w:rPr>
          <w:delText>4</w:delText>
        </w:r>
      </w:del>
      <w:del w:id="271"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272" w:author="Poppy Liu" w:date="2024-05-11T14:47:00Z">
        <w:r>
          <w:rPr>
            <w:rFonts w:ascii="仿宋" w:hAnsi="仿宋" w:eastAsia="仿宋" w:cs="仿宋"/>
            <w:color w:val="000000" w:themeColor="text1"/>
            <w:lang w:eastAsia="zh-Hans"/>
            <w14:textFill>
              <w14:solidFill>
                <w14:schemeClr w14:val="tx1"/>
              </w14:solidFill>
            </w14:textFill>
          </w:rPr>
          <w:delText xml:space="preserve">2 </w:delText>
        </w:r>
      </w:del>
      <w:del w:id="273" w:author="Poppy Liu" w:date="2024-05-11T14:47:00Z">
        <w:r>
          <w:rPr>
            <w:rFonts w:hint="eastAsia" w:ascii="仿宋" w:hAnsi="仿宋" w:eastAsia="仿宋" w:cs="仿宋"/>
            <w:color w:val="000000" w:themeColor="text1"/>
            <w:lang w:eastAsia="zh-Hans"/>
            <w14:textFill>
              <w14:solidFill>
                <w14:schemeClr w14:val="tx1"/>
              </w14:solidFill>
            </w14:textFill>
          </w:rPr>
          <w:delText>若乙方拟合作期限届满后</w:delText>
        </w:r>
      </w:del>
      <w:del w:id="274" w:author="Poppy Liu" w:date="2024-05-11T14:47:00Z">
        <w:r>
          <w:rPr>
            <w:rFonts w:ascii="仿宋" w:hAnsi="仿宋" w:eastAsia="仿宋" w:cs="仿宋"/>
            <w:color w:val="000000" w:themeColor="text1"/>
            <w:lang w:eastAsia="zh-Hans"/>
            <w14:textFill>
              <w14:solidFill>
                <w14:schemeClr w14:val="tx1"/>
              </w14:solidFill>
            </w14:textFill>
          </w:rPr>
          <w:delText>【1】</w:delText>
        </w:r>
      </w:del>
      <w:del w:id="275" w:author="Poppy Liu" w:date="2024-05-11T14:47:00Z">
        <w:r>
          <w:rPr>
            <w:rFonts w:hint="eastAsia" w:ascii="仿宋" w:hAnsi="仿宋" w:eastAsia="仿宋" w:cs="仿宋"/>
            <w:color w:val="000000" w:themeColor="text1"/>
            <w:lang w:eastAsia="zh-Hans"/>
            <w14:textFill>
              <w14:solidFill>
                <w14:schemeClr w14:val="tx1"/>
              </w14:solidFill>
            </w14:textFill>
          </w:rPr>
          <w:delText>年内与第三方建立与本合同相同或类似之合作关系</w:delText>
        </w:r>
      </w:del>
      <w:del w:id="276" w:author="Poppy Liu" w:date="2024-05-11T14:47:00Z">
        <w:r>
          <w:rPr>
            <w:rFonts w:ascii="仿宋" w:hAnsi="仿宋" w:eastAsia="仿宋" w:cs="仿宋"/>
            <w:color w:val="000000" w:themeColor="text1"/>
            <w:lang w:eastAsia="zh-Hans"/>
            <w14:textFill>
              <w14:solidFill>
                <w14:schemeClr w14:val="tx1"/>
              </w14:solidFill>
            </w14:textFill>
          </w:rPr>
          <w:delText>，</w:delText>
        </w:r>
      </w:del>
      <w:del w:id="277" w:author="Poppy Liu" w:date="2024-05-11T14:47:00Z">
        <w:r>
          <w:rPr>
            <w:rFonts w:hint="eastAsia" w:ascii="仿宋" w:hAnsi="仿宋" w:eastAsia="仿宋" w:cs="仿宋"/>
            <w:color w:val="000000" w:themeColor="text1"/>
            <w:lang w:eastAsia="zh-Hans"/>
            <w14:textFill>
              <w14:solidFill>
                <w14:schemeClr w14:val="tx1"/>
              </w14:solidFill>
            </w14:textFill>
          </w:rPr>
          <w:delText>甲方在匹配核心条款的情况下</w:delText>
        </w:r>
      </w:del>
      <w:del w:id="278" w:author="Poppy Liu" w:date="2024-05-11T14:47:00Z">
        <w:r>
          <w:rPr>
            <w:rFonts w:ascii="仿宋" w:hAnsi="仿宋" w:eastAsia="仿宋" w:cs="仿宋"/>
            <w:color w:val="000000" w:themeColor="text1"/>
            <w:lang w:eastAsia="zh-Hans"/>
            <w14:textFill>
              <w14:solidFill>
                <w14:schemeClr w14:val="tx1"/>
              </w14:solidFill>
            </w14:textFill>
          </w:rPr>
          <w:delText>，</w:delText>
        </w:r>
      </w:del>
      <w:del w:id="279" w:author="Poppy Liu" w:date="2024-05-11T14:47:00Z">
        <w:r>
          <w:rPr>
            <w:rFonts w:hint="eastAsia" w:ascii="仿宋" w:hAnsi="仿宋" w:eastAsia="仿宋" w:cs="仿宋"/>
            <w:color w:val="000000" w:themeColor="text1"/>
            <w:lang w:eastAsia="zh-Hans"/>
            <w14:textFill>
              <w14:solidFill>
                <w14:schemeClr w14:val="tx1"/>
              </w14:solidFill>
            </w14:textFill>
          </w:rPr>
          <w:delText>有权要求乙方优先与甲方续约</w:delText>
        </w:r>
      </w:del>
      <w:del w:id="280" w:author="Poppy Liu" w:date="2024-05-11T14:47:00Z">
        <w:r>
          <w:rPr>
            <w:rFonts w:ascii="仿宋" w:hAnsi="仿宋" w:eastAsia="仿宋" w:cs="仿宋"/>
            <w:color w:val="000000" w:themeColor="text1"/>
            <w:lang w:eastAsia="zh-Hans"/>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281" w:author="Poppy Liu" w:date="2024-05-11T14:47:00Z"/>
          <w:rFonts w:ascii="仿宋" w:hAnsi="仿宋" w:eastAsia="仿宋" w:cs="仿宋"/>
          <w:color w:val="000000" w:themeColor="text1"/>
          <w:lang w:eastAsia="zh-Hans"/>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del w:id="282" w:author="Poppy Liu" w:date="2024-05-11T14:47:00Z"/>
          <w:rFonts w:ascii="仿宋" w:hAnsi="仿宋" w:eastAsia="仿宋" w:cs="仿宋"/>
          <w:b/>
          <w:bCs/>
          <w:color w:val="000000" w:themeColor="text1"/>
          <w14:textFill>
            <w14:solidFill>
              <w14:schemeClr w14:val="tx1"/>
            </w14:solidFill>
          </w14:textFill>
        </w:rPr>
      </w:pPr>
      <w:del w:id="283" w:author="Poppy Liu" w:date="2024-05-11T14:47:00Z">
        <w:r>
          <w:rPr>
            <w:rFonts w:ascii="仿宋" w:hAnsi="仿宋" w:eastAsia="仿宋" w:cs="仿宋"/>
            <w:b/>
            <w:bCs/>
            <w:color w:val="000000" w:themeColor="text1"/>
            <w14:textFill>
              <w14:solidFill>
                <w14:schemeClr w14:val="tx1"/>
              </w14:solidFill>
            </w14:textFill>
          </w:rPr>
          <w:delText xml:space="preserve">1.5 </w:delText>
        </w:r>
      </w:del>
      <w:del w:id="284" w:author="Poppy Liu" w:date="2024-05-11T14:47:00Z">
        <w:r>
          <w:rPr>
            <w:rFonts w:hint="eastAsia" w:ascii="仿宋" w:hAnsi="仿宋" w:eastAsia="仿宋" w:cs="仿宋"/>
            <w:b/>
            <w:bCs/>
            <w:color w:val="000000" w:themeColor="text1"/>
            <w14:textFill>
              <w14:solidFill>
                <w14:schemeClr w14:val="tx1"/>
              </w14:solidFill>
            </w14:textFill>
          </w:rPr>
          <w:delText>独家</w:delText>
        </w:r>
      </w:del>
      <w:del w:id="285" w:author="Poppy Liu" w:date="2024-05-11T14:47:00Z">
        <w:r>
          <w:rPr>
            <w:rFonts w:ascii="仿宋" w:hAnsi="仿宋" w:eastAsia="仿宋" w:cs="仿宋"/>
            <w:b/>
            <w:bCs/>
            <w:color w:val="000000" w:themeColor="text1"/>
            <w:lang w:eastAsia="zh-Hans"/>
            <w14:textFill>
              <w14:solidFill>
                <w14:schemeClr w14:val="tx1"/>
              </w14:solidFill>
            </w14:textFill>
          </w:rPr>
          <w:delText>课程</w:delText>
        </w:r>
      </w:del>
      <w:del w:id="286" w:author="Poppy Liu" w:date="2024-05-11T14:47:00Z">
        <w:r>
          <w:rPr>
            <w:rFonts w:hint="eastAsia" w:ascii="仿宋" w:hAnsi="仿宋" w:eastAsia="仿宋" w:cs="仿宋"/>
            <w:b/>
            <w:bCs/>
            <w:color w:val="000000" w:themeColor="text1"/>
            <w14:textFill>
              <w14:solidFill>
                <w14:schemeClr w14:val="tx1"/>
              </w14:solidFill>
            </w14:textFill>
          </w:rPr>
          <w:delText>专享服务</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del w:id="287" w:author="Poppy Liu" w:date="2024-05-11T14:47:00Z"/>
          <w:rFonts w:ascii="仿宋" w:hAnsi="仿宋" w:eastAsia="仿宋" w:cs="仿宋"/>
          <w:color w:val="000000" w:themeColor="text1"/>
          <w:lang w:val="zh-TW" w:eastAsia="zh-TW"/>
          <w14:textFill>
            <w14:solidFill>
              <w14:schemeClr w14:val="tx1"/>
            </w14:solidFill>
          </w14:textFill>
        </w:rPr>
      </w:pPr>
      <w:del w:id="288" w:author="Poppy Liu" w:date="2024-05-11T14:47:00Z">
        <w:r>
          <w:rPr>
            <w:rFonts w:ascii="仿宋" w:hAnsi="仿宋" w:eastAsia="仿宋" w:cs="仿宋"/>
            <w:color w:val="000000" w:themeColor="text1"/>
            <w:lang w:val="zh-TW" w:eastAsia="zh-TW"/>
            <w14:textFill>
              <w14:solidFill>
                <w14:schemeClr w14:val="tx1"/>
              </w14:solidFill>
            </w14:textFill>
          </w:rPr>
          <w:delText>为</w:delText>
        </w:r>
      </w:del>
      <w:del w:id="289" w:author="Poppy Liu" w:date="2024-05-11T14:47:00Z">
        <w:r>
          <w:rPr>
            <w:rFonts w:hint="eastAsia" w:ascii="仿宋" w:hAnsi="仿宋" w:eastAsia="仿宋" w:cs="仿宋"/>
            <w:color w:val="000000" w:themeColor="text1"/>
            <w:lang w:val="zh-TW" w:eastAsia="zh-TW"/>
            <w14:textFill>
              <w14:solidFill>
                <w14:schemeClr w14:val="tx1"/>
              </w14:solidFill>
            </w14:textFill>
          </w:rPr>
          <w:delText>独家</w:delText>
        </w:r>
      </w:del>
      <w:del w:id="290"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291" w:author="Poppy Liu" w:date="2024-05-11T14:47:00Z">
        <w:r>
          <w:rPr>
            <w:rFonts w:hint="eastAsia" w:ascii="仿宋" w:hAnsi="仿宋" w:eastAsia="仿宋" w:cs="仿宋"/>
            <w:color w:val="000000" w:themeColor="text1"/>
            <w:lang w:eastAsia="zh-Hans"/>
            <w14:textFill>
              <w14:solidFill>
                <w14:schemeClr w14:val="tx1"/>
              </w14:solidFill>
            </w14:textFill>
          </w:rPr>
          <w:delText>能</w:delText>
        </w:r>
      </w:del>
      <w:del w:id="292" w:author="Poppy Liu" w:date="2024-05-11T14:47:00Z">
        <w:r>
          <w:rPr>
            <w:rFonts w:ascii="仿宋" w:hAnsi="仿宋" w:eastAsia="仿宋" w:cs="仿宋"/>
            <w:color w:val="000000" w:themeColor="text1"/>
            <w:lang w:val="zh-TW" w:eastAsia="zh-TW"/>
            <w14:textFill>
              <w14:solidFill>
                <w14:schemeClr w14:val="tx1"/>
              </w14:solidFill>
            </w14:textFill>
          </w:rPr>
          <w:delText>健康可持续发展，高维学堂将投入人力、</w:delText>
        </w:r>
      </w:del>
      <w:del w:id="293" w:author="Poppy Liu" w:date="2024-05-11T14:47:00Z">
        <w:r>
          <w:rPr>
            <w:rFonts w:hint="eastAsia" w:ascii="仿宋" w:hAnsi="仿宋" w:eastAsia="仿宋" w:cs="仿宋"/>
            <w:color w:val="000000" w:themeColor="text1"/>
            <w:lang w:eastAsia="zh-Hans"/>
            <w14:textFill>
              <w14:solidFill>
                <w14:schemeClr w14:val="tx1"/>
              </w14:solidFill>
            </w14:textFill>
          </w:rPr>
          <w:delText>品牌</w:delText>
        </w:r>
      </w:del>
      <w:del w:id="294" w:author="Poppy Liu" w:date="2024-05-11T14:47:00Z">
        <w:r>
          <w:rPr>
            <w:rFonts w:ascii="仿宋" w:hAnsi="仿宋" w:eastAsia="仿宋" w:cs="仿宋"/>
            <w:color w:val="000000" w:themeColor="text1"/>
            <w:lang w:val="zh-TW" w:eastAsia="zh-TW"/>
            <w14:textFill>
              <w14:solidFill>
                <w14:schemeClr w14:val="tx1"/>
              </w14:solidFill>
            </w14:textFill>
          </w:rPr>
          <w:delText>、经费及</w:delText>
        </w:r>
      </w:del>
      <w:del w:id="295" w:author="Poppy Liu" w:date="2024-05-11T14:47:00Z">
        <w:r>
          <w:rPr>
            <w:rFonts w:hint="eastAsia" w:ascii="仿宋" w:hAnsi="仿宋" w:eastAsia="仿宋" w:cs="仿宋"/>
            <w:color w:val="000000" w:themeColor="text1"/>
            <w:lang w:eastAsia="zh-Hans"/>
            <w14:textFill>
              <w14:solidFill>
                <w14:schemeClr w14:val="tx1"/>
              </w14:solidFill>
            </w14:textFill>
          </w:rPr>
          <w:delText>内外部</w:delText>
        </w:r>
      </w:del>
      <w:del w:id="296" w:author="Poppy Liu" w:date="2024-05-11T14:47:00Z">
        <w:r>
          <w:rPr>
            <w:rFonts w:ascii="仿宋" w:hAnsi="仿宋" w:eastAsia="仿宋" w:cs="仿宋"/>
            <w:color w:val="000000" w:themeColor="text1"/>
            <w:lang w:val="zh-TW" w:eastAsia="zh-TW"/>
            <w14:textFill>
              <w14:solidFill>
                <w14:schemeClr w14:val="tx1"/>
              </w14:solidFill>
            </w14:textFill>
          </w:rPr>
          <w:delText>资源为</w:delText>
        </w:r>
      </w:del>
      <w:del w:id="297"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298" w:author="Poppy Liu" w:date="2024-05-11T14:47:00Z">
        <w:r>
          <w:rPr>
            <w:rFonts w:ascii="仿宋" w:hAnsi="仿宋" w:eastAsia="仿宋" w:cs="仿宋"/>
            <w:color w:val="000000" w:themeColor="text1"/>
            <w:lang w:val="zh-TW" w:eastAsia="zh-TW"/>
            <w14:textFill>
              <w14:solidFill>
                <w14:schemeClr w14:val="tx1"/>
              </w14:solidFill>
            </w14:textFill>
          </w:rPr>
          <w:delText>和</w:delText>
        </w:r>
      </w:del>
      <w:del w:id="299" w:author="Poppy Liu" w:date="2024-05-11T14:47:00Z">
        <w:r>
          <w:rPr>
            <w:rFonts w:hint="eastAsia" w:ascii="仿宋" w:hAnsi="仿宋" w:eastAsia="仿宋" w:cs="仿宋"/>
            <w:color w:val="000000" w:themeColor="text1"/>
            <w:lang w:val="zh-TW" w:eastAsia="zh-TW"/>
            <w14:textFill>
              <w14:solidFill>
                <w14:schemeClr w14:val="tx1"/>
              </w14:solidFill>
            </w14:textFill>
          </w:rPr>
          <w:delText>乙方导师</w:delText>
        </w:r>
      </w:del>
      <w:del w:id="300" w:author="Poppy Liu" w:date="2024-05-11T14:47:00Z">
        <w:r>
          <w:rPr>
            <w:rFonts w:ascii="仿宋" w:hAnsi="仿宋" w:eastAsia="仿宋" w:cs="仿宋"/>
            <w:color w:val="000000" w:themeColor="text1"/>
            <w:lang w:val="zh-TW" w:eastAsia="zh-TW"/>
            <w14:textFill>
              <w14:solidFill>
                <w14:schemeClr w14:val="tx1"/>
              </w14:solidFill>
            </w14:textFill>
          </w:rPr>
          <w:delText>提供以下</w:delText>
        </w:r>
      </w:del>
      <w:del w:id="301" w:author="Poppy Liu" w:date="2024-05-11T14:47:00Z">
        <w:r>
          <w:rPr>
            <w:rFonts w:hint="eastAsia" w:ascii="仿宋" w:hAnsi="仿宋" w:eastAsia="仿宋" w:cs="仿宋"/>
            <w:color w:val="000000" w:themeColor="text1"/>
            <w:lang w:eastAsia="zh-Hans"/>
            <w14:textFill>
              <w14:solidFill>
                <w14:schemeClr w14:val="tx1"/>
              </w14:solidFill>
            </w14:textFill>
          </w:rPr>
          <w:delText>专享</w:delText>
        </w:r>
      </w:del>
      <w:del w:id="302" w:author="Poppy Liu" w:date="2024-05-11T14:47:00Z">
        <w:r>
          <w:rPr>
            <w:rFonts w:ascii="仿宋" w:hAnsi="仿宋" w:eastAsia="仿宋" w:cs="仿宋"/>
            <w:color w:val="000000" w:themeColor="text1"/>
            <w:lang w:val="zh-TW" w:eastAsia="zh-TW"/>
            <w14:textFill>
              <w14:solidFill>
                <w14:schemeClr w14:val="tx1"/>
              </w14:solidFill>
            </w14:textFill>
          </w:rPr>
          <w:delText>服务：</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303" w:author="Poppy Liu" w:date="2024-05-11T14:47:00Z"/>
          <w:rFonts w:ascii="仿宋" w:hAnsi="仿宋" w:eastAsia="仿宋" w:cs="仿宋"/>
          <w:color w:val="000000" w:themeColor="text1"/>
          <w:lang w:val="zh-TW" w:eastAsia="zh-TW"/>
          <w14:textFill>
            <w14:solidFill>
              <w14:schemeClr w14:val="tx1"/>
            </w14:solidFill>
          </w14:textFill>
        </w:rPr>
      </w:pPr>
      <w:del w:id="304" w:author="Poppy Liu" w:date="2024-05-11T14:47:00Z">
        <w:r>
          <w:rPr>
            <w:rFonts w:ascii="仿宋" w:hAnsi="仿宋" w:eastAsia="仿宋" w:cs="仿宋"/>
            <w:color w:val="000000" w:themeColor="text1"/>
            <w14:textFill>
              <w14:solidFill>
                <w14:schemeClr w14:val="tx1"/>
              </w14:solidFill>
            </w14:textFill>
          </w:rPr>
          <w:delText>1.5.1 「</w:delText>
        </w:r>
      </w:del>
      <w:del w:id="305" w:author="Poppy Liu" w:date="2024-05-11T14:47:00Z">
        <w:r>
          <w:rPr>
            <w:rFonts w:hint="eastAsia" w:ascii="仿宋" w:hAnsi="仿宋" w:eastAsia="仿宋" w:cs="仿宋"/>
            <w:color w:val="000000" w:themeColor="text1"/>
            <w:lang w:eastAsia="zh-Hans"/>
            <w14:textFill>
              <w14:solidFill>
                <w14:schemeClr w14:val="tx1"/>
              </w14:solidFill>
            </w14:textFill>
          </w:rPr>
          <w:delText>持续迭代服务支持</w:delText>
        </w:r>
      </w:del>
      <w:del w:id="306" w:author="Poppy Liu" w:date="2024-05-11T14:47:00Z">
        <w:r>
          <w:rPr>
            <w:rFonts w:ascii="仿宋" w:hAnsi="仿宋" w:eastAsia="仿宋" w:cs="仿宋"/>
            <w:color w:val="000000" w:themeColor="text1"/>
            <w:lang w:eastAsia="zh-Hans"/>
            <w14:textFill>
              <w14:solidFill>
                <w14:schemeClr w14:val="tx1"/>
              </w14:solidFill>
            </w14:textFill>
          </w:rPr>
          <w:delText>」</w:delText>
        </w:r>
      </w:del>
      <w:del w:id="307" w:author="Poppy Liu" w:date="2024-05-11T14:47:00Z">
        <w:r>
          <w:rPr>
            <w:rFonts w:hint="eastAsia" w:ascii="仿宋" w:hAnsi="仿宋" w:eastAsia="仿宋" w:cs="仿宋"/>
            <w:color w:val="000000" w:themeColor="text1"/>
            <w:lang w:val="zh-TW" w:eastAsia="zh-TW"/>
            <w14:textFill>
              <w14:solidFill>
                <w14:schemeClr w14:val="tx1"/>
              </w14:solidFill>
            </w14:textFill>
          </w:rPr>
          <w:delText>：甲方</w:delText>
        </w:r>
      </w:del>
      <w:del w:id="308" w:author="Poppy Liu" w:date="2024-05-11T14:47:00Z">
        <w:r>
          <w:rPr>
            <w:rFonts w:ascii="仿宋" w:hAnsi="仿宋" w:eastAsia="仿宋" w:cs="仿宋"/>
            <w:color w:val="000000" w:themeColor="text1"/>
            <w:lang w:val="zh-TW" w:eastAsia="zh-TW"/>
            <w14:textFill>
              <w14:solidFill>
                <w14:schemeClr w14:val="tx1"/>
              </w14:solidFill>
            </w14:textFill>
          </w:rPr>
          <w:delText>协同</w:delText>
        </w:r>
      </w:del>
      <w:del w:id="309" w:author="Poppy Liu" w:date="2024-05-11T14:47:00Z">
        <w:r>
          <w:rPr>
            <w:rFonts w:hint="eastAsia" w:ascii="仿宋" w:hAnsi="仿宋" w:eastAsia="仿宋" w:cs="仿宋"/>
            <w:color w:val="000000" w:themeColor="text1"/>
            <w:lang w:val="zh-TW" w:eastAsia="zh-TW"/>
            <w14:textFill>
              <w14:solidFill>
                <w14:schemeClr w14:val="tx1"/>
              </w14:solidFill>
            </w14:textFill>
          </w:rPr>
          <w:delText>乙方</w:delText>
        </w:r>
      </w:del>
      <w:del w:id="310" w:author="Poppy Liu" w:date="2024-05-11T14:47:00Z">
        <w:r>
          <w:rPr>
            <w:rFonts w:ascii="仿宋" w:hAnsi="仿宋" w:eastAsia="仿宋" w:cs="仿宋"/>
            <w:color w:val="000000" w:themeColor="text1"/>
            <w:lang w:val="zh-TW" w:eastAsia="zh-TW"/>
            <w14:textFill>
              <w14:solidFill>
                <w14:schemeClr w14:val="tx1"/>
              </w14:solidFill>
            </w14:textFill>
          </w:rPr>
          <w:delText>保持课程持续研发与迭代，以保证课程产品在该</w:delText>
        </w:r>
      </w:del>
      <w:del w:id="311"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312" w:author="Poppy Liu" w:date="2024-05-11T14:47:00Z">
        <w:r>
          <w:rPr>
            <w:rFonts w:ascii="仿宋" w:hAnsi="仿宋" w:eastAsia="仿宋" w:cs="仿宋"/>
            <w:color w:val="000000" w:themeColor="text1"/>
            <w:lang w:val="zh-TW" w:eastAsia="zh-TW"/>
            <w14:textFill>
              <w14:solidFill>
                <w14:schemeClr w14:val="tx1"/>
              </w14:solidFill>
            </w14:textFill>
          </w:rPr>
          <w:delText>领域内的持续领先性，共同进行的课程</w:delText>
        </w:r>
      </w:del>
      <w:del w:id="313" w:author="Poppy Liu" w:date="2024-05-11T14:47:00Z">
        <w:r>
          <w:rPr>
            <w:rFonts w:hint="eastAsia" w:ascii="仿宋" w:hAnsi="仿宋" w:eastAsia="仿宋" w:cs="仿宋"/>
            <w:color w:val="000000" w:themeColor="text1"/>
            <w:lang w:eastAsia="zh-Hans"/>
            <w14:textFill>
              <w14:solidFill>
                <w14:schemeClr w14:val="tx1"/>
              </w14:solidFill>
            </w14:textFill>
          </w:rPr>
          <w:delText>开发</w:delText>
        </w:r>
      </w:del>
      <w:del w:id="314" w:author="Poppy Liu" w:date="2024-05-11T14:47:00Z">
        <w:r>
          <w:rPr>
            <w:rFonts w:ascii="仿宋" w:hAnsi="仿宋" w:eastAsia="仿宋" w:cs="仿宋"/>
            <w:color w:val="000000" w:themeColor="text1"/>
            <w:lang w:val="zh-TW" w:eastAsia="zh-TW"/>
            <w14:textFill>
              <w14:solidFill>
                <w14:schemeClr w14:val="tx1"/>
              </w14:solidFill>
            </w14:textFill>
          </w:rPr>
          <w:delText>任务</w:delText>
        </w:r>
      </w:del>
      <w:del w:id="315" w:author="Poppy Liu" w:date="2024-05-11T14:47:00Z">
        <w:r>
          <w:rPr>
            <w:rFonts w:ascii="仿宋" w:hAnsi="仿宋" w:eastAsia="仿宋" w:cs="仿宋"/>
            <w:color w:val="000000" w:themeColor="text1"/>
            <w:lang w:eastAsia="zh-TW"/>
            <w14:textFill>
              <w14:solidFill>
                <w14:schemeClr w14:val="tx1"/>
              </w14:solidFill>
            </w14:textFill>
          </w:rPr>
          <w:delText>，</w:delText>
        </w:r>
      </w:del>
      <w:del w:id="316" w:author="Poppy Liu" w:date="2024-05-11T14:47:00Z">
        <w:r>
          <w:rPr>
            <w:rFonts w:hint="eastAsia" w:ascii="仿宋" w:hAnsi="仿宋" w:eastAsia="仿宋" w:cs="仿宋"/>
            <w:color w:val="000000" w:themeColor="text1"/>
            <w:lang w:eastAsia="zh-Hans"/>
            <w14:textFill>
              <w14:solidFill>
                <w14:schemeClr w14:val="tx1"/>
              </w14:solidFill>
            </w14:textFill>
          </w:rPr>
          <w:delText>提供</w:delText>
        </w:r>
      </w:del>
      <w:del w:id="317" w:author="Poppy Liu" w:date="2024-05-11T14:47:00Z">
        <w:r>
          <w:rPr>
            <w:rFonts w:ascii="仿宋" w:hAnsi="仿宋" w:eastAsia="仿宋" w:cs="仿宋"/>
            <w:color w:val="000000" w:themeColor="text1"/>
            <w:lang w:val="zh-TW" w:eastAsia="zh-TW"/>
            <w14:textFill>
              <w14:solidFill>
                <w14:schemeClr w14:val="tx1"/>
              </w14:solidFill>
            </w14:textFill>
          </w:rPr>
          <w:delText>包括但不限于课程定位测试与改名、课程结构梳理升级、课程内容调整迭代、课堂教学</w:delText>
        </w:r>
      </w:del>
      <w:del w:id="318" w:author="Poppy Liu" w:date="2024-05-11T14:47:00Z">
        <w:r>
          <w:rPr>
            <w:rFonts w:hint="eastAsia" w:ascii="仿宋" w:hAnsi="仿宋" w:eastAsia="仿宋" w:cs="仿宋"/>
            <w:color w:val="000000" w:themeColor="text1"/>
            <w:lang w:eastAsia="zh-Hans"/>
            <w14:textFill>
              <w14:solidFill>
                <w14:schemeClr w14:val="tx1"/>
              </w14:solidFill>
            </w14:textFill>
          </w:rPr>
          <w:delText>设计</w:delText>
        </w:r>
      </w:del>
      <w:del w:id="319" w:author="Poppy Liu" w:date="2024-05-11T14:47:00Z">
        <w:r>
          <w:rPr>
            <w:rFonts w:ascii="仿宋" w:hAnsi="仿宋" w:eastAsia="仿宋" w:cs="仿宋"/>
            <w:color w:val="000000" w:themeColor="text1"/>
            <w:lang w:val="zh-TW" w:eastAsia="zh-TW"/>
            <w14:textFill>
              <w14:solidFill>
                <w14:schemeClr w14:val="tx1"/>
              </w14:solidFill>
            </w14:textFill>
          </w:rPr>
          <w:delText>优化</w:delText>
        </w:r>
      </w:del>
      <w:del w:id="320" w:author="Poppy Liu" w:date="2024-05-11T14:47:00Z">
        <w:r>
          <w:rPr>
            <w:rFonts w:hint="eastAsia" w:ascii="仿宋" w:hAnsi="仿宋" w:eastAsia="仿宋" w:cs="仿宋"/>
            <w:color w:val="000000" w:themeColor="text1"/>
            <w:lang w:eastAsia="zh-Hans"/>
            <w14:textFill>
              <w14:solidFill>
                <w14:schemeClr w14:val="tx1"/>
              </w14:solidFill>
            </w14:textFill>
          </w:rPr>
          <w:delText>的支持</w:delText>
        </w:r>
      </w:del>
      <w:del w:id="321" w:author="Poppy Liu" w:date="2024-05-11T14:47:00Z">
        <w:r>
          <w:rPr>
            <w:rFonts w:ascii="仿宋" w:hAnsi="仿宋" w:eastAsia="仿宋" w:cs="仿宋"/>
            <w:color w:val="000000" w:themeColor="text1"/>
            <w:lang w:val="zh-TW" w:eastAsia="zh-TW"/>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322" w:author="Poppy Liu" w:date="2024-05-11T14:47:00Z"/>
          <w:rFonts w:ascii="仿宋" w:hAnsi="仿宋" w:eastAsia="仿宋" w:cs="仿宋"/>
          <w:color w:val="000000" w:themeColor="text1"/>
          <w:lang w:val="zh-TW" w:eastAsia="zh-TW"/>
          <w14:textFill>
            <w14:solidFill>
              <w14:schemeClr w14:val="tx1"/>
            </w14:solidFill>
          </w14:textFill>
        </w:rPr>
      </w:pPr>
      <w:del w:id="323" w:author="Poppy Liu" w:date="2024-05-11T14:47:00Z">
        <w:r>
          <w:rPr>
            <w:rFonts w:ascii="仿宋" w:hAnsi="仿宋" w:eastAsia="仿宋" w:cs="仿宋"/>
            <w:color w:val="000000" w:themeColor="text1"/>
            <w:lang w:eastAsia="zh-TW"/>
            <w14:textFill>
              <w14:solidFill>
                <w14:schemeClr w14:val="tx1"/>
              </w14:solidFill>
            </w14:textFill>
          </w:rPr>
          <w:delText>1</w:delText>
        </w:r>
      </w:del>
      <w:del w:id="324"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325" w:author="Poppy Liu" w:date="2024-05-11T14:47:00Z">
        <w:r>
          <w:rPr>
            <w:rFonts w:ascii="仿宋" w:hAnsi="仿宋" w:eastAsia="仿宋" w:cs="仿宋"/>
            <w:color w:val="000000" w:themeColor="text1"/>
            <w:lang w:eastAsia="zh-Hans"/>
            <w14:textFill>
              <w14:solidFill>
                <w14:schemeClr w14:val="tx1"/>
              </w14:solidFill>
            </w14:textFill>
          </w:rPr>
          <w:delText>5</w:delText>
        </w:r>
      </w:del>
      <w:del w:id="326"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327" w:author="Poppy Liu" w:date="2024-05-11T14:47:00Z">
        <w:r>
          <w:rPr>
            <w:rFonts w:ascii="仿宋" w:hAnsi="仿宋" w:eastAsia="仿宋" w:cs="仿宋"/>
            <w:color w:val="000000" w:themeColor="text1"/>
            <w:lang w:eastAsia="zh-Hans"/>
            <w14:textFill>
              <w14:solidFill>
                <w14:schemeClr w14:val="tx1"/>
              </w14:solidFill>
            </w14:textFill>
          </w:rPr>
          <w:delText>2「</w:delText>
        </w:r>
      </w:del>
      <w:del w:id="328" w:author="Poppy Liu" w:date="2024-05-11T14:47:00Z">
        <w:r>
          <w:rPr>
            <w:rFonts w:hint="eastAsia" w:ascii="仿宋" w:hAnsi="仿宋" w:eastAsia="仿宋" w:cs="仿宋"/>
            <w:color w:val="000000" w:themeColor="text1"/>
            <w:lang w:eastAsia="zh-Hans"/>
            <w14:textFill>
              <w14:solidFill>
                <w14:schemeClr w14:val="tx1"/>
              </w14:solidFill>
            </w14:textFill>
          </w:rPr>
          <w:delText>专业配套产品支持</w:delText>
        </w:r>
      </w:del>
      <w:del w:id="329" w:author="Poppy Liu" w:date="2024-05-11T14:47:00Z">
        <w:r>
          <w:rPr>
            <w:rFonts w:ascii="仿宋" w:hAnsi="仿宋" w:eastAsia="仿宋" w:cs="仿宋"/>
            <w:color w:val="000000" w:themeColor="text1"/>
            <w:lang w:eastAsia="zh-Hans"/>
            <w14:textFill>
              <w14:solidFill>
                <w14:schemeClr w14:val="tx1"/>
              </w14:solidFill>
            </w14:textFill>
          </w:rPr>
          <w:delText>」：</w:delText>
        </w:r>
      </w:del>
      <w:del w:id="330" w:author="Poppy Liu" w:date="2024-05-11T14:47:00Z">
        <w:r>
          <w:rPr>
            <w:rFonts w:ascii="仿宋" w:hAnsi="仿宋" w:eastAsia="仿宋" w:cs="仿宋"/>
            <w:color w:val="000000" w:themeColor="text1"/>
            <w:lang w:val="zh-TW" w:eastAsia="zh-TW"/>
            <w14:textFill>
              <w14:solidFill>
                <w14:schemeClr w14:val="tx1"/>
              </w14:solidFill>
            </w14:textFill>
          </w:rPr>
          <w:delText>甲方</w:delText>
        </w:r>
      </w:del>
      <w:del w:id="331" w:author="Poppy Liu" w:date="2024-05-11T14:47:00Z">
        <w:r>
          <w:rPr>
            <w:rFonts w:hint="eastAsia" w:ascii="仿宋" w:hAnsi="仿宋" w:eastAsia="仿宋" w:cs="仿宋"/>
            <w:color w:val="000000" w:themeColor="text1"/>
            <w:lang w:eastAsia="zh-Hans"/>
            <w14:textFill>
              <w14:solidFill>
                <w14:schemeClr w14:val="tx1"/>
              </w14:solidFill>
            </w14:textFill>
          </w:rPr>
          <w:delText>将</w:delText>
        </w:r>
      </w:del>
      <w:del w:id="332" w:author="Poppy Liu" w:date="2024-05-11T14:47:00Z">
        <w:r>
          <w:rPr>
            <w:rFonts w:ascii="仿宋" w:hAnsi="仿宋" w:eastAsia="仿宋" w:cs="仿宋"/>
            <w:color w:val="000000" w:themeColor="text1"/>
            <w:lang w:val="zh-TW" w:eastAsia="zh-TW"/>
            <w14:textFill>
              <w14:solidFill>
                <w14:schemeClr w14:val="tx1"/>
              </w14:solidFill>
            </w14:textFill>
          </w:rPr>
          <w:delText>根据该课程的发展进度和教学需求，开发教学案例、知识地图、知识卡片、预复习资料、落地手册、随堂测试题、课堂教具等课程专业配套产品。</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333" w:author="Poppy Liu" w:date="2024-05-11T14:47:00Z"/>
          <w:rFonts w:hint="default" w:ascii="仿宋" w:hAnsi="仿宋" w:eastAsia="仿宋" w:cs="仿宋"/>
          <w:color w:val="000000" w:themeColor="text1"/>
          <w:kern w:val="0"/>
          <w:sz w:val="24"/>
          <w:szCs w:val="24"/>
          <w:lang w:val="zh-TW" w:eastAsia="zh-TW"/>
          <w14:textFill>
            <w14:solidFill>
              <w14:schemeClr w14:val="tx1"/>
            </w14:solidFill>
          </w14:textFill>
        </w:rPr>
      </w:pPr>
      <w:del w:id="334" w:author="Poppy Liu" w:date="2024-05-11T14:47:00Z">
        <w:r>
          <w:rPr>
            <w:rFonts w:hint="default" w:ascii="仿宋" w:hAnsi="仿宋" w:eastAsia="仿宋" w:cs="仿宋"/>
            <w:color w:val="000000" w:themeColor="text1"/>
            <w:sz w:val="24"/>
            <w:szCs w:val="24"/>
            <w:lang w:val="zh-TW"/>
            <w14:textFill>
              <w14:solidFill>
                <w14:schemeClr w14:val="tx1"/>
              </w14:solidFill>
            </w14:textFill>
          </w:rPr>
          <w:delText>1</w:delText>
        </w:r>
      </w:del>
      <w:del w:id="335"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w:delText>
        </w:r>
      </w:del>
      <w:del w:id="336"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337"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w:delText>
        </w:r>
      </w:del>
      <w:del w:id="33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3</w:delText>
        </w:r>
      </w:del>
      <w:del w:id="339"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 xml:space="preserve"> </w:delText>
        </w:r>
      </w:del>
      <w:del w:id="340"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w:delText>
        </w:r>
      </w:del>
      <w:del w:id="341" w:author="Poppy Liu" w:date="2024-05-11T14:47:00Z">
        <w:r>
          <w:rPr>
            <w:rFonts w:ascii="仿宋" w:hAnsi="仿宋" w:eastAsia="仿宋" w:cs="仿宋"/>
            <w:color w:val="000000" w:themeColor="text1"/>
            <w:sz w:val="24"/>
            <w:szCs w:val="24"/>
            <w:lang w:eastAsia="zh-Hans"/>
            <w14:textFill>
              <w14:solidFill>
                <w14:schemeClr w14:val="tx1"/>
              </w14:solidFill>
            </w14:textFill>
          </w:rPr>
          <w:delText>学友连接支持</w:delText>
        </w:r>
      </w:del>
      <w:del w:id="342"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34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甲方为乙方建立与高成长学友企业的连接与合作</w:delText>
        </w:r>
      </w:del>
      <w:del w:id="344" w:author="Poppy Liu" w:date="2024-05-11T14:47:00Z">
        <w:r>
          <w:rPr>
            <w:rFonts w:ascii="仿宋" w:hAnsi="仿宋" w:eastAsia="仿宋" w:cs="仿宋"/>
            <w:color w:val="000000" w:themeColor="text1"/>
            <w:sz w:val="24"/>
            <w:szCs w:val="24"/>
            <w:lang w:eastAsia="zh-TW"/>
            <w14:textFill>
              <w14:solidFill>
                <w14:schemeClr w14:val="tx1"/>
              </w14:solidFill>
            </w14:textFill>
          </w:rPr>
          <w:delText>，</w:delText>
        </w:r>
      </w:del>
      <w:del w:id="345" w:author="Poppy Liu" w:date="2024-05-11T14:47:00Z">
        <w:r>
          <w:rPr>
            <w:rFonts w:ascii="仿宋" w:hAnsi="仿宋" w:eastAsia="仿宋" w:cs="仿宋"/>
            <w:color w:val="000000" w:themeColor="text1"/>
            <w:sz w:val="24"/>
            <w:szCs w:val="24"/>
            <w:lang w:val="zh-TW"/>
            <w14:textFill>
              <w14:solidFill>
                <w14:schemeClr w14:val="tx1"/>
              </w14:solidFill>
            </w14:textFill>
          </w:rPr>
          <w:delText>甲方</w:delText>
        </w:r>
      </w:del>
      <w:del w:id="346" w:author="Poppy Liu" w:date="2024-05-11T14:47:00Z">
        <w:r>
          <w:rPr>
            <w:rFonts w:ascii="仿宋" w:hAnsi="仿宋" w:eastAsia="仿宋" w:cs="仿宋"/>
            <w:color w:val="000000" w:themeColor="text1"/>
            <w:sz w:val="24"/>
            <w:szCs w:val="24"/>
            <w:lang w:eastAsia="zh-Hans"/>
            <w14:textFill>
              <w14:solidFill>
                <w14:schemeClr w14:val="tx1"/>
              </w14:solidFill>
            </w14:textFill>
          </w:rPr>
          <w:delText>将</w:delText>
        </w:r>
      </w:del>
      <w:del w:id="34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从</w:delText>
        </w:r>
      </w:del>
      <w:del w:id="348"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10000多家学友企业中，</w:delText>
        </w:r>
      </w:del>
      <w:del w:id="349"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为乙方</w:delText>
        </w:r>
      </w:del>
      <w:del w:id="35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匹配</w:delText>
        </w:r>
      </w:del>
      <w:del w:id="351"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推荐服务兼具高成长性和品牌势能的优质学友企业。</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352" w:author="Poppy Liu" w:date="2024-05-11T14:47:00Z"/>
          <w:rFonts w:ascii="仿宋" w:hAnsi="仿宋" w:eastAsia="仿宋" w:cs="仿宋"/>
          <w:color w:val="000000" w:themeColor="text1"/>
          <w:lang w:val="zh-TW" w:eastAsia="zh-TW"/>
          <w14:textFill>
            <w14:solidFill>
              <w14:schemeClr w14:val="tx1"/>
            </w14:solidFill>
          </w14:textFill>
        </w:rPr>
      </w:pPr>
      <w:del w:id="353" w:author="Poppy Liu" w:date="2024-05-11T14:47:00Z">
        <w:r>
          <w:rPr>
            <w:rFonts w:ascii="仿宋" w:hAnsi="仿宋" w:eastAsia="仿宋" w:cs="仿宋"/>
            <w:color w:val="000000" w:themeColor="text1"/>
            <w:kern w:val="2"/>
            <w:lang w:val="zh-TW" w:eastAsia="zh-TW"/>
            <w14:textFill>
              <w14:solidFill>
                <w14:schemeClr w14:val="tx1"/>
              </w14:solidFill>
            </w14:textFill>
          </w:rPr>
          <w:delText>1.</w:delText>
        </w:r>
      </w:del>
      <w:del w:id="354" w:author="Poppy Liu" w:date="2024-05-11T14:47:00Z">
        <w:r>
          <w:rPr>
            <w:rFonts w:ascii="仿宋" w:hAnsi="仿宋" w:eastAsia="仿宋" w:cs="仿宋"/>
            <w:color w:val="000000" w:themeColor="text1"/>
            <w:kern w:val="2"/>
            <w:lang w:eastAsia="zh-TW"/>
            <w14:textFill>
              <w14:solidFill>
                <w14:schemeClr w14:val="tx1"/>
              </w14:solidFill>
            </w14:textFill>
          </w:rPr>
          <w:delText>5</w:delText>
        </w:r>
      </w:del>
      <w:del w:id="355" w:author="Poppy Liu" w:date="2024-05-11T14:47:00Z">
        <w:r>
          <w:rPr>
            <w:rFonts w:ascii="仿宋" w:hAnsi="仿宋" w:eastAsia="仿宋" w:cs="仿宋"/>
            <w:color w:val="000000" w:themeColor="text1"/>
            <w:kern w:val="2"/>
            <w:lang w:val="zh-TW" w:eastAsia="zh-TW"/>
            <w14:textFill>
              <w14:solidFill>
                <w14:schemeClr w14:val="tx1"/>
              </w14:solidFill>
            </w14:textFill>
          </w:rPr>
          <w:delText>.</w:delText>
        </w:r>
      </w:del>
      <w:del w:id="356" w:author="Poppy Liu" w:date="2024-05-11T14:47:00Z">
        <w:r>
          <w:rPr>
            <w:rFonts w:ascii="仿宋" w:hAnsi="仿宋" w:eastAsia="仿宋" w:cs="仿宋"/>
            <w:color w:val="000000" w:themeColor="text1"/>
            <w:kern w:val="2"/>
            <w:lang w:eastAsia="zh-TW"/>
            <w14:textFill>
              <w14:solidFill>
                <w14:schemeClr w14:val="tx1"/>
              </w14:solidFill>
            </w14:textFill>
          </w:rPr>
          <w:delText>4</w:delText>
        </w:r>
      </w:del>
      <w:del w:id="357" w:author="Poppy Liu" w:date="2024-05-11T14:47:00Z">
        <w:r>
          <w:rPr>
            <w:rFonts w:ascii="仿宋" w:hAnsi="仿宋" w:eastAsia="仿宋" w:cs="仿宋"/>
            <w:color w:val="000000" w:themeColor="text1"/>
            <w:kern w:val="2"/>
            <w:lang w:val="zh-TW" w:eastAsia="zh-TW"/>
            <w14:textFill>
              <w14:solidFill>
                <w14:schemeClr w14:val="tx1"/>
              </w14:solidFill>
            </w14:textFill>
          </w:rPr>
          <w:delText xml:space="preserve"> </w:delText>
        </w:r>
      </w:del>
      <w:del w:id="358" w:author="Poppy Liu" w:date="2024-05-11T14:47:00Z">
        <w:r>
          <w:rPr>
            <w:rFonts w:ascii="仿宋" w:hAnsi="仿宋" w:eastAsia="仿宋" w:cs="仿宋"/>
            <w:color w:val="000000" w:themeColor="text1"/>
            <w:kern w:val="2"/>
            <w:lang w:eastAsia="zh-TW"/>
            <w14:textFill>
              <w14:solidFill>
                <w14:schemeClr w14:val="tx1"/>
              </w14:solidFill>
            </w14:textFill>
          </w:rPr>
          <w:delText>「IP</w:delText>
        </w:r>
      </w:del>
      <w:del w:id="359" w:author="Poppy Liu" w:date="2024-05-11T14:47:00Z">
        <w:r>
          <w:rPr>
            <w:rFonts w:hint="eastAsia" w:ascii="仿宋" w:hAnsi="仿宋" w:eastAsia="仿宋" w:cs="仿宋"/>
            <w:color w:val="000000" w:themeColor="text1"/>
            <w:kern w:val="2"/>
            <w:lang w:eastAsia="zh-Hans"/>
            <w14:textFill>
              <w14:solidFill>
                <w14:schemeClr w14:val="tx1"/>
              </w14:solidFill>
            </w14:textFill>
          </w:rPr>
          <w:delText>打造支持</w:delText>
        </w:r>
      </w:del>
      <w:del w:id="360" w:author="Poppy Liu" w:date="2024-05-11T14:47:00Z">
        <w:r>
          <w:rPr>
            <w:rFonts w:ascii="仿宋" w:hAnsi="仿宋" w:eastAsia="仿宋" w:cs="仿宋"/>
            <w:color w:val="000000" w:themeColor="text1"/>
            <w:kern w:val="2"/>
            <w:lang w:eastAsia="zh-Hans"/>
            <w14:textFill>
              <w14:solidFill>
                <w14:schemeClr w14:val="tx1"/>
              </w14:solidFill>
            </w14:textFill>
          </w:rPr>
          <w:delText>」：</w:delText>
        </w:r>
      </w:del>
      <w:del w:id="361" w:author="Poppy Liu" w:date="2024-05-11T14:47:00Z">
        <w:r>
          <w:rPr>
            <w:rFonts w:hint="eastAsia" w:ascii="仿宋" w:hAnsi="仿宋" w:eastAsia="仿宋" w:cs="仿宋"/>
            <w:color w:val="000000" w:themeColor="text1"/>
            <w:kern w:val="2"/>
            <w:lang w:val="zh-TW" w:eastAsia="zh-TW"/>
            <w14:textFill>
              <w14:solidFill>
                <w14:schemeClr w14:val="tx1"/>
              </w14:solidFill>
            </w14:textFill>
          </w:rPr>
          <w:delText>甲方</w:delText>
        </w:r>
      </w:del>
      <w:del w:id="362" w:author="Poppy Liu" w:date="2024-05-11T14:47:00Z">
        <w:r>
          <w:rPr>
            <w:rFonts w:hint="eastAsia" w:ascii="仿宋" w:hAnsi="仿宋" w:eastAsia="仿宋" w:cs="仿宋"/>
            <w:color w:val="000000" w:themeColor="text1"/>
            <w:kern w:val="2"/>
            <w:lang w:eastAsia="zh-Hans"/>
            <w14:textFill>
              <w14:solidFill>
                <w14:schemeClr w14:val="tx1"/>
              </w14:solidFill>
            </w14:textFill>
          </w:rPr>
          <w:delText>将适时</w:delText>
        </w:r>
      </w:del>
      <w:del w:id="363" w:author="Poppy Liu" w:date="2024-05-11T14:47:00Z">
        <w:r>
          <w:rPr>
            <w:rFonts w:hint="eastAsia" w:ascii="仿宋" w:hAnsi="仿宋" w:eastAsia="仿宋" w:cs="仿宋"/>
            <w:color w:val="000000" w:themeColor="text1"/>
            <w:kern w:val="2"/>
            <w:lang w:val="zh-TW"/>
            <w14:textFill>
              <w14:solidFill>
                <w14:schemeClr w14:val="tx1"/>
              </w14:solidFill>
            </w14:textFill>
          </w:rPr>
          <w:delText>把</w:delText>
        </w:r>
      </w:del>
      <w:del w:id="364" w:author="Poppy Liu" w:date="2024-05-11T14:47:00Z">
        <w:r>
          <w:rPr>
            <w:rFonts w:hint="eastAsia" w:ascii="仿宋" w:hAnsi="仿宋" w:eastAsia="仿宋" w:cs="仿宋"/>
            <w:color w:val="000000" w:themeColor="text1"/>
            <w:kern w:val="2"/>
            <w:lang w:val="zh-TW" w:eastAsia="zh-TW"/>
            <w14:textFill>
              <w14:solidFill>
                <w14:schemeClr w14:val="tx1"/>
              </w14:solidFill>
            </w14:textFill>
          </w:rPr>
          <w:delText>乙方推荐到</w:delText>
        </w:r>
      </w:del>
      <w:del w:id="365" w:author="Poppy Liu" w:date="2024-05-11T14:47:00Z">
        <w:r>
          <w:rPr>
            <w:rFonts w:hint="eastAsia" w:ascii="仿宋" w:hAnsi="仿宋" w:eastAsia="仿宋" w:cs="仿宋"/>
            <w:color w:val="000000" w:themeColor="text1"/>
            <w:kern w:val="2"/>
            <w:lang w:eastAsia="zh-Hans"/>
            <w14:textFill>
              <w14:solidFill>
                <w14:schemeClr w14:val="tx1"/>
              </w14:solidFill>
            </w14:textFill>
          </w:rPr>
          <w:delText>匹配</w:delText>
        </w:r>
      </w:del>
      <w:del w:id="366" w:author="Poppy Liu" w:date="2024-05-11T14:47:00Z">
        <w:r>
          <w:rPr>
            <w:rFonts w:hint="eastAsia" w:ascii="仿宋" w:hAnsi="仿宋" w:eastAsia="仿宋" w:cs="仿宋"/>
            <w:color w:val="000000" w:themeColor="text1"/>
            <w:kern w:val="2"/>
            <w:lang w:val="zh-TW" w:eastAsia="zh-TW"/>
            <w14:textFill>
              <w14:solidFill>
                <w14:schemeClr w14:val="tx1"/>
              </w14:solidFill>
            </w14:textFill>
          </w:rPr>
          <w:delText>的优质</w:delText>
        </w:r>
      </w:del>
      <w:del w:id="367" w:author="Poppy Liu" w:date="2024-05-11T14:47:00Z">
        <w:r>
          <w:rPr>
            <w:rFonts w:hint="eastAsia" w:ascii="仿宋" w:hAnsi="仿宋" w:eastAsia="仿宋" w:cs="仿宋"/>
            <w:color w:val="000000" w:themeColor="text1"/>
            <w:kern w:val="2"/>
            <w:lang w:eastAsia="zh-Hans"/>
            <w14:textFill>
              <w14:solidFill>
                <w14:schemeClr w14:val="tx1"/>
              </w14:solidFill>
            </w14:textFill>
          </w:rPr>
          <w:delText>第三方</w:delText>
        </w:r>
      </w:del>
      <w:del w:id="368" w:author="Poppy Liu" w:date="2024-05-11T14:47:00Z">
        <w:r>
          <w:rPr>
            <w:rFonts w:hint="eastAsia" w:ascii="仿宋" w:hAnsi="仿宋" w:eastAsia="仿宋" w:cs="仿宋"/>
            <w:color w:val="000000" w:themeColor="text1"/>
            <w:kern w:val="2"/>
            <w:lang w:val="zh-TW" w:eastAsia="zh-TW"/>
            <w14:textFill>
              <w14:solidFill>
                <w14:schemeClr w14:val="tx1"/>
              </w14:solidFill>
            </w14:textFill>
          </w:rPr>
          <w:delText>平台授课，</w:delText>
        </w:r>
      </w:del>
      <w:del w:id="369" w:author="Poppy Liu" w:date="2024-05-11T14:47:00Z">
        <w:r>
          <w:rPr>
            <w:rFonts w:hint="eastAsia" w:ascii="仿宋" w:hAnsi="仿宋" w:eastAsia="仿宋" w:cs="仿宋"/>
            <w:color w:val="000000" w:themeColor="text1"/>
            <w:kern w:val="2"/>
            <w:lang w:eastAsia="zh-Hans"/>
            <w14:textFill>
              <w14:solidFill>
                <w14:schemeClr w14:val="tx1"/>
              </w14:solidFill>
            </w14:textFill>
          </w:rPr>
          <w:delText>协助</w:delText>
        </w:r>
      </w:del>
      <w:del w:id="370" w:author="Poppy Liu" w:date="2024-05-11T14:47:00Z">
        <w:r>
          <w:rPr>
            <w:rFonts w:ascii="仿宋" w:hAnsi="仿宋" w:eastAsia="仿宋" w:cs="仿宋"/>
            <w:color w:val="000000" w:themeColor="text1"/>
            <w:lang w:val="zh-TW" w:eastAsia="zh-TW"/>
            <w14:textFill>
              <w14:solidFill>
                <w14:schemeClr w14:val="tx1"/>
              </w14:solidFill>
            </w14:textFill>
          </w:rPr>
          <w:delText>对接课程合作事宜，乙方确保课程稳定交付，借</w:delText>
        </w:r>
      </w:del>
      <w:del w:id="371" w:author="Poppy Liu" w:date="2024-05-11T14:47:00Z">
        <w:r>
          <w:rPr>
            <w:rFonts w:hint="eastAsia" w:ascii="仿宋" w:hAnsi="仿宋" w:eastAsia="仿宋" w:cs="仿宋"/>
            <w:color w:val="000000" w:themeColor="text1"/>
            <w:lang w:eastAsia="zh-Hans"/>
            <w14:textFill>
              <w14:solidFill>
                <w14:schemeClr w14:val="tx1"/>
              </w14:solidFill>
            </w14:textFill>
          </w:rPr>
          <w:delText>此</w:delText>
        </w:r>
      </w:del>
      <w:del w:id="372" w:author="Poppy Liu" w:date="2024-05-11T14:47:00Z">
        <w:r>
          <w:rPr>
            <w:rFonts w:ascii="仿宋" w:hAnsi="仿宋" w:eastAsia="仿宋" w:cs="仿宋"/>
            <w:color w:val="000000" w:themeColor="text1"/>
            <w:lang w:val="zh-TW" w:eastAsia="zh-TW"/>
            <w14:textFill>
              <w14:solidFill>
                <w14:schemeClr w14:val="tx1"/>
              </w14:solidFill>
            </w14:textFill>
          </w:rPr>
          <w:delText>提升</w:delText>
        </w:r>
      </w:del>
      <w:del w:id="373" w:author="Poppy Liu" w:date="2024-05-11T14:47:00Z">
        <w:r>
          <w:rPr>
            <w:rFonts w:hint="eastAsia" w:ascii="仿宋" w:hAnsi="仿宋" w:eastAsia="仿宋" w:cs="仿宋"/>
            <w:color w:val="000000" w:themeColor="text1"/>
            <w:lang w:eastAsia="zh-Hans"/>
            <w14:textFill>
              <w14:solidFill>
                <w14:schemeClr w14:val="tx1"/>
              </w14:solidFill>
            </w14:textFill>
          </w:rPr>
          <w:delText>乙方</w:delText>
        </w:r>
      </w:del>
      <w:del w:id="374" w:author="Poppy Liu" w:date="2024-05-11T14:47:00Z">
        <w:r>
          <w:rPr>
            <w:rFonts w:ascii="仿宋" w:hAnsi="仿宋" w:eastAsia="仿宋" w:cs="仿宋"/>
            <w:color w:val="000000" w:themeColor="text1"/>
            <w:lang w:val="zh-TW" w:eastAsia="zh-TW"/>
            <w14:textFill>
              <w14:solidFill>
                <w14:schemeClr w14:val="tx1"/>
              </w14:solidFill>
            </w14:textFill>
          </w:rPr>
          <w:delText>影响力</w:delText>
        </w:r>
      </w:del>
      <w:del w:id="375" w:author="Poppy Liu" w:date="2024-05-11T14:47:00Z">
        <w:r>
          <w:rPr>
            <w:rFonts w:ascii="仿宋" w:hAnsi="仿宋" w:eastAsia="仿宋" w:cs="仿宋"/>
            <w:color w:val="000000" w:themeColor="text1"/>
            <w:lang w:eastAsia="zh-TW"/>
            <w14:textFill>
              <w14:solidFill>
                <w14:schemeClr w14:val="tx1"/>
              </w14:solidFill>
            </w14:textFill>
          </w:rPr>
          <w:delText>。</w:delText>
        </w:r>
      </w:del>
      <w:del w:id="376" w:author="Poppy Liu" w:date="2024-05-11T14:47:00Z">
        <w:r>
          <w:rPr>
            <w:rFonts w:hint="eastAsia" w:ascii="仿宋" w:hAnsi="仿宋" w:eastAsia="仿宋" w:cs="仿宋"/>
            <w:color w:val="000000" w:themeColor="text1"/>
            <w:lang w:eastAsia="zh-Hans"/>
            <w14:textFill>
              <w14:solidFill>
                <w14:schemeClr w14:val="tx1"/>
              </w14:solidFill>
            </w14:textFill>
          </w:rPr>
          <w:delText>本条所称</w:delText>
        </w:r>
      </w:del>
      <w:del w:id="377" w:author="Poppy Liu" w:date="2024-05-11T14:47:00Z">
        <w:r>
          <w:rPr>
            <w:rFonts w:ascii="仿宋" w:hAnsi="仿宋" w:eastAsia="仿宋" w:cs="仿宋"/>
            <w:color w:val="000000" w:themeColor="text1"/>
            <w:lang w:val="zh-TW" w:eastAsia="zh-TW"/>
            <w14:textFill>
              <w14:solidFill>
                <w14:schemeClr w14:val="tx1"/>
              </w14:solidFill>
            </w14:textFill>
          </w:rPr>
          <w:delText>第三方优质平台包括但不限于：国内</w:delText>
        </w:r>
      </w:del>
      <w:del w:id="378" w:author="Poppy Liu" w:date="2024-05-11T14:47:00Z">
        <w:r>
          <w:rPr>
            <w:rFonts w:hint="eastAsia" w:ascii="仿宋" w:hAnsi="仿宋" w:eastAsia="仿宋" w:cs="仿宋"/>
            <w:color w:val="000000" w:themeColor="text1"/>
            <w:lang w:eastAsia="zh-Hans"/>
            <w14:textFill>
              <w14:solidFill>
                <w14:schemeClr w14:val="tx1"/>
              </w14:solidFill>
            </w14:textFill>
          </w:rPr>
          <w:delText>一线的</w:delText>
        </w:r>
      </w:del>
      <w:del w:id="379" w:author="Poppy Liu" w:date="2024-05-11T14:47:00Z">
        <w:r>
          <w:rPr>
            <w:rFonts w:ascii="仿宋" w:hAnsi="仿宋" w:eastAsia="仿宋" w:cs="仿宋"/>
            <w:color w:val="000000" w:themeColor="text1"/>
            <w:lang w:val="zh-TW" w:eastAsia="zh-TW"/>
            <w14:textFill>
              <w14:solidFill>
                <w14:schemeClr w14:val="tx1"/>
              </w14:solidFill>
            </w14:textFill>
          </w:rPr>
          <w:delText>商学院</w:delText>
        </w:r>
      </w:del>
      <w:del w:id="380" w:author="Poppy Liu" w:date="2024-05-11T14:47:00Z">
        <w:r>
          <w:rPr>
            <w:rFonts w:ascii="仿宋" w:hAnsi="仿宋" w:eastAsia="仿宋" w:cs="仿宋"/>
            <w:color w:val="000000" w:themeColor="text1"/>
            <w:lang w:eastAsia="zh-TW"/>
            <w14:textFill>
              <w14:solidFill>
                <w14:schemeClr w14:val="tx1"/>
              </w14:solidFill>
            </w14:textFill>
          </w:rPr>
          <w:delText>、</w:delText>
        </w:r>
      </w:del>
      <w:del w:id="381" w:author="Poppy Liu" w:date="2024-05-11T14:47:00Z">
        <w:r>
          <w:rPr>
            <w:rFonts w:ascii="仿宋" w:hAnsi="仿宋" w:eastAsia="仿宋" w:cs="仿宋"/>
            <w:color w:val="000000" w:themeColor="text1"/>
            <w:lang w:val="zh-TW" w:eastAsia="zh-TW"/>
            <w14:textFill>
              <w14:solidFill>
                <w14:schemeClr w14:val="tx1"/>
              </w14:solidFill>
            </w14:textFill>
          </w:rPr>
          <w:delText>创投机构、新锐</w:delText>
        </w:r>
      </w:del>
      <w:del w:id="382" w:author="Poppy Liu" w:date="2024-05-11T14:47:00Z">
        <w:r>
          <w:rPr>
            <w:rFonts w:hint="eastAsia" w:ascii="仿宋" w:hAnsi="仿宋" w:eastAsia="仿宋" w:cs="仿宋"/>
            <w:color w:val="000000" w:themeColor="text1"/>
            <w:lang w:eastAsia="zh-Hans"/>
            <w14:textFill>
              <w14:solidFill>
                <w14:schemeClr w14:val="tx1"/>
              </w14:solidFill>
            </w14:textFill>
          </w:rPr>
          <w:delText>媒体</w:delText>
        </w:r>
      </w:del>
      <w:del w:id="383" w:author="Poppy Liu" w:date="2024-05-11T14:47:00Z">
        <w:r>
          <w:rPr>
            <w:rFonts w:ascii="仿宋" w:hAnsi="仿宋" w:eastAsia="仿宋" w:cs="仿宋"/>
            <w:color w:val="000000" w:themeColor="text1"/>
            <w:lang w:val="zh-TW" w:eastAsia="zh-TW"/>
            <w14:textFill>
              <w14:solidFill>
                <w14:schemeClr w14:val="tx1"/>
              </w14:solidFill>
            </w14:textFill>
          </w:rPr>
          <w:delText>平台等。</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384"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385"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1.</w:delText>
        </w:r>
      </w:del>
      <w:del w:id="386"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387" w:author="Poppy Liu" w:date="2024-05-11T14:47:00Z">
        <w:r>
          <w:rPr>
            <w:rFonts w:hint="default" w:ascii="仿宋" w:hAnsi="仿宋" w:eastAsia="仿宋" w:cs="仿宋"/>
            <w:color w:val="000000" w:themeColor="text1"/>
            <w:sz w:val="24"/>
            <w:szCs w:val="24"/>
            <w:lang w:val="zh-TW" w:eastAsia="zh-TW"/>
            <w14:textFill>
              <w14:solidFill>
                <w14:schemeClr w14:val="tx1"/>
              </w14:solidFill>
            </w14:textFill>
          </w:rPr>
          <w:delText>.</w:delText>
        </w:r>
      </w:del>
      <w:del w:id="38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389"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390" w:author="Poppy Liu" w:date="2024-05-11T14:47:00Z">
        <w:r>
          <w:rPr>
            <w:rFonts w:ascii="仿宋" w:hAnsi="仿宋" w:eastAsia="仿宋" w:cs="仿宋"/>
            <w:color w:val="000000" w:themeColor="text1"/>
            <w:sz w:val="24"/>
            <w:szCs w:val="24"/>
            <w:lang w:eastAsia="zh-Hans"/>
            <w14:textFill>
              <w14:solidFill>
                <w14:schemeClr w14:val="tx1"/>
              </w14:solidFill>
            </w14:textFill>
          </w:rPr>
          <w:delText>课程营销支持</w:delText>
        </w:r>
      </w:del>
      <w:del w:id="391"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39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乙方持续输出的学科专业文章内容、音视频课、直播或短视频，甲方</w:delText>
        </w:r>
      </w:del>
      <w:del w:id="393" w:author="Poppy Liu" w:date="2024-05-11T14:47:00Z">
        <w:r>
          <w:rPr>
            <w:rFonts w:ascii="仿宋" w:hAnsi="仿宋" w:eastAsia="仿宋" w:cs="仿宋"/>
            <w:color w:val="000000" w:themeColor="text1"/>
            <w:sz w:val="24"/>
            <w:szCs w:val="24"/>
            <w:lang w:eastAsia="zh-Hans"/>
            <w14:textFill>
              <w14:solidFill>
                <w14:schemeClr w14:val="tx1"/>
              </w14:solidFill>
            </w14:textFill>
          </w:rPr>
          <w:delText>将</w:delText>
        </w:r>
      </w:del>
      <w:del w:id="39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负责配套策划宣传、内容运营、渠道分发、账号管理、用户运营等日常工作。</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39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del w:id="396" w:author="Poppy Liu" w:date="2024-05-11T14:47:00Z"/>
          <w:rFonts w:ascii="仿宋" w:hAnsi="仿宋" w:eastAsia="仿宋" w:cs="仿宋"/>
          <w:color w:val="000000" w:themeColor="text1"/>
          <w14:textFill>
            <w14:solidFill>
              <w14:schemeClr w14:val="tx1"/>
            </w14:solidFill>
          </w14:textFill>
        </w:rPr>
      </w:pPr>
      <w:del w:id="397" w:author="Poppy Liu" w:date="2024-05-11T14:47:00Z">
        <w:r>
          <w:rPr>
            <w:rFonts w:hint="eastAsia" w:ascii="仿宋" w:hAnsi="仿宋" w:eastAsia="仿宋" w:cs="仿宋"/>
            <w:color w:val="000000" w:themeColor="text1"/>
            <w14:textFill>
              <w14:solidFill>
                <w14:schemeClr w14:val="tx1"/>
              </w14:solidFill>
            </w14:textFill>
          </w:rPr>
          <w:delText>双方权利义务</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398" w:author="Poppy Liu" w:date="2024-05-11T14:47:00Z"/>
          <w:rFonts w:ascii="仿宋" w:hAnsi="仿宋" w:eastAsia="仿宋" w:cs="仿宋"/>
          <w:color w:val="000000" w:themeColor="text1"/>
          <w14:textFill>
            <w14:solidFill>
              <w14:schemeClr w14:val="tx1"/>
            </w14:solidFill>
          </w14:textFill>
        </w:rPr>
      </w:pPr>
      <w:del w:id="399" w:author="Poppy Liu" w:date="2024-05-11T14:47:00Z">
        <w:r>
          <w:rPr>
            <w:rFonts w:ascii="仿宋" w:hAnsi="仿宋" w:eastAsia="仿宋" w:cs="仿宋"/>
            <w:color w:val="000000" w:themeColor="text1"/>
            <w14:textFill>
              <w14:solidFill>
                <w14:schemeClr w14:val="tx1"/>
              </w14:solidFill>
            </w14:textFill>
          </w:rPr>
          <w:delText>2</w:delText>
        </w:r>
      </w:del>
      <w:del w:id="400"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01" w:author="Poppy Liu" w:date="2024-05-11T14:47:00Z">
        <w:r>
          <w:rPr>
            <w:rFonts w:ascii="仿宋" w:hAnsi="仿宋" w:eastAsia="仿宋" w:cs="仿宋"/>
            <w:color w:val="000000" w:themeColor="text1"/>
            <w:lang w:eastAsia="zh-Hans"/>
            <w14:textFill>
              <w14:solidFill>
                <w14:schemeClr w14:val="tx1"/>
              </w14:solidFill>
            </w14:textFill>
          </w:rPr>
          <w:delText xml:space="preserve">1 </w:delText>
        </w:r>
      </w:del>
      <w:del w:id="402" w:author="Poppy Liu" w:date="2024-05-11T14:47:00Z">
        <w:r>
          <w:rPr>
            <w:rFonts w:ascii="仿宋" w:hAnsi="仿宋" w:eastAsia="仿宋" w:cs="仿宋"/>
            <w:color w:val="000000" w:themeColor="text1"/>
            <w14:textFill>
              <w14:solidFill>
                <w14:schemeClr w14:val="tx1"/>
              </w14:solidFill>
            </w14:textFill>
          </w:rPr>
          <w:delText>甲乙双方应当</w:delText>
        </w:r>
      </w:del>
      <w:del w:id="403" w:author="Poppy Liu" w:date="2024-05-11T14:47:00Z">
        <w:r>
          <w:rPr>
            <w:rFonts w:hint="eastAsia" w:ascii="仿宋" w:hAnsi="仿宋" w:eastAsia="仿宋" w:cs="仿宋"/>
            <w:color w:val="000000" w:themeColor="text1"/>
            <w:lang w:eastAsia="zh-Hans"/>
            <w14:textFill>
              <w14:solidFill>
                <w14:schemeClr w14:val="tx1"/>
              </w14:solidFill>
            </w14:textFill>
          </w:rPr>
          <w:delText>尽职尽责为</w:delText>
        </w:r>
      </w:del>
      <w:del w:id="404" w:author="Poppy Liu" w:date="2024-05-11T14:47:00Z">
        <w:r>
          <w:rPr>
            <w:rFonts w:ascii="仿宋" w:hAnsi="仿宋" w:eastAsia="仿宋" w:cs="仿宋"/>
            <w:color w:val="000000" w:themeColor="text1"/>
            <w:lang w:val="zh-TW" w:eastAsia="zh-TW"/>
            <w14:textFill>
              <w14:solidFill>
                <w14:schemeClr w14:val="tx1"/>
              </w14:solidFill>
            </w14:textFill>
          </w:rPr>
          <w:delText>学友交付</w:delText>
        </w:r>
      </w:del>
      <w:del w:id="405" w:author="Poppy Liu" w:date="2024-05-11T14:47:00Z">
        <w:r>
          <w:rPr>
            <w:rFonts w:hint="eastAsia" w:ascii="仿宋" w:hAnsi="仿宋" w:eastAsia="仿宋" w:cs="仿宋"/>
            <w:color w:val="000000" w:themeColor="text1"/>
            <w:lang w:val="zh-TW" w:eastAsia="zh-TW"/>
            <w14:textFill>
              <w14:solidFill>
                <w14:schemeClr w14:val="tx1"/>
              </w14:solidFill>
            </w14:textFill>
          </w:rPr>
          <w:delText>的</w:delText>
        </w:r>
      </w:del>
      <w:del w:id="406" w:author="Poppy Liu" w:date="2024-05-11T14:47:00Z">
        <w:r>
          <w:rPr>
            <w:rFonts w:ascii="仿宋" w:hAnsi="仿宋" w:eastAsia="仿宋" w:cs="仿宋"/>
            <w:color w:val="000000" w:themeColor="text1"/>
            <w:lang w:val="zh-TW" w:eastAsia="zh-TW"/>
            <w14:textFill>
              <w14:solidFill>
                <w14:schemeClr w14:val="tx1"/>
              </w14:solidFill>
            </w14:textFill>
          </w:rPr>
          <w:delText>每一次课程，共同</w:delText>
        </w:r>
      </w:del>
      <w:del w:id="407" w:author="Poppy Liu" w:date="2024-05-11T14:47:00Z">
        <w:r>
          <w:rPr>
            <w:rFonts w:hint="eastAsia" w:ascii="仿宋" w:hAnsi="仿宋" w:eastAsia="仿宋" w:cs="仿宋"/>
            <w:color w:val="000000" w:themeColor="text1"/>
            <w:lang w:eastAsia="zh-Hans"/>
            <w14:textFill>
              <w14:solidFill>
                <w14:schemeClr w14:val="tx1"/>
              </w14:solidFill>
            </w14:textFill>
          </w:rPr>
          <w:delText>确保</w:delText>
        </w:r>
      </w:del>
      <w:del w:id="408" w:author="Poppy Liu" w:date="2024-05-11T14:47:00Z">
        <w:r>
          <w:rPr>
            <w:rFonts w:ascii="仿宋" w:hAnsi="仿宋" w:eastAsia="仿宋" w:cs="仿宋"/>
            <w:color w:val="000000" w:themeColor="text1"/>
            <w:lang w:val="zh-TW" w:eastAsia="zh-TW"/>
            <w14:textFill>
              <w14:solidFill>
                <w14:schemeClr w14:val="tx1"/>
              </w14:solidFill>
            </w14:textFill>
          </w:rPr>
          <w:delText>学友的满意度</w:delText>
        </w:r>
      </w:del>
      <w:del w:id="409" w:author="Poppy Liu" w:date="2024-05-11T14:47:00Z">
        <w:r>
          <w:rPr>
            <w:rFonts w:ascii="仿宋" w:hAnsi="仿宋" w:eastAsia="仿宋" w:cs="仿宋"/>
            <w:color w:val="000000" w:themeColor="text1"/>
            <w:lang w:eastAsia="zh-TW"/>
            <w14:textFill>
              <w14:solidFill>
                <w14:schemeClr w14:val="tx1"/>
              </w14:solidFill>
            </w14:textFill>
          </w:rPr>
          <w:delText>。2</w:delText>
        </w:r>
      </w:del>
      <w:del w:id="410"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11" w:author="Poppy Liu" w:date="2024-05-11T14:47:00Z">
        <w:r>
          <w:rPr>
            <w:rFonts w:ascii="仿宋" w:hAnsi="仿宋" w:eastAsia="仿宋" w:cs="仿宋"/>
            <w:color w:val="000000" w:themeColor="text1"/>
            <w:lang w:eastAsia="zh-Hans"/>
            <w14:textFill>
              <w14:solidFill>
                <w14:schemeClr w14:val="tx1"/>
              </w14:solidFill>
            </w14:textFill>
          </w:rPr>
          <w:delText>1</w:delText>
        </w:r>
      </w:del>
      <w:del w:id="412"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13" w:author="Poppy Liu" w:date="2024-05-11T14:47:00Z">
        <w:r>
          <w:rPr>
            <w:rFonts w:ascii="仿宋" w:hAnsi="仿宋" w:eastAsia="仿宋" w:cs="仿宋"/>
            <w:color w:val="000000" w:themeColor="text1"/>
            <w:lang w:eastAsia="zh-TW"/>
            <w14:textFill>
              <w14:solidFill>
                <w14:schemeClr w14:val="tx1"/>
              </w14:solidFill>
            </w14:textFill>
          </w:rPr>
          <w:delText>1</w:delText>
        </w:r>
      </w:del>
      <w:del w:id="414" w:author="Poppy Liu" w:date="2024-05-11T14:47:00Z">
        <w:r>
          <w:rPr>
            <w:rFonts w:ascii="仿宋" w:hAnsi="仿宋" w:eastAsia="仿宋" w:cs="仿宋"/>
            <w:color w:val="000000" w:themeColor="text1"/>
            <w:lang w:eastAsia="zh-Hans"/>
            <w14:textFill>
              <w14:solidFill>
                <w14:schemeClr w14:val="tx1"/>
              </w14:solidFill>
            </w14:textFill>
          </w:rPr>
          <w:delText xml:space="preserve"> </w:delText>
        </w:r>
      </w:del>
      <w:del w:id="415" w:author="Poppy Liu" w:date="2024-05-11T14:47:00Z">
        <w:r>
          <w:rPr>
            <w:rFonts w:ascii="仿宋" w:hAnsi="仿宋" w:eastAsia="仿宋" w:cs="仿宋"/>
            <w:color w:val="000000" w:themeColor="text1"/>
            <w:lang w:val="zh-TW" w:eastAsia="zh-TW"/>
            <w14:textFill>
              <w14:solidFill>
                <w14:schemeClr w14:val="tx1"/>
              </w14:solidFill>
            </w14:textFill>
          </w:rPr>
          <w:delText>甲方应当完成本合同项下课程定期或不定期宣传推广（乙方应予适当配合）、招收学员、安排场地、收取费用以及其他必要支持及课程保障工作。</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416" w:author="Poppy Liu" w:date="2024-05-11T14:47:00Z"/>
          <w:rFonts w:ascii="仿宋" w:hAnsi="仿宋" w:eastAsia="仿宋" w:cs="仿宋"/>
          <w:color w:val="000000" w:themeColor="text1"/>
          <w14:textFill>
            <w14:solidFill>
              <w14:schemeClr w14:val="tx1"/>
            </w14:solidFill>
          </w14:textFill>
        </w:rPr>
      </w:pPr>
      <w:del w:id="417" w:author="Poppy Liu" w:date="2024-05-11T14:47:00Z">
        <w:r>
          <w:rPr>
            <w:rFonts w:ascii="仿宋" w:hAnsi="仿宋" w:eastAsia="仿宋" w:cs="仿宋"/>
            <w:color w:val="000000" w:themeColor="text1"/>
            <w:lang w:eastAsia="zh-TW"/>
            <w14:textFill>
              <w14:solidFill>
                <w14:schemeClr w14:val="tx1"/>
              </w14:solidFill>
            </w14:textFill>
          </w:rPr>
          <w:delText>2</w:delText>
        </w:r>
      </w:del>
      <w:del w:id="418"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19" w:author="Poppy Liu" w:date="2024-05-11T14:47:00Z">
        <w:r>
          <w:rPr>
            <w:rFonts w:ascii="仿宋" w:hAnsi="仿宋" w:eastAsia="仿宋" w:cs="仿宋"/>
            <w:color w:val="000000" w:themeColor="text1"/>
            <w:lang w:eastAsia="zh-Hans"/>
            <w14:textFill>
              <w14:solidFill>
                <w14:schemeClr w14:val="tx1"/>
              </w14:solidFill>
            </w14:textFill>
          </w:rPr>
          <w:delText>1</w:delText>
        </w:r>
      </w:del>
      <w:del w:id="420"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21" w:author="Poppy Liu" w:date="2024-05-11T14:47:00Z">
        <w:r>
          <w:rPr>
            <w:rFonts w:ascii="仿宋" w:hAnsi="仿宋" w:eastAsia="仿宋" w:cs="仿宋"/>
            <w:color w:val="000000" w:themeColor="text1"/>
            <w:lang w:eastAsia="zh-TW"/>
            <w14:textFill>
              <w14:solidFill>
                <w14:schemeClr w14:val="tx1"/>
              </w14:solidFill>
            </w14:textFill>
          </w:rPr>
          <w:delText xml:space="preserve">2 </w:delText>
        </w:r>
      </w:del>
      <w:del w:id="422" w:author="Poppy Liu" w:date="2024-05-11T14:47:00Z">
        <w:r>
          <w:rPr>
            <w:rFonts w:ascii="仿宋" w:hAnsi="仿宋" w:eastAsia="仿宋" w:cs="仿宋"/>
            <w:color w:val="000000" w:themeColor="text1"/>
            <w:lang w:val="zh-TW" w:eastAsia="zh-TW"/>
            <w14:textFill>
              <w14:solidFill>
                <w14:schemeClr w14:val="tx1"/>
              </w14:solidFill>
            </w14:textFill>
          </w:rPr>
          <w:delText>乙方应根据甲乙双方确认的时间及地点在甲方全国范围内教学中心（深圳、广州、北京、上海、厦门</w:delText>
        </w:r>
      </w:del>
      <w:del w:id="423" w:author="Poppy Liu" w:date="2024-05-11T14:47:00Z">
        <w:r>
          <w:rPr>
            <w:rFonts w:ascii="仿宋" w:hAnsi="仿宋" w:eastAsia="仿宋" w:cs="仿宋"/>
            <w:color w:val="000000" w:themeColor="text1"/>
            <w:lang w:eastAsia="zh-TW"/>
            <w14:textFill>
              <w14:solidFill>
                <w14:schemeClr w14:val="tx1"/>
              </w14:solidFill>
            </w14:textFill>
          </w:rPr>
          <w:delText>、</w:delText>
        </w:r>
      </w:del>
      <w:del w:id="424" w:author="Poppy Liu" w:date="2024-05-11T14:47:00Z">
        <w:r>
          <w:rPr>
            <w:rFonts w:hint="eastAsia" w:ascii="仿宋" w:hAnsi="仿宋" w:eastAsia="仿宋" w:cs="仿宋"/>
            <w:color w:val="000000" w:themeColor="text1"/>
            <w:lang w:eastAsia="zh-Hans"/>
            <w14:textFill>
              <w14:solidFill>
                <w14:schemeClr w14:val="tx1"/>
              </w14:solidFill>
            </w14:textFill>
          </w:rPr>
          <w:delText>杭州</w:delText>
        </w:r>
      </w:del>
      <w:del w:id="425" w:author="Poppy Liu" w:date="2024-05-11T14:47:00Z">
        <w:r>
          <w:rPr>
            <w:rFonts w:ascii="仿宋" w:hAnsi="仿宋" w:eastAsia="仿宋" w:cs="仿宋"/>
            <w:color w:val="000000" w:themeColor="text1"/>
            <w:lang w:val="zh-TW" w:eastAsia="zh-TW"/>
            <w14:textFill>
              <w14:solidFill>
                <w14:schemeClr w14:val="tx1"/>
              </w14:solidFill>
            </w14:textFill>
          </w:rPr>
          <w:delText>等）的指定地点实施教学授课，每天教学时间至少不低于6.5小时</w:delText>
        </w:r>
      </w:del>
      <w:del w:id="426" w:author="Poppy Liu" w:date="2024-05-11T14:47:00Z">
        <w:r>
          <w:rPr>
            <w:rFonts w:ascii="仿宋" w:hAnsi="仿宋" w:eastAsia="仿宋" w:cs="仿宋"/>
            <w:color w:val="000000" w:themeColor="text1"/>
            <w:lang w:eastAsia="zh-TW"/>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427" w:author="Poppy Liu" w:date="2024-05-11T14:47:00Z"/>
          <w:rFonts w:ascii="仿宋" w:hAnsi="仿宋" w:eastAsia="仿宋" w:cs="仿宋"/>
          <w:color w:val="000000" w:themeColor="text1"/>
          <w:lang w:val="zh-TW" w:eastAsia="zh-TW"/>
          <w14:textFill>
            <w14:solidFill>
              <w14:schemeClr w14:val="tx1"/>
            </w14:solidFill>
          </w14:textFill>
        </w:rPr>
      </w:pPr>
      <w:del w:id="428" w:author="Poppy Liu" w:date="2024-05-11T14:47:00Z">
        <w:bookmarkStart w:id="0" w:name="OLE_LINK6"/>
        <w:r>
          <w:rPr>
            <w:rFonts w:ascii="仿宋" w:hAnsi="仿宋" w:eastAsia="仿宋" w:cs="仿宋"/>
            <w:color w:val="000000" w:themeColor="text1"/>
            <w:lang w:eastAsia="zh-TW"/>
            <w14:textFill>
              <w14:solidFill>
                <w14:schemeClr w14:val="tx1"/>
              </w14:solidFill>
            </w14:textFill>
          </w:rPr>
          <w:delText>2</w:delText>
        </w:r>
      </w:del>
      <w:del w:id="429"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30" w:author="Poppy Liu" w:date="2024-05-11T14:47:00Z">
        <w:r>
          <w:rPr>
            <w:rFonts w:ascii="仿宋" w:hAnsi="仿宋" w:eastAsia="仿宋" w:cs="仿宋"/>
            <w:color w:val="000000" w:themeColor="text1"/>
            <w:lang w:eastAsia="zh-Hans"/>
            <w14:textFill>
              <w14:solidFill>
                <w14:schemeClr w14:val="tx1"/>
              </w14:solidFill>
            </w14:textFill>
          </w:rPr>
          <w:delText>1</w:delText>
        </w:r>
      </w:del>
      <w:del w:id="431"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32" w:author="Poppy Liu" w:date="2024-05-11T14:47:00Z">
        <w:r>
          <w:rPr>
            <w:rFonts w:ascii="仿宋" w:hAnsi="仿宋" w:eastAsia="仿宋" w:cs="仿宋"/>
            <w:color w:val="000000" w:themeColor="text1"/>
            <w:lang w:eastAsia="zh-TW"/>
            <w14:textFill>
              <w14:solidFill>
                <w14:schemeClr w14:val="tx1"/>
              </w14:solidFill>
            </w14:textFill>
          </w:rPr>
          <w:delText xml:space="preserve">3 </w:delText>
        </w:r>
      </w:del>
      <w:del w:id="433" w:author="Poppy Liu" w:date="2024-05-11T14:47:00Z">
        <w:r>
          <w:rPr>
            <w:rFonts w:ascii="仿宋" w:hAnsi="仿宋" w:eastAsia="仿宋" w:cs="仿宋"/>
            <w:color w:val="000000" w:themeColor="text1"/>
            <w:lang w:val="zh-TW" w:eastAsia="zh-TW"/>
            <w14:textFill>
              <w14:solidFill>
                <w14:schemeClr w14:val="tx1"/>
              </w14:solidFill>
            </w14:textFill>
          </w:rPr>
          <w:delText>如任意一方需变更课程时间，主张变更一方有义务至少提前两周通知另一方</w:delText>
        </w:r>
        <w:bookmarkEnd w:id="0"/>
        <w:r>
          <w:rPr>
            <w:rFonts w:ascii="仿宋" w:hAnsi="仿宋" w:eastAsia="仿宋" w:cs="仿宋"/>
            <w:color w:val="000000" w:themeColor="text1"/>
            <w:lang w:val="zh-TW" w:eastAsia="zh-TW"/>
            <w14:textFill>
              <w14:solidFill>
                <w14:schemeClr w14:val="tx1"/>
              </w14:solidFill>
            </w14:textFill>
          </w:rPr>
          <w:delText>，以使得另一方可取得充分补救的时间；如因一方主张变更时间导致另一方遭受严重损失的，则受损一方有权向另一方主张赔偿或补偿。</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434" w:author="Poppy Liu" w:date="2024-05-11T14:47:00Z"/>
          <w:rFonts w:ascii="仿宋" w:hAnsi="仿宋" w:eastAsia="仿宋" w:cs="仿宋"/>
          <w:color w:val="000000" w:themeColor="text1"/>
          <w:lang w:val="zh-TW" w:eastAsia="zh-TW"/>
          <w14:textFill>
            <w14:solidFill>
              <w14:schemeClr w14:val="tx1"/>
            </w14:solidFill>
          </w14:textFill>
        </w:rPr>
      </w:pPr>
      <w:del w:id="435" w:author="Poppy Liu" w:date="2024-05-11T14:47:00Z">
        <w:r>
          <w:rPr>
            <w:rFonts w:ascii="仿宋" w:hAnsi="仿宋" w:eastAsia="仿宋" w:cs="仿宋"/>
            <w:color w:val="000000" w:themeColor="text1"/>
            <w:lang w:eastAsia="zh-TW"/>
            <w14:textFill>
              <w14:solidFill>
                <w14:schemeClr w14:val="tx1"/>
              </w14:solidFill>
            </w14:textFill>
          </w:rPr>
          <w:delText>2</w:delText>
        </w:r>
      </w:del>
      <w:del w:id="436"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37" w:author="Poppy Liu" w:date="2024-05-11T14:47:00Z">
        <w:r>
          <w:rPr>
            <w:rFonts w:ascii="仿宋" w:hAnsi="仿宋" w:eastAsia="仿宋" w:cs="仿宋"/>
            <w:color w:val="000000" w:themeColor="text1"/>
            <w:lang w:eastAsia="zh-Hans"/>
            <w14:textFill>
              <w14:solidFill>
                <w14:schemeClr w14:val="tx1"/>
              </w14:solidFill>
            </w14:textFill>
          </w:rPr>
          <w:delText xml:space="preserve">2 </w:delText>
        </w:r>
      </w:del>
      <w:del w:id="438" w:author="Poppy Liu" w:date="2024-05-11T14:47:00Z">
        <w:r>
          <w:rPr>
            <w:rFonts w:ascii="仿宋" w:hAnsi="仿宋" w:eastAsia="仿宋" w:cs="仿宋"/>
            <w:color w:val="000000" w:themeColor="text1"/>
            <w:lang w:val="zh-TW" w:eastAsia="zh-TW"/>
            <w14:textFill>
              <w14:solidFill>
                <w14:schemeClr w14:val="tx1"/>
              </w14:solidFill>
            </w14:textFill>
          </w:rPr>
          <w:delText>针对课程交付，如甲方学友退课，甲方在</w:delText>
        </w:r>
      </w:del>
      <w:del w:id="439" w:author="Poppy Liu" w:date="2024-05-11T14:47:00Z">
        <w:r>
          <w:rPr>
            <w:rFonts w:hint="eastAsia" w:ascii="仿宋" w:hAnsi="仿宋" w:eastAsia="仿宋" w:cs="仿宋"/>
            <w:color w:val="000000" w:themeColor="text1"/>
            <w:lang w:eastAsia="zh-Hans"/>
            <w14:textFill>
              <w14:solidFill>
                <w14:schemeClr w14:val="tx1"/>
              </w14:solidFill>
            </w14:textFill>
          </w:rPr>
          <w:delText>回访</w:delText>
        </w:r>
      </w:del>
      <w:del w:id="440" w:author="Poppy Liu" w:date="2024-05-11T14:47:00Z">
        <w:r>
          <w:rPr>
            <w:rFonts w:ascii="仿宋" w:hAnsi="仿宋" w:eastAsia="仿宋" w:cs="仿宋"/>
            <w:color w:val="000000" w:themeColor="text1"/>
            <w:lang w:val="zh-TW" w:eastAsia="zh-TW"/>
            <w14:textFill>
              <w14:solidFill>
                <w14:schemeClr w14:val="tx1"/>
              </w14:solidFill>
            </w14:textFill>
          </w:rPr>
          <w:delText>学友实际情况后，</w:delText>
        </w:r>
      </w:del>
      <w:del w:id="441" w:author="Poppy Liu" w:date="2024-05-11T14:47:00Z">
        <w:r>
          <w:rPr>
            <w:rFonts w:hint="eastAsia" w:ascii="仿宋" w:hAnsi="仿宋" w:eastAsia="仿宋" w:cs="仿宋"/>
            <w:color w:val="000000" w:themeColor="text1"/>
            <w:lang w:eastAsia="zh-Hans"/>
            <w14:textFill>
              <w14:solidFill>
                <w14:schemeClr w14:val="tx1"/>
              </w14:solidFill>
            </w14:textFill>
          </w:rPr>
          <w:delText>若学友反馈问题</w:delText>
        </w:r>
      </w:del>
      <w:del w:id="442" w:author="Poppy Liu" w:date="2024-05-11T14:47:00Z">
        <w:r>
          <w:rPr>
            <w:rFonts w:ascii="仿宋" w:hAnsi="仿宋" w:eastAsia="仿宋" w:cs="仿宋"/>
            <w:color w:val="000000" w:themeColor="text1"/>
            <w:lang w:val="zh-TW" w:eastAsia="zh-TW"/>
            <w14:textFill>
              <w14:solidFill>
                <w14:schemeClr w14:val="tx1"/>
              </w14:solidFill>
            </w14:textFill>
          </w:rPr>
          <w:delText>涉及课程结构、内容、授课方式等与</w:delText>
        </w:r>
      </w:del>
      <w:del w:id="443" w:author="Poppy Liu" w:date="2024-05-11T14:47:00Z">
        <w:r>
          <w:rPr>
            <w:rFonts w:hint="eastAsia" w:ascii="仿宋" w:hAnsi="仿宋" w:eastAsia="仿宋" w:cs="仿宋"/>
            <w:color w:val="000000" w:themeColor="text1"/>
            <w:lang w:eastAsia="zh-Hans"/>
            <w14:textFill>
              <w14:solidFill>
                <w14:schemeClr w14:val="tx1"/>
              </w14:solidFill>
            </w14:textFill>
          </w:rPr>
          <w:delText>乙方相关问题</w:delText>
        </w:r>
      </w:del>
      <w:del w:id="444" w:author="Poppy Liu" w:date="2024-05-11T14:47:00Z">
        <w:r>
          <w:rPr>
            <w:rFonts w:ascii="仿宋" w:hAnsi="仿宋" w:eastAsia="仿宋" w:cs="仿宋"/>
            <w:color w:val="000000" w:themeColor="text1"/>
            <w:lang w:val="zh-TW" w:eastAsia="zh-TW"/>
            <w14:textFill>
              <w14:solidFill>
                <w14:schemeClr w14:val="tx1"/>
              </w14:solidFill>
            </w14:textFill>
          </w:rPr>
          <w:delText>，甲乙双方应针对具体问题进行讨论，共同协商解决或</w:delText>
        </w:r>
      </w:del>
      <w:del w:id="445" w:author="Poppy Liu" w:date="2024-05-11T14:47:00Z">
        <w:r>
          <w:rPr>
            <w:rFonts w:hint="eastAsia" w:ascii="仿宋" w:hAnsi="仿宋" w:eastAsia="仿宋" w:cs="仿宋"/>
            <w:color w:val="000000" w:themeColor="text1"/>
            <w:lang w:eastAsia="zh-Hans"/>
            <w14:textFill>
              <w14:solidFill>
                <w14:schemeClr w14:val="tx1"/>
              </w14:solidFill>
            </w14:textFill>
          </w:rPr>
          <w:delText>进行</w:delText>
        </w:r>
      </w:del>
      <w:del w:id="446" w:author="Poppy Liu" w:date="2024-05-11T14:47:00Z">
        <w:r>
          <w:rPr>
            <w:rFonts w:ascii="仿宋" w:hAnsi="仿宋" w:eastAsia="仿宋" w:cs="仿宋"/>
            <w:color w:val="000000" w:themeColor="text1"/>
            <w:lang w:val="zh-TW" w:eastAsia="zh-TW"/>
            <w14:textFill>
              <w14:solidFill>
                <w14:schemeClr w14:val="tx1"/>
              </w14:solidFill>
            </w14:textFill>
          </w:rPr>
          <w:delText>课程迭代。</w:delText>
        </w:r>
      </w:del>
      <w:del w:id="447" w:author="Poppy Liu" w:date="2024-05-11T14:47:00Z">
        <w:r>
          <w:rPr>
            <w:rFonts w:hint="eastAsia" w:ascii="仿宋" w:hAnsi="仿宋" w:eastAsia="仿宋" w:cs="仿宋"/>
            <w:color w:val="000000" w:themeColor="text1"/>
            <w:lang w:eastAsia="zh-Hans"/>
            <w14:textFill>
              <w14:solidFill>
                <w14:schemeClr w14:val="tx1"/>
              </w14:solidFill>
            </w14:textFill>
          </w:rPr>
          <w:delText>合作期内累计出现</w:delText>
        </w:r>
      </w:del>
      <w:del w:id="448" w:author="Poppy Liu" w:date="2024-05-11T14:47:00Z">
        <w:r>
          <w:rPr>
            <w:rFonts w:ascii="仿宋" w:hAnsi="仿宋" w:eastAsia="仿宋" w:cs="仿宋"/>
            <w:color w:val="000000" w:themeColor="text1"/>
            <w:lang w:eastAsia="zh-Hans"/>
            <w14:textFill>
              <w14:solidFill>
                <w14:schemeClr w14:val="tx1"/>
              </w14:solidFill>
            </w14:textFill>
          </w:rPr>
          <w:delText>【20】</w:delText>
        </w:r>
      </w:del>
      <w:del w:id="449" w:author="Poppy Liu" w:date="2024-05-11T14:47:00Z">
        <w:r>
          <w:rPr>
            <w:rFonts w:hint="eastAsia" w:ascii="仿宋" w:hAnsi="仿宋" w:eastAsia="仿宋" w:cs="仿宋"/>
            <w:color w:val="000000" w:themeColor="text1"/>
            <w:lang w:eastAsia="zh-Hans"/>
            <w14:textFill>
              <w14:solidFill>
                <w14:schemeClr w14:val="tx1"/>
              </w14:solidFill>
            </w14:textFill>
          </w:rPr>
          <w:delText>人次课后退费的</w:delText>
        </w:r>
      </w:del>
      <w:del w:id="450" w:author="Poppy Liu" w:date="2024-05-11T14:47:00Z">
        <w:r>
          <w:rPr>
            <w:rFonts w:ascii="仿宋" w:hAnsi="仿宋" w:eastAsia="仿宋" w:cs="仿宋"/>
            <w:color w:val="000000" w:themeColor="text1"/>
            <w:lang w:eastAsia="zh-Hans"/>
            <w14:textFill>
              <w14:solidFill>
                <w14:schemeClr w14:val="tx1"/>
              </w14:solidFill>
            </w14:textFill>
          </w:rPr>
          <w:delText>，</w:delText>
        </w:r>
      </w:del>
      <w:del w:id="451" w:author="Poppy Liu" w:date="2024-05-11T14:47:00Z">
        <w:r>
          <w:rPr>
            <w:rFonts w:hint="eastAsia" w:ascii="仿宋" w:hAnsi="仿宋" w:eastAsia="仿宋" w:cs="仿宋"/>
            <w:color w:val="000000" w:themeColor="text1"/>
            <w:lang w:eastAsia="zh-Hans"/>
            <w14:textFill>
              <w14:solidFill>
                <w14:schemeClr w14:val="tx1"/>
              </w14:solidFill>
            </w14:textFill>
          </w:rPr>
          <w:delText>双方可协商解除合作；</w:delText>
        </w:r>
      </w:del>
      <w:del w:id="452" w:author="Poppy Liu" w:date="2024-05-11T14:47:00Z">
        <w:r>
          <w:rPr>
            <w:rFonts w:hint="eastAsia" w:ascii="仿宋" w:hAnsi="仿宋" w:eastAsia="仿宋" w:cs="仿宋"/>
            <w:color w:val="000000" w:themeColor="text1"/>
            <w14:textFill>
              <w14:solidFill>
                <w14:schemeClr w14:val="tx1"/>
              </w14:solidFill>
            </w14:textFill>
          </w:rPr>
          <w:delText>课程满意度达到乙方、学友要求，乙方保证自然年一年内开出甲方课程不低于5期</w:delText>
        </w:r>
      </w:del>
      <w:del w:id="453"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p>
    <w:p>
      <w:pPr>
        <w:pStyle w:val="5"/>
        <w:spacing w:line="360" w:lineRule="auto"/>
        <w:rPr>
          <w:del w:id="454" w:author="Poppy Liu" w:date="2024-05-11T14:47:00Z"/>
          <w:rFonts w:ascii="仿宋" w:hAnsi="仿宋" w:eastAsia="仿宋" w:cs="仿宋"/>
          <w:color w:val="000000" w:themeColor="text1"/>
          <w14:textFill>
            <w14:solidFill>
              <w14:schemeClr w14:val="tx1"/>
            </w14:solidFill>
          </w14:textFill>
        </w:rPr>
      </w:pPr>
      <w:del w:id="455" w:author="Poppy Liu" w:date="2024-05-11T14:47:00Z">
        <w:bookmarkStart w:id="1" w:name="OLE_LINK3"/>
        <w:r>
          <w:rPr>
            <w:rFonts w:ascii="仿宋" w:hAnsi="仿宋" w:eastAsia="仿宋" w:cs="仿宋"/>
            <w:color w:val="000000" w:themeColor="text1"/>
            <w:lang w:eastAsia="zh-TW"/>
            <w14:textFill>
              <w14:solidFill>
                <w14:schemeClr w14:val="tx1"/>
              </w14:solidFill>
            </w14:textFill>
          </w:rPr>
          <w:delText>2</w:delText>
        </w:r>
      </w:del>
      <w:del w:id="456" w:author="Poppy Liu" w:date="2024-05-11T14:47:00Z">
        <w:r>
          <w:rPr>
            <w:rFonts w:hint="eastAsia" w:ascii="仿宋" w:hAnsi="仿宋" w:eastAsia="仿宋" w:cs="仿宋"/>
            <w:color w:val="000000" w:themeColor="text1"/>
            <w:lang w:eastAsia="zh-Hans"/>
            <w14:textFill>
              <w14:solidFill>
                <w14:schemeClr w14:val="tx1"/>
              </w14:solidFill>
            </w14:textFill>
          </w:rPr>
          <w:delText>.</w:delText>
        </w:r>
      </w:del>
      <w:del w:id="457" w:author="Poppy Liu" w:date="2024-05-11T14:47:00Z">
        <w:r>
          <w:rPr>
            <w:rFonts w:ascii="仿宋" w:hAnsi="仿宋" w:eastAsia="仿宋" w:cs="仿宋"/>
            <w:color w:val="000000" w:themeColor="text1"/>
            <w:lang w:eastAsia="zh-Hans"/>
            <w14:textFill>
              <w14:solidFill>
                <w14:schemeClr w14:val="tx1"/>
              </w14:solidFill>
            </w14:textFill>
          </w:rPr>
          <w:delText xml:space="preserve">3 </w:delText>
        </w:r>
      </w:del>
      <w:del w:id="458" w:author="Poppy Liu" w:date="2024-05-11T14:47:00Z">
        <w:r>
          <w:rPr>
            <w:rFonts w:hint="eastAsia" w:ascii="仿宋" w:hAnsi="仿宋" w:eastAsia="仿宋" w:cs="仿宋"/>
            <w:color w:val="000000" w:themeColor="text1"/>
            <w:lang w:eastAsia="zh-Hans"/>
            <w14:textFill>
              <w14:solidFill>
                <w14:schemeClr w14:val="tx1"/>
              </w14:solidFill>
            </w14:textFill>
          </w:rPr>
          <w:delText>若</w:delText>
        </w:r>
      </w:del>
      <w:del w:id="459" w:author="Poppy Liu" w:date="2024-05-11T14:47:00Z">
        <w:r>
          <w:rPr>
            <w:rFonts w:ascii="仿宋" w:hAnsi="仿宋" w:eastAsia="仿宋" w:cs="仿宋"/>
            <w:color w:val="000000" w:themeColor="text1"/>
            <w:lang w:val="zh-TW" w:eastAsia="zh-TW"/>
            <w14:textFill>
              <w14:solidFill>
                <w14:schemeClr w14:val="tx1"/>
              </w14:solidFill>
            </w14:textFill>
          </w:rPr>
          <w:delText>乙方接受第三方的邀请</w:delText>
        </w:r>
      </w:del>
      <w:del w:id="460" w:author="Poppy Liu" w:date="2024-05-11T14:47:00Z">
        <w:r>
          <w:rPr>
            <w:rFonts w:hint="eastAsia" w:ascii="仿宋" w:hAnsi="仿宋" w:eastAsia="仿宋" w:cs="仿宋"/>
            <w:color w:val="000000" w:themeColor="text1"/>
            <w:lang w:val="zh-TW"/>
            <w14:textFill>
              <w14:solidFill>
                <w14:schemeClr w14:val="tx1"/>
              </w14:solidFill>
            </w14:textFill>
          </w:rPr>
          <w:delText>，</w:delText>
        </w:r>
      </w:del>
      <w:del w:id="461" w:author="Poppy Liu" w:date="2024-05-11T14:47:00Z">
        <w:r>
          <w:rPr>
            <w:rFonts w:ascii="仿宋" w:hAnsi="仿宋" w:eastAsia="仿宋" w:cs="仿宋"/>
            <w:color w:val="000000" w:themeColor="text1"/>
            <w:lang w:val="zh-TW" w:eastAsia="zh-TW"/>
            <w14:textFill>
              <w14:solidFill>
                <w14:schemeClr w14:val="tx1"/>
              </w14:solidFill>
            </w14:textFill>
          </w:rPr>
          <w:delText>提供该</w:delText>
        </w:r>
      </w:del>
      <w:del w:id="462" w:author="Poppy Liu" w:date="2024-05-11T14:47:00Z">
        <w:r>
          <w:rPr>
            <w:rFonts w:ascii="仿宋" w:hAnsi="仿宋" w:eastAsia="仿宋" w:cs="仿宋"/>
            <w:color w:val="000000" w:themeColor="text1"/>
            <w:lang w:eastAsia="zh-TW"/>
            <w14:textFill>
              <w14:solidFill>
                <w14:schemeClr w14:val="tx1"/>
              </w14:solidFill>
            </w14:textFill>
          </w:rPr>
          <w:delText>课程</w:delText>
        </w:r>
      </w:del>
      <w:del w:id="463" w:author="Poppy Liu" w:date="2024-05-11T14:47:00Z">
        <w:r>
          <w:rPr>
            <w:rFonts w:ascii="仿宋" w:hAnsi="仿宋" w:eastAsia="仿宋" w:cs="仿宋"/>
            <w:color w:val="000000" w:themeColor="text1"/>
            <w:lang w:val="zh-TW" w:eastAsia="zh-TW"/>
            <w14:textFill>
              <w14:solidFill>
                <w14:schemeClr w14:val="tx1"/>
              </w14:solidFill>
            </w14:textFill>
          </w:rPr>
          <w:delText>的内训、第三方授课或咨询服务，应当</w:delText>
        </w:r>
      </w:del>
      <w:del w:id="464" w:author="Poppy Liu" w:date="2024-05-11T14:47:00Z">
        <w:r>
          <w:rPr>
            <w:rFonts w:hint="eastAsia" w:ascii="仿宋" w:hAnsi="仿宋" w:eastAsia="仿宋" w:cs="仿宋"/>
            <w:color w:val="000000" w:themeColor="text1"/>
            <w:lang w:eastAsia="zh-Hans"/>
            <w14:textFill>
              <w14:solidFill>
                <w14:schemeClr w14:val="tx1"/>
              </w14:solidFill>
            </w14:textFill>
          </w:rPr>
          <w:delText>提前</w:delText>
        </w:r>
      </w:del>
      <w:del w:id="465" w:author="Poppy Liu" w:date="2024-05-11T14:47:00Z">
        <w:r>
          <w:rPr>
            <w:rFonts w:ascii="仿宋" w:hAnsi="仿宋" w:eastAsia="仿宋" w:cs="仿宋"/>
            <w:color w:val="000000" w:themeColor="text1"/>
            <w:lang w:val="zh-TW" w:eastAsia="zh-TW"/>
            <w14:textFill>
              <w14:solidFill>
                <w14:schemeClr w14:val="tx1"/>
              </w14:solidFill>
            </w14:textFill>
          </w:rPr>
          <w:delText>告知甲方</w:delText>
        </w:r>
        <w:bookmarkEnd w:id="1"/>
        <w:r>
          <w:rPr>
            <w:rFonts w:ascii="仿宋" w:hAnsi="仿宋" w:eastAsia="仿宋" w:cs="仿宋"/>
            <w:color w:val="000000" w:themeColor="text1"/>
            <w:lang w:val="zh-TW" w:eastAsia="zh-TW"/>
            <w14:textFill>
              <w14:solidFill>
                <w14:schemeClr w14:val="tx1"/>
              </w14:solidFill>
            </w14:textFill>
          </w:rPr>
          <w:delText>，并在授课过程中在课件</w:delText>
        </w:r>
      </w:del>
      <w:del w:id="466" w:author="Poppy Liu" w:date="2024-05-11T14:47:00Z">
        <w:r>
          <w:rPr>
            <w:rFonts w:hint="eastAsia" w:ascii="仿宋" w:hAnsi="仿宋" w:eastAsia="仿宋" w:cs="仿宋"/>
            <w:color w:val="000000" w:themeColor="text1"/>
            <w:lang w:eastAsia="zh-Hans"/>
            <w14:textFill>
              <w14:solidFill>
                <w14:schemeClr w14:val="tx1"/>
              </w14:solidFill>
            </w14:textFill>
          </w:rPr>
          <w:delText>等展示材料</w:delText>
        </w:r>
      </w:del>
      <w:del w:id="467" w:author="Poppy Liu" w:date="2024-05-11T14:47:00Z">
        <w:r>
          <w:rPr>
            <w:rFonts w:ascii="仿宋" w:hAnsi="仿宋" w:eastAsia="仿宋" w:cs="仿宋"/>
            <w:color w:val="000000" w:themeColor="text1"/>
            <w:lang w:val="zh-TW" w:eastAsia="zh-TW"/>
            <w14:textFill>
              <w14:solidFill>
                <w14:schemeClr w14:val="tx1"/>
              </w14:solidFill>
            </w14:textFill>
          </w:rPr>
          <w:delText>中以较为显著方式展示甲方</w:delText>
        </w:r>
      </w:del>
      <w:del w:id="468" w:author="Poppy Liu" w:date="2024-05-11T14:47:00Z">
        <w:r>
          <w:rPr>
            <w:rFonts w:ascii="仿宋" w:hAnsi="仿宋" w:eastAsia="仿宋" w:cs="仿宋"/>
            <w:color w:val="000000" w:themeColor="text1"/>
            <w14:textFill>
              <w14:solidFill>
                <w14:schemeClr w14:val="tx1"/>
              </w14:solidFill>
            </w14:textFill>
          </w:rPr>
          <w:delText>“</w:delText>
        </w:r>
      </w:del>
      <w:del w:id="469" w:author="Poppy Liu" w:date="2024-05-11T14:47:00Z">
        <w:r>
          <w:rPr>
            <w:rFonts w:ascii="仿宋" w:hAnsi="仿宋" w:eastAsia="仿宋" w:cs="仿宋"/>
            <w:color w:val="000000" w:themeColor="text1"/>
            <w:lang w:val="zh-TW" w:eastAsia="zh-TW"/>
            <w14:textFill>
              <w14:solidFill>
                <w14:schemeClr w14:val="tx1"/>
              </w14:solidFill>
            </w14:textFill>
          </w:rPr>
          <w:delText>高维学堂</w:delText>
        </w:r>
      </w:del>
      <w:del w:id="470" w:author="Poppy Liu" w:date="2024-05-11T14:47:00Z">
        <w:r>
          <w:rPr>
            <w:rFonts w:ascii="仿宋" w:hAnsi="仿宋" w:eastAsia="仿宋" w:cs="仿宋"/>
            <w:color w:val="000000" w:themeColor="text1"/>
            <w14:textFill>
              <w14:solidFill>
                <w14:schemeClr w14:val="tx1"/>
              </w14:solidFill>
            </w14:textFill>
          </w:rPr>
          <w:delText>”</w:delText>
        </w:r>
      </w:del>
      <w:del w:id="471" w:author="Poppy Liu" w:date="2024-05-11T14:47:00Z">
        <w:r>
          <w:rPr>
            <w:rFonts w:ascii="仿宋" w:hAnsi="仿宋" w:eastAsia="仿宋"/>
            <w:color w:val="000000" w:themeColor="text1"/>
            <w:lang w:val="zh-CN"/>
            <w14:textFill>
              <w14:solidFill>
                <w14:schemeClr w14:val="tx1"/>
              </w14:solidFill>
            </w14:textFill>
          </w:rPr>
          <w:delText>或“高维学堂常驻导师”的</w:delText>
        </w:r>
      </w:del>
      <w:del w:id="472" w:author="Poppy Liu" w:date="2024-05-11T14:47:00Z">
        <w:r>
          <w:rPr>
            <w:rFonts w:ascii="仿宋" w:hAnsi="仿宋" w:eastAsia="仿宋" w:cs="仿宋"/>
            <w:color w:val="000000" w:themeColor="text1"/>
            <w:lang w:val="zh-TW" w:eastAsia="zh-TW"/>
            <w14:textFill>
              <w14:solidFill>
                <w14:schemeClr w14:val="tx1"/>
              </w14:solidFill>
            </w14:textFill>
          </w:rPr>
          <w:delText>标识</w:delText>
        </w:r>
      </w:del>
      <w:del w:id="473" w:author="Poppy Liu" w:date="2024-05-11T14:47:00Z">
        <w:r>
          <w:rPr>
            <w:rFonts w:ascii="仿宋" w:hAnsi="仿宋" w:eastAsia="仿宋" w:cs="仿宋"/>
            <w:color w:val="000000" w:themeColor="text1"/>
            <w:lang w:eastAsia="zh-Hans"/>
            <w14:textFill>
              <w14:solidFill>
                <w14:schemeClr w14:val="tx1"/>
              </w14:solidFill>
            </w14:textFill>
          </w:rPr>
          <w:delText>。</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del w:id="474" w:author="Poppy Liu" w:date="2024-05-11T14:47:00Z"/>
          <w:rFonts w:hint="default" w:ascii="仿宋" w:hAnsi="仿宋" w:eastAsia="仿宋" w:cs="仿宋"/>
          <w:color w:val="000000" w:themeColor="text1"/>
          <w:sz w:val="24"/>
          <w:szCs w:val="24"/>
          <w14:textFill>
            <w14:solidFill>
              <w14:schemeClr w14:val="tx1"/>
            </w14:solidFill>
          </w14:textFill>
        </w:rPr>
      </w:pPr>
      <w:del w:id="475" w:author="Poppy Liu" w:date="2024-05-11T14:47:00Z">
        <w:r>
          <w:rPr>
            <w:rFonts w:hint="default" w:ascii="仿宋" w:hAnsi="仿宋" w:eastAsia="仿宋" w:cs="仿宋"/>
            <w:color w:val="000000" w:themeColor="text1"/>
            <w:kern w:val="0"/>
            <w:sz w:val="24"/>
            <w:szCs w:val="24"/>
            <w14:textFill>
              <w14:solidFill>
                <w14:schemeClr w14:val="tx1"/>
              </w14:solidFill>
            </w14:textFill>
          </w:rPr>
          <w:delText>2</w:delText>
        </w:r>
      </w:del>
      <w:del w:id="476" w:author="Poppy Liu" w:date="2024-05-11T14:47:00Z">
        <w:r>
          <w:rPr>
            <w:rFonts w:ascii="仿宋" w:hAnsi="仿宋" w:eastAsia="仿宋" w:cs="仿宋"/>
            <w:color w:val="000000" w:themeColor="text1"/>
            <w:kern w:val="0"/>
            <w:sz w:val="24"/>
            <w:szCs w:val="24"/>
            <w:lang w:eastAsia="zh-Hans"/>
            <w14:textFill>
              <w14:solidFill>
                <w14:schemeClr w14:val="tx1"/>
              </w14:solidFill>
            </w14:textFill>
          </w:rPr>
          <w:delText>.</w:delText>
        </w:r>
      </w:del>
      <w:del w:id="477" w:author="Poppy Liu" w:date="2024-05-11T14:47:00Z">
        <w:r>
          <w:rPr>
            <w:rFonts w:hint="default" w:ascii="仿宋" w:hAnsi="仿宋" w:eastAsia="仿宋" w:cs="仿宋"/>
            <w:color w:val="000000" w:themeColor="text1"/>
            <w:kern w:val="0"/>
            <w:sz w:val="24"/>
            <w:szCs w:val="24"/>
            <w:lang w:eastAsia="zh-Hans"/>
            <w14:textFill>
              <w14:solidFill>
                <w14:schemeClr w14:val="tx1"/>
              </w14:solidFill>
            </w14:textFill>
          </w:rPr>
          <w:delText xml:space="preserve">4 </w:delText>
        </w:r>
      </w:del>
      <w:del w:id="478"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甲</w:delText>
        </w:r>
      </w:del>
      <w:del w:id="47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方应当在课前向乙方提供授课对象的基本信息，授课对象需求等，乙方</w:delText>
        </w:r>
      </w:del>
      <w:del w:id="480"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应当在课程执行前了解前述信息并向甲方提供课程讲师完整的个人介绍、课程</w:delText>
        </w:r>
      </w:del>
      <w:del w:id="48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大纲、印刷版教材（学员手册）的电子文件、教学过程中需要用到的案例及阅读材料、迭代课程内容、作业、课堂练习及其他相关材料等。</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del w:id="48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483" w:author="Poppy Liu" w:date="2024-05-11T14:47:00Z">
        <w:r>
          <w:rPr>
            <w:rFonts w:ascii="仿宋" w:hAnsi="仿宋" w:eastAsia="仿宋" w:cs="仿宋"/>
            <w:color w:val="000000" w:themeColor="text1"/>
            <w:sz w:val="24"/>
            <w:szCs w:val="24"/>
            <w14:textFill>
              <w14:solidFill>
                <w14:schemeClr w14:val="tx1"/>
              </w14:solidFill>
            </w14:textFill>
          </w:rPr>
          <w:delText>2</w:delText>
        </w:r>
      </w:del>
      <w:del w:id="484"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485"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 xml:space="preserve">5 </w:delText>
        </w:r>
      </w:del>
      <w:del w:id="48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乙方每年度与甲方的公开课合作（含投资机构、</w:delText>
        </w:r>
      </w:del>
      <w:del w:id="487" w:author="Poppy Liu" w:date="2024-05-11T14:47:00Z">
        <w:r>
          <w:rPr>
            <w:rFonts w:ascii="仿宋" w:hAnsi="仿宋" w:eastAsia="仿宋" w:cs="仿宋"/>
            <w:color w:val="000000" w:themeColor="text1"/>
            <w:sz w:val="24"/>
            <w:szCs w:val="24"/>
            <w:lang w:eastAsia="zh-TW"/>
            <w14:textFill>
              <w14:solidFill>
                <w14:schemeClr w14:val="tx1"/>
              </w14:solidFill>
            </w14:textFill>
          </w:rPr>
          <w:delText>课程</w:delText>
        </w:r>
      </w:del>
      <w:del w:id="48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推广类机构等）不低于</w:delText>
        </w:r>
      </w:del>
      <w:del w:id="489"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_</w:delText>
        </w:r>
      </w:del>
      <w:del w:id="490" w:author="Poppy Liu" w:date="2024-05-11T14:47:00Z">
        <w:r>
          <w:rPr>
            <w:rFonts w:hint="default" w:ascii="仿宋" w:hAnsi="仿宋" w:eastAsia="仿宋" w:cs="仿宋"/>
            <w:color w:val="000000" w:themeColor="text1"/>
            <w:sz w:val="24"/>
            <w:szCs w:val="24"/>
            <w:u w:val="single"/>
            <w:lang w:eastAsia="zh-TW"/>
            <w14:textFill>
              <w14:solidFill>
                <w14:schemeClr w14:val="tx1"/>
              </w14:solidFill>
            </w14:textFill>
          </w:rPr>
          <w:delText>10</w:delText>
        </w:r>
      </w:del>
      <w:del w:id="491"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_</w:delText>
        </w:r>
      </w:del>
      <w:del w:id="49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期，如档期有冲突，需优先留给甲方排课。</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493" w:author="Poppy Liu" w:date="2024-05-11T14:47:00Z"/>
          <w:rFonts w:ascii="仿宋" w:hAnsi="仿宋" w:eastAsia="仿宋" w:cs="仿宋"/>
          <w:color w:val="000000" w:themeColor="text1"/>
          <w:kern w:val="2"/>
          <w14:textFill>
            <w14:solidFill>
              <w14:schemeClr w14:val="tx1"/>
            </w14:solidFill>
          </w14:textFill>
        </w:rPr>
      </w:pPr>
      <w:del w:id="494" w:author="Poppy Liu" w:date="2024-05-11T14:47:00Z">
        <w:r>
          <w:rPr>
            <w:rFonts w:ascii="仿宋" w:hAnsi="仿宋" w:eastAsia="仿宋" w:cs="仿宋"/>
            <w:color w:val="000000" w:themeColor="text1"/>
            <w:kern w:val="2"/>
            <w14:textFill>
              <w14:solidFill>
                <w14:schemeClr w14:val="tx1"/>
              </w14:solidFill>
            </w14:textFill>
          </w:rPr>
          <w:delText>2</w:delText>
        </w:r>
      </w:del>
      <w:del w:id="495" w:author="Poppy Liu" w:date="2024-05-11T14:47:00Z">
        <w:r>
          <w:rPr>
            <w:rFonts w:hint="eastAsia" w:ascii="仿宋" w:hAnsi="仿宋" w:eastAsia="仿宋" w:cs="仿宋"/>
            <w:color w:val="000000" w:themeColor="text1"/>
            <w:kern w:val="2"/>
            <w:lang w:eastAsia="zh-Hans"/>
            <w14:textFill>
              <w14:solidFill>
                <w14:schemeClr w14:val="tx1"/>
              </w14:solidFill>
            </w14:textFill>
          </w:rPr>
          <w:delText>.</w:delText>
        </w:r>
      </w:del>
      <w:del w:id="496" w:author="Poppy Liu" w:date="2024-05-11T14:47:00Z">
        <w:r>
          <w:rPr>
            <w:rFonts w:ascii="仿宋" w:hAnsi="仿宋" w:eastAsia="仿宋" w:cs="仿宋"/>
            <w:color w:val="000000" w:themeColor="text1"/>
            <w:kern w:val="2"/>
            <w:lang w:eastAsia="zh-Hans"/>
            <w14:textFill>
              <w14:solidFill>
                <w14:schemeClr w14:val="tx1"/>
              </w14:solidFill>
            </w14:textFill>
          </w:rPr>
          <w:delText>6</w:delText>
        </w:r>
      </w:del>
      <w:del w:id="497" w:author="Poppy Liu" w:date="2024-05-11T14:47:00Z">
        <w:r>
          <w:rPr>
            <w:rFonts w:hint="eastAsia" w:ascii="仿宋" w:hAnsi="仿宋" w:eastAsia="仿宋" w:cs="仿宋"/>
            <w:color w:val="000000" w:themeColor="text1"/>
            <w:kern w:val="2"/>
            <w14:textFill>
              <w14:solidFill>
                <w14:schemeClr w14:val="tx1"/>
              </w14:solidFill>
            </w14:textFill>
          </w:rPr>
          <w:delText>作为甲方</w:delText>
        </w:r>
      </w:del>
      <w:del w:id="498" w:author="Poppy Liu" w:date="2024-05-11T14:47:00Z">
        <w:r>
          <w:rPr>
            <w:rFonts w:ascii="仿宋" w:hAnsi="仿宋" w:eastAsia="仿宋" w:cs="仿宋"/>
            <w:color w:val="000000" w:themeColor="text1"/>
            <w:kern w:val="2"/>
            <w14:textFill>
              <w14:solidFill>
                <w14:schemeClr w14:val="tx1"/>
              </w14:solidFill>
            </w14:textFill>
          </w:rPr>
          <w:delText>课程导师</w:delText>
        </w:r>
      </w:del>
      <w:del w:id="499" w:author="Poppy Liu" w:date="2024-05-11T14:47:00Z">
        <w:r>
          <w:rPr>
            <w:rFonts w:hint="eastAsia" w:ascii="仿宋" w:hAnsi="仿宋" w:eastAsia="仿宋" w:cs="仿宋"/>
            <w:color w:val="000000" w:themeColor="text1"/>
            <w:kern w:val="2"/>
            <w14:textFill>
              <w14:solidFill>
                <w14:schemeClr w14:val="tx1"/>
              </w14:solidFill>
            </w14:textFill>
          </w:rPr>
          <w:delText>身份，乙方需为甲方提供以下支持：</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500"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501"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2</w:delText>
        </w:r>
      </w:del>
      <w:del w:id="502"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503"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6</w:delText>
        </w:r>
      </w:del>
      <w:del w:id="504"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505"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 xml:space="preserve">1 </w:delText>
        </w:r>
      </w:del>
      <w:del w:id="50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该</w:delText>
        </w:r>
      </w:del>
      <w:del w:id="507" w:author="Poppy Liu" w:date="2024-05-11T14:47:00Z">
        <w:r>
          <w:rPr>
            <w:rFonts w:ascii="仿宋" w:hAnsi="仿宋" w:eastAsia="仿宋" w:cs="仿宋"/>
            <w:color w:val="000000" w:themeColor="text1"/>
            <w:kern w:val="0"/>
            <w:sz w:val="24"/>
            <w:szCs w:val="24"/>
            <w:lang w:eastAsia="zh-TW"/>
            <w14:textFill>
              <w14:solidFill>
                <w14:schemeClr w14:val="tx1"/>
              </w14:solidFill>
            </w14:textFill>
          </w:rPr>
          <w:delText>课程</w:delText>
        </w:r>
      </w:del>
      <w:del w:id="50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公开课对外市场合作与渠道合作，乙方</w:delText>
        </w:r>
      </w:del>
      <w:del w:id="509"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应当全权委托甲方进行</w:delText>
        </w:r>
      </w:del>
      <w:del w:id="51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合作</w:delText>
        </w:r>
      </w:del>
      <w:del w:id="511"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沟通</w:delText>
        </w:r>
      </w:del>
      <w:del w:id="51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和统一管理</w:delText>
        </w:r>
      </w:del>
      <w:del w:id="513"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。乙方</w:delText>
        </w:r>
      </w:del>
      <w:del w:id="514" w:author="Poppy Liu" w:date="2024-05-11T14:47:00Z">
        <w:r>
          <w:rPr>
            <w:rFonts w:ascii="仿宋" w:hAnsi="仿宋" w:eastAsia="仿宋" w:cs="仿宋"/>
            <w:color w:val="000000" w:themeColor="text1"/>
            <w:kern w:val="0"/>
            <w:sz w:val="24"/>
            <w:szCs w:val="24"/>
            <w:lang w:eastAsia="zh-Hans"/>
            <w14:textFill>
              <w14:solidFill>
                <w14:schemeClr w14:val="tx1"/>
              </w14:solidFill>
            </w14:textFill>
          </w:rPr>
          <w:delText>自行</w:delText>
        </w:r>
      </w:del>
      <w:del w:id="515"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沟通</w:delText>
        </w:r>
      </w:del>
      <w:del w:id="516" w:author="Poppy Liu" w:date="2024-05-11T14:47:00Z">
        <w:r>
          <w:rPr>
            <w:rFonts w:ascii="仿宋" w:hAnsi="仿宋" w:eastAsia="仿宋"/>
            <w:color w:val="000000" w:themeColor="text1"/>
            <w:sz w:val="24"/>
            <w:szCs w:val="24"/>
            <w:lang w:val="zh-CN"/>
            <w14:textFill>
              <w14:solidFill>
                <w14:schemeClr w14:val="tx1"/>
              </w14:solidFill>
            </w14:textFill>
          </w:rPr>
          <w:delText>与</w:delText>
        </w:r>
      </w:del>
      <w:del w:id="51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合作的白名单机构</w:delText>
        </w:r>
      </w:del>
      <w:del w:id="518" w:author="Poppy Liu" w:date="2024-05-11T14:47:00Z">
        <w:r>
          <w:rPr>
            <w:rFonts w:ascii="仿宋" w:hAnsi="仿宋" w:eastAsia="仿宋" w:cs="仿宋"/>
            <w:color w:val="000000" w:themeColor="text1"/>
            <w:sz w:val="24"/>
            <w:szCs w:val="24"/>
            <w:lang w:eastAsia="zh-Hans"/>
            <w14:textFill>
              <w14:solidFill>
                <w14:schemeClr w14:val="tx1"/>
              </w14:solidFill>
            </w14:textFill>
          </w:rPr>
          <w:delText>如下</w:delText>
        </w:r>
      </w:del>
      <w:del w:id="519" w:author="Poppy Liu" w:date="2024-05-11T14:47:00Z">
        <w:r>
          <w:rPr>
            <w:rFonts w:ascii="仿宋" w:hAnsi="仿宋" w:eastAsia="仿宋" w:cs="仿宋"/>
            <w:color w:val="000000" w:themeColor="text1"/>
            <w:sz w:val="24"/>
            <w:szCs w:val="24"/>
            <w:lang w:val="zh-CN"/>
            <w14:textFill>
              <w14:solidFill>
                <w14:schemeClr w14:val="tx1"/>
              </w14:solidFill>
            </w14:textFill>
          </w:rPr>
          <w:delText>（</w:delText>
        </w:r>
      </w:del>
      <w:del w:id="520" w:author="Poppy Liu" w:date="2024-05-11T14:47:00Z">
        <w:r>
          <w:rPr>
            <w:rFonts w:ascii="仿宋" w:hAnsi="仿宋" w:eastAsia="仿宋"/>
            <w:color w:val="000000" w:themeColor="text1"/>
            <w:sz w:val="24"/>
            <w:szCs w:val="24"/>
            <w:lang w:val="zh-CN"/>
            <w14:textFill>
              <w14:solidFill>
                <w14:schemeClr w14:val="tx1"/>
              </w14:solidFill>
            </w14:textFill>
          </w:rPr>
          <w:delText>可不断补充，原则上不超过</w:delText>
        </w:r>
      </w:del>
      <w:del w:id="521" w:author="Poppy Liu" w:date="2024-05-11T14:47:00Z">
        <w:r>
          <w:rPr>
            <w:rFonts w:hint="default" w:ascii="仿宋" w:hAnsi="仿宋" w:eastAsia="仿宋"/>
            <w:color w:val="000000" w:themeColor="text1"/>
            <w:sz w:val="24"/>
            <w:szCs w:val="24"/>
            <w14:textFill>
              <w14:solidFill>
                <w14:schemeClr w14:val="tx1"/>
              </w14:solidFill>
            </w14:textFill>
          </w:rPr>
          <w:delText>2</w:delText>
        </w:r>
      </w:del>
      <w:del w:id="522" w:author="Poppy Liu" w:date="2024-05-11T14:47:00Z">
        <w:r>
          <w:rPr>
            <w:rFonts w:hint="default" w:ascii="仿宋" w:hAnsi="仿宋" w:eastAsia="仿宋"/>
            <w:color w:val="000000" w:themeColor="text1"/>
            <w:sz w:val="24"/>
            <w:szCs w:val="24"/>
            <w:lang w:val="zh-CN"/>
            <w14:textFill>
              <w14:solidFill>
                <w14:schemeClr w14:val="tx1"/>
              </w14:solidFill>
            </w14:textFill>
          </w:rPr>
          <w:delText>家</w:delText>
        </w:r>
      </w:del>
      <w:del w:id="523" w:author="Poppy Liu" w:date="2024-05-11T14:47:00Z">
        <w:r>
          <w:rPr>
            <w:rFonts w:ascii="仿宋" w:hAnsi="仿宋" w:eastAsia="仿宋"/>
            <w:color w:val="000000" w:themeColor="text1"/>
            <w:sz w:val="24"/>
            <w:szCs w:val="24"/>
            <w:lang w:eastAsia="zh-Hans"/>
            <w14:textFill>
              <w14:solidFill>
                <w14:schemeClr w14:val="tx1"/>
              </w14:solidFill>
            </w14:textFill>
          </w:rPr>
          <w:delText>并</w:delText>
        </w:r>
      </w:del>
      <w:del w:id="524" w:author="Poppy Liu" w:date="2024-05-11T14:47:00Z">
        <w:r>
          <w:rPr>
            <w:rFonts w:hint="default" w:ascii="仿宋" w:hAnsi="仿宋" w:eastAsia="仿宋"/>
            <w:color w:val="000000" w:themeColor="text1"/>
            <w:sz w:val="24"/>
            <w:szCs w:val="24"/>
            <w:lang w:val="zh-CN"/>
            <w14:textFill>
              <w14:solidFill>
                <w14:schemeClr w14:val="tx1"/>
              </w14:solidFill>
            </w14:textFill>
          </w:rPr>
          <w:delText>不</w:delText>
        </w:r>
      </w:del>
      <w:del w:id="525" w:author="Poppy Liu" w:date="2024-05-11T14:47:00Z">
        <w:r>
          <w:rPr>
            <w:rFonts w:ascii="仿宋" w:hAnsi="仿宋" w:eastAsia="仿宋"/>
            <w:color w:val="000000" w:themeColor="text1"/>
            <w:sz w:val="24"/>
            <w:szCs w:val="24"/>
            <w:lang w:eastAsia="zh-Hans"/>
            <w14:textFill>
              <w14:solidFill>
                <w14:schemeClr w14:val="tx1"/>
              </w14:solidFill>
            </w14:textFill>
          </w:rPr>
          <w:delText>得</w:delText>
        </w:r>
      </w:del>
      <w:del w:id="526" w:author="Poppy Liu" w:date="2024-05-11T14:47:00Z">
        <w:r>
          <w:rPr>
            <w:rFonts w:hint="default" w:ascii="仿宋" w:hAnsi="仿宋" w:eastAsia="仿宋"/>
            <w:color w:val="000000" w:themeColor="text1"/>
            <w:sz w:val="24"/>
            <w:szCs w:val="24"/>
            <w:lang w:val="zh-CN"/>
            <w14:textFill>
              <w14:solidFill>
                <w14:schemeClr w14:val="tx1"/>
              </w14:solidFill>
            </w14:textFill>
          </w:rPr>
          <w:delText>包括高维直接竞争对手机构</w:delText>
        </w:r>
      </w:del>
      <w:del w:id="527" w:author="Poppy Liu" w:date="2024-05-11T14:47:00Z">
        <w:r>
          <w:rPr>
            <w:rFonts w:ascii="仿宋" w:hAnsi="仿宋" w:eastAsia="仿宋" w:cs="仿宋"/>
            <w:color w:val="000000" w:themeColor="text1"/>
            <w:sz w:val="24"/>
            <w:szCs w:val="24"/>
            <w:lang w:val="zh-CN"/>
            <w14:textFill>
              <w14:solidFill>
                <w14:schemeClr w14:val="tx1"/>
              </w14:solidFill>
            </w14:textFill>
          </w:rPr>
          <w:delText>）</w:delText>
        </w:r>
      </w:del>
      <w:del w:id="52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529" w:author="Poppy Liu" w:date="2024-05-11T14:47:00Z"/>
          <w:rFonts w:hint="default" w:ascii="仿宋" w:hAnsi="仿宋" w:eastAsia="仿宋" w:cs="仿宋"/>
          <w:color w:val="000000" w:themeColor="text1"/>
          <w:kern w:val="0"/>
          <w:sz w:val="24"/>
          <w:szCs w:val="24"/>
          <w14:textFill>
            <w14:solidFill>
              <w14:schemeClr w14:val="tx1"/>
            </w14:solidFill>
          </w14:textFill>
        </w:rPr>
      </w:pPr>
      <w:del w:id="53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甲方可与美团</w:delText>
        </w:r>
      </w:del>
      <w:del w:id="531" w:author="Poppy Liu" w:date="2024-05-11T14:47:00Z">
        <w:r>
          <w:rPr>
            <w:rFonts w:ascii="仿宋" w:hAnsi="仿宋" w:eastAsia="仿宋" w:cs="仿宋"/>
            <w:color w:val="000000" w:themeColor="text1"/>
            <w:sz w:val="24"/>
            <w:szCs w:val="24"/>
            <w:lang w:val="zh-TW"/>
            <w14:textFill>
              <w14:solidFill>
                <w14:schemeClr w14:val="tx1"/>
              </w14:solidFill>
            </w14:textFill>
          </w:rPr>
          <w:delText>、抖音、不超过三个以上的餐饮协会以上机构的合作开课（统称为第三方），合作开课由高维、</w:delText>
        </w:r>
      </w:del>
      <w:del w:id="532" w:author="Poppy Liu" w:date="2024-05-11T14:08:00Z">
        <w:r>
          <w:rPr>
            <w:rFonts w:ascii="仿宋" w:hAnsi="仿宋" w:eastAsia="仿宋" w:cs="仿宋"/>
            <w:color w:val="000000" w:themeColor="text1"/>
            <w:sz w:val="24"/>
            <w:szCs w:val="24"/>
            <w:lang w:val="zh-TW"/>
            <w14:textFill>
              <w14:solidFill>
                <w14:schemeClr w14:val="tx1"/>
              </w14:solidFill>
            </w14:textFill>
          </w:rPr>
          <w:delText>羽生</w:delText>
        </w:r>
      </w:del>
      <w:del w:id="533" w:author="Poppy Liu" w:date="2024-05-11T14:47:00Z">
        <w:r>
          <w:rPr>
            <w:rFonts w:ascii="仿宋" w:hAnsi="仿宋" w:eastAsia="仿宋" w:cs="仿宋"/>
            <w:color w:val="000000" w:themeColor="text1"/>
            <w:sz w:val="24"/>
            <w:szCs w:val="24"/>
            <w:lang w:val="zh-TW"/>
            <w14:textFill>
              <w14:solidFill>
                <w14:schemeClr w14:val="tx1"/>
              </w14:solidFill>
            </w14:textFill>
          </w:rPr>
          <w:delText>、第三方联合举办，高维承担交付、课程内容迭代等工作，</w:delText>
        </w:r>
      </w:del>
      <w:del w:id="534" w:author="Poppy Liu" w:date="2024-05-11T14:08:00Z">
        <w:r>
          <w:rPr>
            <w:rFonts w:ascii="仿宋" w:hAnsi="仿宋" w:eastAsia="仿宋" w:cs="仿宋"/>
            <w:color w:val="000000" w:themeColor="text1"/>
            <w:sz w:val="24"/>
            <w:szCs w:val="24"/>
            <w:lang w:val="zh-TW"/>
            <w14:textFill>
              <w14:solidFill>
                <w14:schemeClr w14:val="tx1"/>
              </w14:solidFill>
            </w14:textFill>
          </w:rPr>
          <w:delText>羽生</w:delText>
        </w:r>
      </w:del>
      <w:del w:id="535" w:author="Poppy Liu" w:date="2024-05-11T14:47:00Z">
        <w:r>
          <w:rPr>
            <w:rFonts w:ascii="仿宋" w:hAnsi="仿宋" w:eastAsia="仿宋" w:cs="仿宋"/>
            <w:color w:val="000000" w:themeColor="text1"/>
            <w:sz w:val="24"/>
            <w:szCs w:val="24"/>
            <w:lang w:val="zh-TW"/>
            <w14:textFill>
              <w14:solidFill>
                <w14:schemeClr w14:val="tx1"/>
              </w14:solidFill>
            </w14:textFill>
          </w:rPr>
          <w:delText>负责老师授课，第三方负责招生等相关工作。</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536" w:author="Poppy Liu" w:date="2024-05-11T14:47:00Z"/>
          <w:rFonts w:hint="default" w:ascii="仿宋" w:hAnsi="仿宋" w:eastAsia="仿宋" w:cs="仿宋"/>
          <w:color w:val="000000" w:themeColor="text1"/>
          <w:kern w:val="0"/>
          <w:sz w:val="24"/>
          <w:szCs w:val="24"/>
          <w14:textFill>
            <w14:solidFill>
              <w14:schemeClr w14:val="tx1"/>
            </w14:solidFill>
          </w14:textFill>
        </w:rPr>
      </w:pPr>
      <w:del w:id="537" w:author="Poppy Liu" w:date="2024-05-11T14:47:00Z">
        <w:r>
          <w:rPr>
            <w:rFonts w:hint="default" w:ascii="仿宋" w:hAnsi="仿宋" w:eastAsia="仿宋" w:cs="仿宋"/>
            <w:color w:val="000000" w:themeColor="text1"/>
            <w:kern w:val="0"/>
            <w:sz w:val="24"/>
            <w:szCs w:val="24"/>
            <w:lang w:eastAsia="zh-TW"/>
            <w14:textFill>
              <w14:solidFill>
                <w14:schemeClr w14:val="tx1"/>
              </w14:solidFill>
            </w14:textFill>
          </w:rPr>
          <w:delText>2</w:delText>
        </w:r>
      </w:del>
      <w:del w:id="538" w:author="Poppy Liu" w:date="2024-05-11T14:47:00Z">
        <w:r>
          <w:rPr>
            <w:rFonts w:ascii="仿宋" w:hAnsi="仿宋" w:eastAsia="仿宋" w:cs="仿宋"/>
            <w:color w:val="000000" w:themeColor="text1"/>
            <w:kern w:val="0"/>
            <w:sz w:val="24"/>
            <w:szCs w:val="24"/>
            <w:lang w:eastAsia="zh-Hans"/>
            <w14:textFill>
              <w14:solidFill>
                <w14:schemeClr w14:val="tx1"/>
              </w14:solidFill>
            </w14:textFill>
          </w:rPr>
          <w:delText>.</w:delText>
        </w:r>
      </w:del>
      <w:del w:id="539" w:author="Poppy Liu" w:date="2024-05-11T14:47:00Z">
        <w:r>
          <w:rPr>
            <w:rFonts w:hint="default" w:ascii="仿宋" w:hAnsi="仿宋" w:eastAsia="仿宋" w:cs="仿宋"/>
            <w:color w:val="000000" w:themeColor="text1"/>
            <w:kern w:val="0"/>
            <w:sz w:val="24"/>
            <w:szCs w:val="24"/>
            <w:lang w:eastAsia="zh-Hans"/>
            <w14:textFill>
              <w14:solidFill>
                <w14:schemeClr w14:val="tx1"/>
              </w14:solidFill>
            </w14:textFill>
          </w:rPr>
          <w:delText>6</w:delText>
        </w:r>
      </w:del>
      <w:del w:id="540" w:author="Poppy Liu" w:date="2024-05-11T14:47:00Z">
        <w:r>
          <w:rPr>
            <w:rFonts w:ascii="仿宋" w:hAnsi="仿宋" w:eastAsia="仿宋" w:cs="仿宋"/>
            <w:color w:val="000000" w:themeColor="text1"/>
            <w:kern w:val="0"/>
            <w:sz w:val="24"/>
            <w:szCs w:val="24"/>
            <w:lang w:eastAsia="zh-Hans"/>
            <w14:textFill>
              <w14:solidFill>
                <w14:schemeClr w14:val="tx1"/>
              </w14:solidFill>
            </w14:textFill>
          </w:rPr>
          <w:delText>.</w:delText>
        </w:r>
      </w:del>
      <w:del w:id="541" w:author="Poppy Liu" w:date="2024-05-11T14:47:00Z">
        <w:r>
          <w:rPr>
            <w:rFonts w:hint="default" w:ascii="仿宋" w:hAnsi="仿宋" w:eastAsia="仿宋" w:cs="仿宋"/>
            <w:color w:val="000000" w:themeColor="text1"/>
            <w:kern w:val="0"/>
            <w:sz w:val="24"/>
            <w:szCs w:val="24"/>
            <w:lang w:eastAsia="zh-Hans"/>
            <w14:textFill>
              <w14:solidFill>
                <w14:schemeClr w14:val="tx1"/>
              </w14:solidFill>
            </w14:textFill>
          </w:rPr>
          <w:delText xml:space="preserve">2 </w:delText>
        </w:r>
      </w:del>
      <w:del w:id="542" w:author="Poppy Liu" w:date="2024-05-11T14:47:00Z">
        <w:r>
          <w:rPr>
            <w:rFonts w:ascii="仿宋" w:hAnsi="仿宋" w:eastAsia="仿宋" w:cs="仿宋"/>
            <w:color w:val="000000" w:themeColor="text1"/>
            <w:kern w:val="0"/>
            <w:sz w:val="24"/>
            <w:szCs w:val="24"/>
            <w:lang w:eastAsia="zh-Hans"/>
            <w14:textFill>
              <w14:solidFill>
                <w14:schemeClr w14:val="tx1"/>
              </w14:solidFill>
            </w14:textFill>
          </w:rPr>
          <w:delText>所有</w:delText>
        </w:r>
      </w:del>
      <w:del w:id="543"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投资机构的合作，乙方应当独家授权甲方进行</w:delText>
        </w:r>
      </w:del>
      <w:del w:id="54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合作</w:delText>
        </w:r>
      </w:del>
      <w:del w:id="545"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沟通</w:delText>
        </w:r>
      </w:del>
      <w:del w:id="54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和统一管理</w:delText>
        </w:r>
      </w:del>
      <w:del w:id="547"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del w:id="548" w:author="Poppy Liu" w:date="2024-05-11T14:47:00Z"/>
          <w:rFonts w:hint="default" w:ascii="仿宋" w:hAnsi="仿宋" w:eastAsia="仿宋" w:cs="仿宋"/>
          <w:color w:val="000000" w:themeColor="text1"/>
          <w:kern w:val="0"/>
          <w:sz w:val="24"/>
          <w:szCs w:val="24"/>
          <w:lang w:val="zh-TW" w:eastAsia="zh-TW"/>
          <w14:textFill>
            <w14:solidFill>
              <w14:schemeClr w14:val="tx1"/>
            </w14:solidFill>
          </w14:textFill>
        </w:rPr>
      </w:pPr>
      <w:del w:id="549"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2</w:delText>
        </w:r>
      </w:del>
      <w:del w:id="550"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551"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6</w:delText>
        </w:r>
      </w:del>
      <w:del w:id="552"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553"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 xml:space="preserve">3 </w:delText>
        </w:r>
      </w:del>
      <w:del w:id="55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甲乙双方</w:delText>
        </w:r>
      </w:del>
      <w:del w:id="555"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达成共识，</w:delText>
        </w:r>
      </w:del>
      <w:del w:id="55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就</w:delText>
        </w:r>
      </w:del>
      <w:del w:id="557" w:author="Poppy Liu" w:date="2024-05-11T14:47:00Z">
        <w:r>
          <w:rPr>
            <w:rFonts w:ascii="仿宋" w:hAnsi="仿宋" w:eastAsia="仿宋" w:cs="仿宋"/>
            <w:color w:val="000000" w:themeColor="text1"/>
            <w:kern w:val="0"/>
            <w:sz w:val="24"/>
            <w:szCs w:val="24"/>
            <w:lang w:eastAsia="zh-TW"/>
            <w14:textFill>
              <w14:solidFill>
                <w14:schemeClr w14:val="tx1"/>
              </w14:solidFill>
            </w14:textFill>
          </w:rPr>
          <w:delText>课程</w:delText>
        </w:r>
      </w:del>
      <w:del w:id="558"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w:delText>
        </w:r>
      </w:del>
      <w:del w:id="55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含公开课、工作坊</w:delText>
        </w:r>
      </w:del>
      <w:del w:id="560"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）的</w:delText>
        </w:r>
      </w:del>
      <w:del w:id="56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终端</w:delText>
        </w:r>
      </w:del>
      <w:del w:id="562"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指导价及渠道合作价格，</w:delText>
        </w:r>
      </w:del>
      <w:del w:id="56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双方保持对外</w:delText>
        </w:r>
      </w:del>
      <w:del w:id="564"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统一报价</w:delText>
        </w:r>
      </w:del>
      <w:del w:id="565"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体系</w:delText>
        </w:r>
      </w:del>
      <w:del w:id="566"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567" w:author="Poppy Liu" w:date="2024-05-11T14:47:00Z"/>
          <w:rFonts w:ascii="仿宋" w:hAnsi="仿宋" w:eastAsia="仿宋" w:cs="仿宋"/>
          <w:b/>
          <w:bCs/>
          <w:color w:val="000000" w:themeColor="text1"/>
          <w:lang w:val="zh-TW" w:eastAsia="zh-TW"/>
          <w14:textFill>
            <w14:solidFill>
              <w14:schemeClr w14:val="tx1"/>
            </w14:solidFill>
          </w14:textFill>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del w:id="568" w:author="Poppy Liu" w:date="2024-05-11T14:47:00Z"/>
          <w:rFonts w:ascii="仿宋" w:hAnsi="仿宋" w:eastAsia="仿宋" w:cs="仿宋"/>
          <w:color w:val="000000" w:themeColor="text1"/>
          <w14:textFill>
            <w14:solidFill>
              <w14:schemeClr w14:val="tx1"/>
            </w14:solidFill>
          </w14:textFill>
        </w:rPr>
      </w:pPr>
      <w:del w:id="569" w:author="Poppy Liu" w:date="2024-05-11T14:47:00Z">
        <w:r>
          <w:rPr>
            <w:rFonts w:ascii="仿宋" w:hAnsi="仿宋" w:eastAsia="仿宋" w:cs="仿宋"/>
            <w:b/>
            <w:bCs/>
            <w:color w:val="000000" w:themeColor="text1"/>
            <w:lang w:val="zh-TW" w:eastAsia="zh-TW"/>
            <w14:textFill>
              <w14:solidFill>
                <w14:schemeClr w14:val="tx1"/>
              </w14:solidFill>
            </w14:textFill>
          </w:rPr>
          <w:delText>合作款项计算方式及支付方式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570" w:author="Poppy Liu" w:date="2024-05-11T14:47:00Z"/>
          <w:rFonts w:ascii="仿宋" w:hAnsi="仿宋" w:eastAsia="仿宋" w:cs="仿宋"/>
          <w:color w:val="000000" w:themeColor="text1"/>
          <w14:textFill>
            <w14:solidFill>
              <w14:schemeClr w14:val="tx1"/>
            </w14:solidFill>
          </w14:textFill>
        </w:rPr>
      </w:pPr>
      <w:del w:id="571" w:author="Poppy Liu" w:date="2024-05-11T14:47:00Z">
        <w:r>
          <w:rPr>
            <w:rFonts w:ascii="仿宋" w:hAnsi="仿宋" w:eastAsia="仿宋" w:cs="仿宋"/>
            <w:color w:val="000000" w:themeColor="text1"/>
            <w:lang w:eastAsia="zh-TW"/>
            <w14:textFill>
              <w14:solidFill>
                <w14:schemeClr w14:val="tx1"/>
              </w14:solidFill>
            </w14:textFill>
          </w:rPr>
          <w:delText>3</w:delText>
        </w:r>
      </w:del>
      <w:del w:id="572" w:author="Poppy Liu" w:date="2024-05-11T14:47:00Z">
        <w:r>
          <w:rPr>
            <w:rFonts w:ascii="仿宋" w:hAnsi="仿宋" w:eastAsia="仿宋" w:cs="仿宋"/>
            <w:color w:val="000000" w:themeColor="text1"/>
            <w:lang w:val="zh-TW" w:eastAsia="zh-TW"/>
            <w14:textFill>
              <w14:solidFill>
                <w14:schemeClr w14:val="tx1"/>
              </w14:solidFill>
            </w14:textFill>
          </w:rPr>
          <w:delText>.1</w:delText>
        </w:r>
      </w:del>
      <w:del w:id="573"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574" w:author="Poppy Liu" w:date="2024-05-11T14:47:00Z">
        <w:r>
          <w:rPr>
            <w:rFonts w:ascii="仿宋" w:hAnsi="仿宋" w:eastAsia="仿宋" w:cs="仿宋"/>
            <w:color w:val="000000" w:themeColor="text1"/>
            <w:lang w:val="zh-TW" w:eastAsia="zh-TW"/>
            <w14:textFill>
              <w14:solidFill>
                <w14:schemeClr w14:val="tx1"/>
              </w14:solidFill>
            </w14:textFill>
          </w:rPr>
          <w:delText>高维公开课课程合作费用：乙方</w:delText>
        </w:r>
      </w:del>
      <w:del w:id="575" w:author="Poppy Liu" w:date="2024-05-11T14:08:00Z">
        <w:r>
          <w:rPr>
            <w:rFonts w:ascii="仿宋" w:hAnsi="仿宋" w:eastAsia="仿宋"/>
            <w:color w:val="000000" w:themeColor="text1"/>
            <w:u w:val="single"/>
            <w:lang w:val="zh-CN"/>
            <w14:textFill>
              <w14:solidFill>
                <w14:schemeClr w14:val="tx1"/>
              </w14:solidFill>
            </w14:textFill>
          </w:rPr>
          <w:delText xml:space="preserve"> </w:delText>
        </w:r>
      </w:del>
      <w:del w:id="576" w:author="Poppy Liu" w:date="2024-05-11T14:08:00Z">
        <w:r>
          <w:rPr>
            <w:rFonts w:hint="eastAsia" w:ascii="仿宋" w:hAnsi="仿宋" w:eastAsia="仿宋"/>
            <w:color w:val="000000" w:themeColor="text1"/>
            <w:u w:val="single"/>
            <w:lang w:val="zh-CN"/>
            <w14:textFill>
              <w14:solidFill>
                <w14:schemeClr w14:val="tx1"/>
              </w14:solidFill>
            </w14:textFill>
          </w:rPr>
          <w:delText xml:space="preserve">刘晴老师（昵称刘老师） </w:delText>
        </w:r>
      </w:del>
      <w:del w:id="577" w:author="Poppy Liu" w:date="2024-05-11T14:08:00Z">
        <w:r>
          <w:rPr>
            <w:rFonts w:ascii="仿宋" w:hAnsi="仿宋" w:eastAsia="仿宋" w:cs="仿宋"/>
            <w:color w:val="000000" w:themeColor="text1"/>
            <w:lang w:val="zh-TW" w:eastAsia="zh-TW"/>
            <w14:textFill>
              <w14:solidFill>
                <w14:schemeClr w14:val="tx1"/>
              </w14:solidFill>
            </w14:textFill>
          </w:rPr>
          <w:delText xml:space="preserve"> </w:delText>
        </w:r>
      </w:del>
      <w:del w:id="578" w:author="Poppy Liu" w:date="2024-05-11T14:47:00Z">
        <w:r>
          <w:rPr>
            <w:rFonts w:ascii="仿宋" w:hAnsi="仿宋" w:eastAsia="仿宋" w:cs="仿宋"/>
            <w:color w:val="000000" w:themeColor="text1"/>
            <w:lang w:eastAsia="zh-TW"/>
            <w14:textFill>
              <w14:solidFill>
                <w14:schemeClr w14:val="tx1"/>
              </w14:solidFill>
            </w14:textFill>
          </w:rPr>
          <w:delText>导师</w:delText>
        </w:r>
      </w:del>
      <w:del w:id="579" w:author="Poppy Liu" w:date="2024-05-11T14:47:00Z">
        <w:r>
          <w:rPr>
            <w:rFonts w:ascii="仿宋" w:hAnsi="仿宋" w:eastAsia="仿宋" w:cs="仿宋"/>
            <w:color w:val="000000" w:themeColor="text1"/>
            <w:lang w:val="zh-TW" w:eastAsia="zh-TW"/>
            <w14:textFill>
              <w14:solidFill>
                <w14:schemeClr w14:val="tx1"/>
              </w14:solidFill>
            </w14:textFill>
          </w:rPr>
          <w:delText>课酬费用为含税人民币</w:delText>
        </w:r>
      </w:del>
      <w:del w:id="580" w:author="Poppy Liu" w:date="2024-05-11T14:47:00Z">
        <w:r>
          <w:rPr>
            <w:rFonts w:ascii="仿宋" w:hAnsi="仿宋" w:eastAsia="仿宋" w:cs="仿宋"/>
            <w:color w:val="000000" w:themeColor="text1"/>
            <w:u w:val="single"/>
            <w:lang w:val="zh-CN"/>
            <w14:textFill>
              <w14:solidFill>
                <w14:schemeClr w14:val="tx1"/>
              </w14:solidFill>
            </w14:textFill>
          </w:rPr>
          <w:delText xml:space="preserve"> 1</w:delText>
        </w:r>
      </w:del>
      <w:del w:id="581" w:author="Poppy Liu" w:date="2024-05-11T14:47:00Z">
        <w:r>
          <w:rPr>
            <w:rFonts w:hint="eastAsia" w:ascii="仿宋" w:hAnsi="仿宋" w:eastAsia="仿宋" w:cs="仿宋"/>
            <w:color w:val="000000" w:themeColor="text1"/>
            <w:u w:val="single"/>
            <w:lang w:val="zh-CN"/>
            <w14:textFill>
              <w14:solidFill>
                <w14:schemeClr w14:val="tx1"/>
              </w14:solidFill>
            </w14:textFill>
          </w:rPr>
          <w:delText>万</w:delText>
        </w:r>
      </w:del>
      <w:del w:id="582" w:author="Poppy Liu" w:date="2024-05-11T14:47:00Z">
        <w:r>
          <w:rPr>
            <w:rFonts w:ascii="仿宋" w:hAnsi="仿宋" w:eastAsia="仿宋" w:cs="仿宋"/>
            <w:color w:val="000000" w:themeColor="text1"/>
            <w:u w:val="single"/>
            <w:lang w:val="zh-CN"/>
            <w14:textFill>
              <w14:solidFill>
                <w14:schemeClr w14:val="tx1"/>
              </w14:solidFill>
            </w14:textFill>
          </w:rPr>
          <w:delText xml:space="preserve"> </w:delText>
        </w:r>
      </w:del>
      <w:del w:id="583" w:author="Poppy Liu" w:date="2024-05-11T14:47:00Z">
        <w:r>
          <w:rPr>
            <w:rFonts w:ascii="仿宋" w:hAnsi="仿宋" w:eastAsia="仿宋" w:cs="仿宋"/>
            <w:color w:val="000000" w:themeColor="text1"/>
            <w:lang w:val="zh-TW" w:eastAsia="zh-TW"/>
            <w14:textFill>
              <w14:solidFill>
                <w14:schemeClr w14:val="tx1"/>
              </w14:solidFill>
            </w14:textFill>
          </w:rPr>
          <w:delText>元/天（每年度双方根据当时市场共同协商调整课酬</w:delText>
        </w:r>
      </w:del>
      <w:del w:id="584" w:author="Poppy Liu" w:date="2024-05-11T14:47:00Z">
        <w:r>
          <w:rPr>
            <w:rFonts w:ascii="仿宋" w:hAnsi="仿宋" w:eastAsia="仿宋" w:cs="仿宋"/>
            <w:color w:val="000000" w:themeColor="text1"/>
            <w:lang w:eastAsia="zh-TW"/>
            <w14:textFill>
              <w14:solidFill>
                <w14:schemeClr w14:val="tx1"/>
              </w14:solidFill>
            </w14:textFill>
          </w:rPr>
          <w:delText>，</w:delText>
        </w:r>
      </w:del>
      <w:del w:id="585" w:author="Poppy Liu" w:date="2024-05-11T14:47:00Z">
        <w:r>
          <w:rPr>
            <w:rFonts w:hint="eastAsia" w:ascii="仿宋" w:hAnsi="仿宋" w:eastAsia="仿宋" w:cs="仿宋"/>
            <w:color w:val="000000" w:themeColor="text1"/>
            <w:lang w:eastAsia="zh-Hans"/>
            <w14:textFill>
              <w14:solidFill>
                <w14:schemeClr w14:val="tx1"/>
              </w14:solidFill>
            </w14:textFill>
          </w:rPr>
          <w:delText>以另行签署得书面协议为准</w:delText>
        </w:r>
      </w:del>
      <w:del w:id="586" w:author="Poppy Liu" w:date="2024-05-11T14:47:00Z">
        <w:r>
          <w:rPr>
            <w:rFonts w:ascii="仿宋" w:hAnsi="仿宋" w:eastAsia="仿宋" w:cs="仿宋"/>
            <w:color w:val="000000" w:themeColor="text1"/>
            <w:lang w:val="zh-TW" w:eastAsia="zh-TW"/>
            <w14:textFill>
              <w14:solidFill>
                <w14:schemeClr w14:val="tx1"/>
              </w14:solidFill>
            </w14:textFill>
          </w:rPr>
          <w:delText>），因培训授课而产生差旅住宿费用实报实销。</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587" w:author="Poppy Liu" w:date="2024-05-11T14:47:00Z"/>
          <w:rFonts w:ascii="仿宋" w:hAnsi="仿宋" w:eastAsia="仿宋" w:cs="仿宋"/>
          <w:color w:val="000000" w:themeColor="text1"/>
          <w:lang w:eastAsia="zh-Hans"/>
          <w14:textFill>
            <w14:solidFill>
              <w14:schemeClr w14:val="tx1"/>
            </w14:solidFill>
          </w14:textFill>
        </w:rPr>
      </w:pPr>
      <w:del w:id="588" w:author="Poppy Liu" w:date="2024-05-11T14:47:00Z">
        <w:r>
          <w:rPr>
            <w:rFonts w:ascii="仿宋" w:hAnsi="仿宋" w:eastAsia="仿宋" w:cs="仿宋"/>
            <w:color w:val="000000" w:themeColor="text1"/>
            <w:lang w:eastAsia="zh-TW"/>
            <w14:textFill>
              <w14:solidFill>
                <w14:schemeClr w14:val="tx1"/>
              </w14:solidFill>
            </w14:textFill>
          </w:rPr>
          <w:delText>3</w:delText>
        </w:r>
      </w:del>
      <w:del w:id="589" w:author="Poppy Liu" w:date="2024-05-11T14:47:00Z">
        <w:r>
          <w:rPr>
            <w:rFonts w:ascii="仿宋" w:hAnsi="仿宋" w:eastAsia="仿宋" w:cs="仿宋"/>
            <w:color w:val="000000" w:themeColor="text1"/>
            <w:lang w:val="zh-TW" w:eastAsia="zh-TW"/>
            <w14:textFill>
              <w14:solidFill>
                <w14:schemeClr w14:val="tx1"/>
              </w14:solidFill>
            </w14:textFill>
          </w:rPr>
          <w:delText>.2</w:delText>
        </w:r>
      </w:del>
      <w:del w:id="590"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591" w:author="Poppy Liu" w:date="2024-05-11T14:47:00Z">
        <w:r>
          <w:rPr>
            <w:rFonts w:hint="eastAsia" w:ascii="仿宋" w:hAnsi="仿宋" w:eastAsia="仿宋" w:cs="仿宋"/>
            <w:color w:val="000000" w:themeColor="text1"/>
            <w:lang w:eastAsia="zh-Hans"/>
            <w14:textFill>
              <w14:solidFill>
                <w14:schemeClr w14:val="tx1"/>
              </w14:solidFill>
            </w14:textFill>
          </w:rPr>
          <w:delText>给</w:delText>
        </w:r>
      </w:del>
      <w:del w:id="592" w:author="Poppy Liu" w:date="2024-05-11T14:47:00Z">
        <w:r>
          <w:rPr>
            <w:rFonts w:ascii="仿宋" w:hAnsi="仿宋" w:eastAsia="仿宋" w:cs="仿宋"/>
            <w:color w:val="000000" w:themeColor="text1"/>
            <w:lang w:val="zh-TW" w:eastAsia="zh-TW"/>
            <w14:textFill>
              <w14:solidFill>
                <w14:schemeClr w14:val="tx1"/>
              </w14:solidFill>
            </w14:textFill>
          </w:rPr>
          <w:delText>高维学友</w:delText>
        </w:r>
      </w:del>
      <w:del w:id="593" w:author="Poppy Liu" w:date="2024-05-11T14:47:00Z">
        <w:r>
          <w:rPr>
            <w:rFonts w:hint="eastAsia" w:ascii="仿宋" w:hAnsi="仿宋" w:eastAsia="仿宋" w:cs="仿宋"/>
            <w:color w:val="000000" w:themeColor="text1"/>
            <w:lang w:eastAsia="zh-Hans"/>
            <w14:textFill>
              <w14:solidFill>
                <w14:schemeClr w14:val="tx1"/>
              </w14:solidFill>
            </w14:textFill>
          </w:rPr>
          <w:delText>的</w:delText>
        </w:r>
      </w:del>
      <w:del w:id="594" w:author="Poppy Liu" w:date="2024-05-11T14:47:00Z">
        <w:r>
          <w:rPr>
            <w:rFonts w:ascii="仿宋" w:hAnsi="仿宋" w:eastAsia="仿宋" w:cs="仿宋"/>
            <w:color w:val="000000" w:themeColor="text1"/>
            <w:lang w:val="zh-TW" w:eastAsia="zh-TW"/>
            <w14:textFill>
              <w14:solidFill>
                <w14:schemeClr w14:val="tx1"/>
              </w14:solidFill>
            </w14:textFill>
          </w:rPr>
          <w:delText>内训费：</w:delText>
        </w:r>
      </w:del>
      <w:del w:id="595" w:author="Poppy Liu" w:date="2024-05-11T14:47:00Z">
        <w:r>
          <w:rPr>
            <w:rFonts w:hint="eastAsia" w:ascii="仿宋" w:hAnsi="仿宋" w:eastAsia="仿宋" w:cs="仿宋"/>
            <w:color w:val="000000" w:themeColor="text1"/>
            <w:u w:val="single"/>
            <w:lang w:val="zh-CN"/>
            <w14:textFill>
              <w14:solidFill>
                <w14:schemeClr w14:val="tx1"/>
              </w14:solidFill>
            </w14:textFill>
          </w:rPr>
          <w:delText>甲乙双方根据客户情况商议报价及甲乙双方分配比例</w:delText>
        </w:r>
      </w:del>
      <w:del w:id="596" w:author="Poppy Liu" w:date="2024-05-11T14:47:00Z">
        <w:r>
          <w:rPr>
            <w:rFonts w:hint="eastAsia" w:ascii="仿宋" w:hAnsi="仿宋" w:eastAsia="仿宋" w:cs="仿宋"/>
            <w:color w:val="000000" w:themeColor="text1"/>
            <w:lang w:eastAsia="zh-TW"/>
            <w14:textFill>
              <w14:solidFill>
                <w14:schemeClr w14:val="tx1"/>
              </w14:solidFill>
            </w14:textFill>
          </w:rPr>
          <w:delText>。</w:delText>
        </w:r>
      </w:del>
      <w:del w:id="597" w:author="Poppy Liu" w:date="2024-05-11T14:47:00Z">
        <w:r>
          <w:rPr>
            <w:rFonts w:ascii="仿宋" w:hAnsi="仿宋" w:eastAsia="仿宋" w:cs="仿宋"/>
            <w:color w:val="000000" w:themeColor="text1"/>
            <w:u w:val="single"/>
            <w:lang w:val="zh-CN"/>
            <w14:textFill>
              <w14:solidFill>
                <w14:schemeClr w14:val="tx1"/>
              </w14:solidFill>
            </w14:textFill>
          </w:rPr>
          <w:delText xml:space="preserve">   </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598" w:author="Poppy Liu" w:date="2024-05-11T14:47:00Z"/>
          <w:rFonts w:ascii="仿宋" w:hAnsi="仿宋" w:eastAsia="仿宋" w:cs="仿宋"/>
          <w:lang w:eastAsia="zh-Hans"/>
        </w:rPr>
      </w:pPr>
      <w:del w:id="599" w:author="Poppy Liu" w:date="2024-05-11T14:47:00Z">
        <w:r>
          <w:rPr>
            <w:rFonts w:ascii="仿宋" w:hAnsi="仿宋" w:eastAsia="仿宋" w:cs="仿宋"/>
            <w:color w:val="000000" w:themeColor="text1"/>
            <w:lang w:eastAsia="zh-TW"/>
            <w14:textFill>
              <w14:solidFill>
                <w14:schemeClr w14:val="tx1"/>
              </w14:solidFill>
            </w14:textFill>
          </w:rPr>
          <w:delText>3</w:delText>
        </w:r>
      </w:del>
      <w:del w:id="600" w:author="Poppy Liu" w:date="2024-05-11T14:47:00Z">
        <w:r>
          <w:rPr>
            <w:rFonts w:ascii="仿宋" w:hAnsi="仿宋" w:eastAsia="仿宋" w:cs="仿宋"/>
            <w:color w:val="000000" w:themeColor="text1"/>
            <w:lang w:val="zh-TW" w:eastAsia="zh-TW"/>
            <w14:textFill>
              <w14:solidFill>
                <w14:schemeClr w14:val="tx1"/>
              </w14:solidFill>
            </w14:textFill>
          </w:rPr>
          <w:delText>.2.1</w:delText>
        </w:r>
      </w:del>
      <w:del w:id="601"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602" w:author="Poppy Liu" w:date="2024-05-11T14:47:00Z">
        <w:r>
          <w:rPr>
            <w:rFonts w:ascii="仿宋" w:hAnsi="仿宋" w:eastAsia="仿宋" w:cs="仿宋"/>
            <w:color w:val="000000" w:themeColor="text1"/>
            <w:lang w:val="zh-TW" w:eastAsia="zh-TW"/>
            <w14:textFill>
              <w14:solidFill>
                <w14:schemeClr w14:val="tx1"/>
              </w14:solidFill>
            </w14:textFill>
          </w:rPr>
          <w:delText>本合同履行期间，本合同以外需求方向甲方提出采购</w:delText>
        </w:r>
      </w:del>
      <w:del w:id="603" w:author="Poppy Liu" w:date="2024-05-11T14:47:00Z">
        <w:r>
          <w:rPr>
            <w:rFonts w:hint="eastAsia" w:ascii="仿宋" w:hAnsi="仿宋" w:eastAsia="仿宋" w:cs="仿宋"/>
            <w:color w:val="000000" w:themeColor="text1"/>
            <w:lang w:val="zh-TW" w:eastAsia="zh-TW"/>
            <w14:textFill>
              <w14:solidFill>
                <w14:schemeClr w14:val="tx1"/>
              </w14:solidFill>
            </w14:textFill>
          </w:rPr>
          <w:delText>入企</w:delText>
        </w:r>
      </w:del>
      <w:del w:id="604" w:author="Poppy Liu" w:date="2024-05-11T14:47:00Z">
        <w:r>
          <w:rPr>
            <w:rFonts w:ascii="仿宋" w:hAnsi="仿宋" w:eastAsia="仿宋" w:cs="仿宋"/>
            <w:color w:val="000000" w:themeColor="text1"/>
            <w:lang w:val="zh-TW" w:eastAsia="zh-TW"/>
            <w14:textFill>
              <w14:solidFill>
                <w14:schemeClr w14:val="tx1"/>
              </w14:solidFill>
            </w14:textFill>
          </w:rPr>
          <w:delText>咨询等无法标准化报价的指定咨询项目需求，在甲乙双方为独家授权合作的情况下，甲乙双方经沟通后</w:delText>
        </w:r>
      </w:del>
      <w:del w:id="605" w:author="Poppy Liu" w:date="2024-05-11T14:47:00Z">
        <w:r>
          <w:rPr>
            <w:rFonts w:hint="eastAsia" w:ascii="仿宋" w:hAnsi="仿宋" w:eastAsia="仿宋" w:cs="仿宋"/>
            <w:color w:val="000000" w:themeColor="text1"/>
            <w:lang w:eastAsia="zh-Hans"/>
            <w14:textFill>
              <w14:solidFill>
                <w14:schemeClr w14:val="tx1"/>
              </w14:solidFill>
            </w14:textFill>
          </w:rPr>
          <w:delText>皆可</w:delText>
        </w:r>
      </w:del>
      <w:del w:id="606" w:author="Poppy Liu" w:date="2024-05-11T14:47:00Z">
        <w:r>
          <w:rPr>
            <w:rFonts w:ascii="仿宋" w:hAnsi="仿宋" w:eastAsia="仿宋" w:cs="仿宋"/>
            <w:color w:val="000000" w:themeColor="text1"/>
            <w:lang w:val="zh-TW" w:eastAsia="zh-TW"/>
            <w14:textFill>
              <w14:solidFill>
                <w14:schemeClr w14:val="tx1"/>
              </w14:solidFill>
            </w14:textFill>
          </w:rPr>
          <w:delText>向前述需求方报价，甲乙双方咨询费分配比例为</w:delText>
        </w:r>
      </w:del>
      <w:del w:id="607" w:author="Poppy Liu" w:date="2024-05-11T14:47:00Z">
        <w:r>
          <w:rPr>
            <w:rFonts w:ascii="仿宋" w:hAnsi="仿宋" w:eastAsia="仿宋" w:cs="仿宋"/>
            <w:color w:val="000000" w:themeColor="text1"/>
            <w:shd w:val="clear" w:color="auto" w:fill="FFFF00"/>
            <w:lang w:val="zh-TW" w:eastAsia="zh-TW"/>
            <w14:textFill>
              <w14:solidFill>
                <w14:schemeClr w14:val="tx1"/>
              </w14:solidFill>
            </w14:textFill>
          </w:rPr>
          <w:delText>【</w:delText>
        </w:r>
      </w:del>
      <w:del w:id="608" w:author="Poppy Liu" w:date="2024-05-11T14:47:00Z">
        <w:r>
          <w:rPr>
            <w:rFonts w:ascii="仿宋" w:hAnsi="仿宋" w:eastAsia="仿宋" w:cs="仿宋"/>
            <w:color w:val="000000" w:themeColor="text1"/>
            <w:shd w:val="clear" w:color="auto" w:fill="FFFF00"/>
            <w:lang w:eastAsia="zh-TW"/>
            <w14:textFill>
              <w14:solidFill>
                <w14:schemeClr w14:val="tx1"/>
              </w14:solidFill>
            </w14:textFill>
          </w:rPr>
          <w:delText>20</w:delText>
        </w:r>
      </w:del>
      <w:del w:id="609" w:author="Poppy Liu" w:date="2024-05-11T14:47:00Z">
        <w:r>
          <w:rPr>
            <w:rFonts w:ascii="仿宋" w:hAnsi="仿宋" w:eastAsia="仿宋" w:cs="仿宋"/>
            <w:color w:val="000000" w:themeColor="text1"/>
            <w:shd w:val="clear" w:color="auto" w:fill="FFFF00"/>
            <w:lang w:val="zh-TW" w:eastAsia="zh-TW"/>
            <w14:textFill>
              <w14:solidFill>
                <w14:schemeClr w14:val="tx1"/>
              </w14:solidFill>
            </w14:textFill>
          </w:rPr>
          <w:delText>%:</w:delText>
        </w:r>
      </w:del>
      <w:del w:id="610" w:author="Poppy Liu" w:date="2024-05-11T14:47:00Z">
        <w:r>
          <w:rPr>
            <w:rFonts w:ascii="仿宋" w:hAnsi="仿宋" w:eastAsia="仿宋" w:cs="仿宋"/>
            <w:color w:val="000000" w:themeColor="text1"/>
            <w:shd w:val="clear" w:color="auto" w:fill="FFFF00"/>
            <w:lang w:eastAsia="zh-TW"/>
            <w14:textFill>
              <w14:solidFill>
                <w14:schemeClr w14:val="tx1"/>
              </w14:solidFill>
            </w14:textFill>
          </w:rPr>
          <w:delText>80</w:delText>
        </w:r>
      </w:del>
      <w:del w:id="611" w:author="Poppy Liu" w:date="2024-05-11T14:47:00Z">
        <w:r>
          <w:rPr>
            <w:rFonts w:ascii="仿宋" w:hAnsi="仿宋" w:eastAsia="仿宋" w:cs="仿宋"/>
            <w:color w:val="000000" w:themeColor="text1"/>
            <w:shd w:val="clear" w:color="auto" w:fill="FFFF00"/>
            <w:lang w:val="zh-TW" w:eastAsia="zh-TW"/>
            <w14:textFill>
              <w14:solidFill>
                <w14:schemeClr w14:val="tx1"/>
              </w14:solidFill>
            </w14:textFill>
          </w:rPr>
          <w:delText>%】</w:delText>
        </w:r>
      </w:del>
      <w:del w:id="612"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613" w:author="Poppy Liu" w:date="2024-05-11T14:47:00Z">
        <w:r>
          <w:rPr>
            <w:rFonts w:hint="eastAsia" w:ascii="仿宋" w:hAnsi="仿宋" w:eastAsia="仿宋" w:cs="仿宋"/>
            <w:lang w:val="zh-TW"/>
          </w:rPr>
          <w:delText>乙方给予高维的内训、咨询报价不能高于老师给予其它合作第三方以及客户的价格，一经发现，甲方有权取消合作）</w:delText>
        </w:r>
      </w:del>
      <w:del w:id="614" w:author="Poppy Liu" w:date="2024-05-11T14:47:00Z">
        <w:r>
          <w:rPr>
            <w:rFonts w:hint="eastAsia" w:ascii="仿宋" w:hAnsi="仿宋" w:eastAsia="仿宋" w:cs="仿宋"/>
            <w:lang w:eastAsia="zh-TW"/>
          </w:rPr>
          <w:delText>。</w:delText>
        </w:r>
      </w:del>
      <w:del w:id="615" w:author="Poppy Liu" w:date="2024-05-11T14:47:00Z">
        <w:r>
          <w:rPr>
            <w:rFonts w:ascii="仿宋" w:hAnsi="仿宋" w:eastAsia="仿宋" w:cs="仿宋"/>
            <w:u w:val="single"/>
            <w:lang w:val="zh-CN"/>
          </w:rPr>
          <w:delText xml:space="preserve">   </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16" w:author="Poppy Liu" w:date="2024-05-11T14:47:00Z"/>
          <w:rFonts w:ascii="仿宋" w:hAnsi="仿宋" w:eastAsia="仿宋" w:cs="仿宋"/>
          <w:color w:val="000000" w:themeColor="text1"/>
          <w:lang w:val="zh-TW" w:eastAsia="zh-TW"/>
          <w14:textFill>
            <w14:solidFill>
              <w14:schemeClr w14:val="tx1"/>
            </w14:solidFill>
          </w14:textFill>
        </w:rPr>
      </w:pPr>
      <w:del w:id="617" w:author="Poppy Liu" w:date="2024-05-11T14:47:00Z">
        <w:r>
          <w:rPr>
            <w:rFonts w:ascii="仿宋" w:hAnsi="仿宋" w:eastAsia="仿宋" w:cs="仿宋"/>
            <w:color w:val="000000" w:themeColor="text1"/>
            <w:lang w:val="zh-TW" w:eastAsia="zh-TW"/>
            <w14:textFill>
              <w14:solidFill>
                <w14:schemeClr w14:val="tx1"/>
              </w14:solidFill>
            </w14:textFill>
          </w:rPr>
          <w:delText>相应税款由甲乙双方各自承担。相关咨询服务协议视学友企业需求确定签署方</w:delText>
        </w:r>
      </w:del>
      <w:del w:id="618" w:author="Poppy Liu" w:date="2024-05-11T14:47:00Z">
        <w:r>
          <w:rPr>
            <w:rFonts w:hint="eastAsia" w:ascii="仿宋" w:hAnsi="仿宋" w:eastAsia="仿宋" w:cs="仿宋"/>
            <w:color w:val="000000" w:themeColor="text1"/>
            <w:lang w:val="zh-TW"/>
            <w14:textFill>
              <w14:solidFill>
                <w14:schemeClr w14:val="tx1"/>
              </w14:solidFill>
            </w14:textFill>
          </w:rPr>
          <w:delText>，</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19" w:author="Poppy Liu" w:date="2024-05-11T14:47:00Z"/>
          <w:rFonts w:ascii="仿宋" w:hAnsi="仿宋" w:eastAsia="仿宋" w:cs="仿宋"/>
          <w:color w:val="000000" w:themeColor="text1"/>
          <w:lang w:val="zh-TW" w:eastAsia="zh-TW"/>
          <w14:textFill>
            <w14:solidFill>
              <w14:schemeClr w14:val="tx1"/>
            </w14:solidFill>
          </w14:textFill>
        </w:rPr>
      </w:pPr>
      <w:del w:id="620" w:author="Poppy Liu" w:date="2024-05-11T14:47:00Z">
        <w:r>
          <w:rPr>
            <w:rFonts w:ascii="仿宋" w:hAnsi="仿宋" w:eastAsia="仿宋" w:cs="仿宋"/>
            <w:color w:val="000000" w:themeColor="text1"/>
            <w:lang w:eastAsia="zh-TW"/>
            <w14:textFill>
              <w14:solidFill>
                <w14:schemeClr w14:val="tx1"/>
              </w14:solidFill>
            </w14:textFill>
          </w:rPr>
          <w:delText>3</w:delText>
        </w:r>
      </w:del>
      <w:del w:id="621" w:author="Poppy Liu" w:date="2024-05-11T14:47:00Z">
        <w:r>
          <w:rPr>
            <w:rFonts w:ascii="仿宋" w:hAnsi="仿宋" w:eastAsia="仿宋" w:cs="仿宋"/>
            <w:color w:val="000000" w:themeColor="text1"/>
            <w:lang w:val="zh-TW" w:eastAsia="zh-TW"/>
            <w14:textFill>
              <w14:solidFill>
                <w14:schemeClr w14:val="tx1"/>
              </w14:solidFill>
            </w14:textFill>
          </w:rPr>
          <w:delText>.2.2</w:delText>
        </w:r>
      </w:del>
      <w:del w:id="622"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623" w:author="Poppy Liu" w:date="2024-05-11T14:47:00Z">
        <w:r>
          <w:rPr>
            <w:rFonts w:ascii="仿宋" w:hAnsi="仿宋" w:eastAsia="仿宋" w:cs="仿宋"/>
            <w:color w:val="000000" w:themeColor="text1"/>
            <w:lang w:val="zh-TW" w:eastAsia="zh-TW"/>
            <w14:textFill>
              <w14:solidFill>
                <w14:schemeClr w14:val="tx1"/>
              </w14:solidFill>
            </w14:textFill>
          </w:rPr>
          <w:delText>本合同履行期间，本合同以外需求方向甲方提出采购导师</w:delText>
        </w:r>
      </w:del>
      <w:del w:id="624" w:author="Poppy Liu" w:date="2024-05-11T14:47:00Z">
        <w:r>
          <w:rPr>
            <w:rFonts w:hint="eastAsia" w:ascii="仿宋" w:hAnsi="仿宋" w:eastAsia="仿宋" w:cs="仿宋"/>
            <w:color w:val="000000" w:themeColor="text1"/>
            <w:lang w:val="zh-TW" w:eastAsia="zh-TW"/>
            <w14:textFill>
              <w14:solidFill>
                <w14:schemeClr w14:val="tx1"/>
              </w14:solidFill>
            </w14:textFill>
          </w:rPr>
          <w:delText>入企</w:delText>
        </w:r>
      </w:del>
      <w:del w:id="625" w:author="Poppy Liu" w:date="2024-05-11T14:47:00Z">
        <w:r>
          <w:rPr>
            <w:rFonts w:ascii="仿宋" w:hAnsi="仿宋" w:eastAsia="仿宋" w:cs="仿宋"/>
            <w:color w:val="000000" w:themeColor="text1"/>
            <w:lang w:val="zh-TW" w:eastAsia="zh-TW"/>
            <w14:textFill>
              <w14:solidFill>
                <w14:schemeClr w14:val="tx1"/>
              </w14:solidFill>
            </w14:textFill>
          </w:rPr>
          <w:delText>内训的项目需求，在甲乙双方为独家授权合作的情况下，甲乙双方经沟通后由甲方向前述需求方报价，相应税款由甲乙双方各自承担</w:delText>
        </w:r>
      </w:del>
      <w:del w:id="626" w:author="Poppy Liu" w:date="2024-05-11T14:47:00Z">
        <w:r>
          <w:rPr>
            <w:rFonts w:ascii="仿宋" w:hAnsi="仿宋" w:eastAsia="仿宋" w:cs="仿宋"/>
            <w:color w:val="000000" w:themeColor="text1"/>
            <w:lang w:eastAsia="zh-TW"/>
            <w14:textFill>
              <w14:solidFill>
                <w14:schemeClr w14:val="tx1"/>
              </w14:solidFill>
            </w14:textFill>
          </w:rPr>
          <w:delText>。</w:delText>
        </w:r>
      </w:del>
      <w:del w:id="627" w:author="Poppy Liu" w:date="2024-05-11T14:47:00Z">
        <w:r>
          <w:rPr>
            <w:rFonts w:ascii="仿宋" w:hAnsi="仿宋" w:eastAsia="仿宋" w:cs="仿宋"/>
            <w:color w:val="000000" w:themeColor="text1"/>
            <w:lang w:val="zh-TW" w:eastAsia="zh-TW"/>
            <w14:textFill>
              <w14:solidFill>
                <w14:schemeClr w14:val="tx1"/>
              </w14:solidFill>
            </w14:textFill>
          </w:rPr>
          <w:delText>相关内训服务协议视学友企业需求确定签署方。</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28" w:author="Poppy Liu" w:date="2024-05-11T14:47:00Z"/>
          <w:rFonts w:ascii="仿宋" w:hAnsi="仿宋" w:eastAsia="仿宋" w:cs="仿宋"/>
          <w:color w:val="000000" w:themeColor="text1"/>
          <w:lang w:val="zh-TW" w:eastAsia="zh-TW"/>
          <w14:textFill>
            <w14:solidFill>
              <w14:schemeClr w14:val="tx1"/>
            </w14:solidFill>
          </w14:textFill>
        </w:rPr>
      </w:pPr>
      <w:del w:id="629" w:author="Poppy Liu" w:date="2024-05-11T14:47:00Z">
        <w:r>
          <w:rPr>
            <w:rFonts w:ascii="仿宋" w:hAnsi="仿宋" w:eastAsia="仿宋" w:cs="仿宋"/>
            <w:color w:val="000000" w:themeColor="text1"/>
            <w:lang w:eastAsia="zh-TW"/>
            <w14:textFill>
              <w14:solidFill>
                <w14:schemeClr w14:val="tx1"/>
              </w14:solidFill>
            </w14:textFill>
          </w:rPr>
          <w:delText>3</w:delText>
        </w:r>
      </w:del>
      <w:del w:id="630" w:author="Poppy Liu" w:date="2024-05-11T14:47:00Z">
        <w:r>
          <w:rPr>
            <w:rFonts w:ascii="仿宋" w:hAnsi="仿宋" w:eastAsia="仿宋" w:cs="仿宋"/>
            <w:color w:val="000000" w:themeColor="text1"/>
            <w:lang w:val="zh-TW" w:eastAsia="zh-TW"/>
            <w14:textFill>
              <w14:solidFill>
                <w14:schemeClr w14:val="tx1"/>
              </w14:solidFill>
            </w14:textFill>
          </w:rPr>
          <w:delText>.2.3</w:delText>
        </w:r>
      </w:del>
      <w:del w:id="631"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632" w:author="Poppy Liu" w:date="2024-05-11T14:47:00Z">
        <w:r>
          <w:rPr>
            <w:rFonts w:ascii="仿宋" w:hAnsi="仿宋" w:eastAsia="仿宋" w:cs="仿宋"/>
            <w:color w:val="000000" w:themeColor="text1"/>
            <w:lang w:val="zh-TW" w:eastAsia="zh-TW"/>
            <w14:textFill>
              <w14:solidFill>
                <w14:schemeClr w14:val="tx1"/>
              </w14:solidFill>
            </w14:textFill>
          </w:rPr>
          <w:delText>甲方在每次合作课程结束后一周内提供当期的学友企业名单给乙方备案，如乙方在甲方发出名单之日起3个工作日内未提异议，就将此名单列入双方共同合作开发的学友企业名单库，该名单库</w:delText>
        </w:r>
      </w:del>
      <w:del w:id="633" w:author="Poppy Liu" w:date="2024-05-11T14:47:00Z">
        <w:r>
          <w:rPr>
            <w:rFonts w:hint="eastAsia" w:ascii="仿宋" w:hAnsi="仿宋" w:eastAsia="仿宋" w:cs="仿宋"/>
            <w:color w:val="000000" w:themeColor="text1"/>
            <w:lang w:eastAsia="zh-Hans"/>
            <w14:textFill>
              <w14:solidFill>
                <w14:schemeClr w14:val="tx1"/>
              </w14:solidFill>
            </w14:textFill>
          </w:rPr>
          <w:delText>在双方解约合作后的</w:delText>
        </w:r>
      </w:del>
      <w:del w:id="634" w:author="Poppy Liu" w:date="2024-05-11T14:47:00Z">
        <w:r>
          <w:rPr>
            <w:rFonts w:ascii="仿宋" w:hAnsi="仿宋" w:eastAsia="仿宋" w:cs="仿宋"/>
            <w:color w:val="000000" w:themeColor="text1"/>
            <w:lang w:eastAsia="zh-Hans"/>
            <w14:textFill>
              <w14:solidFill>
                <w14:schemeClr w14:val="tx1"/>
              </w14:solidFill>
            </w14:textFill>
          </w:rPr>
          <w:delText>2</w:delText>
        </w:r>
      </w:del>
      <w:del w:id="635" w:author="Poppy Liu" w:date="2024-05-11T14:47:00Z">
        <w:r>
          <w:rPr>
            <w:rFonts w:hint="eastAsia" w:ascii="仿宋" w:hAnsi="仿宋" w:eastAsia="仿宋" w:cs="仿宋"/>
            <w:color w:val="000000" w:themeColor="text1"/>
            <w:lang w:eastAsia="zh-Hans"/>
            <w14:textFill>
              <w14:solidFill>
                <w14:schemeClr w14:val="tx1"/>
              </w14:solidFill>
            </w14:textFill>
          </w:rPr>
          <w:delText>年内保持</w:delText>
        </w:r>
      </w:del>
      <w:del w:id="636" w:author="Poppy Liu" w:date="2024-05-11T14:47:00Z">
        <w:r>
          <w:rPr>
            <w:rFonts w:ascii="仿宋" w:hAnsi="仿宋" w:eastAsia="仿宋" w:cs="仿宋"/>
            <w:color w:val="000000" w:themeColor="text1"/>
            <w:lang w:val="zh-TW" w:eastAsia="zh-TW"/>
            <w14:textFill>
              <w14:solidFill>
                <w14:schemeClr w14:val="tx1"/>
              </w14:solidFill>
            </w14:textFill>
          </w:rPr>
          <w:delText>有效</w:delText>
        </w:r>
      </w:del>
      <w:del w:id="637" w:author="Poppy Liu" w:date="2024-05-11T14:47:00Z">
        <w:r>
          <w:rPr>
            <w:rFonts w:hint="eastAsia" w:ascii="仿宋" w:hAnsi="仿宋" w:eastAsia="仿宋" w:cs="仿宋"/>
            <w:color w:val="000000" w:themeColor="text1"/>
            <w:lang w:eastAsia="zh-Hans"/>
            <w14:textFill>
              <w14:solidFill>
                <w14:schemeClr w14:val="tx1"/>
              </w14:solidFill>
            </w14:textFill>
          </w:rPr>
          <w:delText>备案</w:delText>
        </w:r>
      </w:del>
      <w:del w:id="638" w:author="Poppy Liu" w:date="2024-05-11T14:47:00Z">
        <w:r>
          <w:rPr>
            <w:rFonts w:ascii="仿宋" w:hAnsi="仿宋" w:eastAsia="仿宋" w:cs="仿宋"/>
            <w:color w:val="000000" w:themeColor="text1"/>
            <w:lang w:val="zh-TW" w:eastAsia="zh-TW"/>
            <w14:textFill>
              <w14:solidFill>
                <w14:schemeClr w14:val="tx1"/>
              </w14:solidFill>
            </w14:textFill>
          </w:rPr>
          <w:delText>。如乙方已经合作或者引入到甲方的企业，不涉及此项。</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39" w:author="Poppy Liu" w:date="2024-05-11T14:47:00Z"/>
          <w:rFonts w:ascii="仿宋" w:hAnsi="仿宋" w:eastAsia="仿宋" w:cs="仿宋"/>
          <w:color w:val="000000" w:themeColor="text1"/>
          <w14:textFill>
            <w14:solidFill>
              <w14:schemeClr w14:val="tx1"/>
            </w14:solidFill>
          </w14:textFill>
        </w:rPr>
      </w:pPr>
      <w:del w:id="640" w:author="Poppy Liu" w:date="2024-05-11T14:47:00Z">
        <w:r>
          <w:rPr>
            <w:rFonts w:ascii="仿宋" w:hAnsi="仿宋" w:eastAsia="仿宋" w:cs="仿宋"/>
            <w:color w:val="000000" w:themeColor="text1"/>
            <w:lang w:eastAsia="zh-TW"/>
            <w14:textFill>
              <w14:solidFill>
                <w14:schemeClr w14:val="tx1"/>
              </w14:solidFill>
            </w14:textFill>
          </w:rPr>
          <w:delText>3</w:delText>
        </w:r>
      </w:del>
      <w:del w:id="641" w:author="Poppy Liu" w:date="2024-05-11T14:47:00Z">
        <w:r>
          <w:rPr>
            <w:rFonts w:ascii="仿宋" w:hAnsi="仿宋" w:eastAsia="仿宋" w:cs="仿宋"/>
            <w:color w:val="000000" w:themeColor="text1"/>
            <w:lang w:val="zh-TW" w:eastAsia="zh-TW"/>
            <w14:textFill>
              <w14:solidFill>
                <w14:schemeClr w14:val="tx1"/>
              </w14:solidFill>
            </w14:textFill>
          </w:rPr>
          <w:delText>.3</w:delText>
        </w:r>
      </w:del>
      <w:del w:id="642"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643" w:author="Poppy Liu" w:date="2024-05-11T14:47:00Z">
        <w:r>
          <w:rPr>
            <w:rFonts w:ascii="仿宋" w:hAnsi="仿宋" w:eastAsia="仿宋" w:cs="仿宋"/>
            <w:b/>
            <w:bCs/>
            <w:color w:val="000000" w:themeColor="text1"/>
            <w:lang w:val="zh-TW" w:eastAsia="zh-TW"/>
            <w14:textFill>
              <w14:solidFill>
                <w14:schemeClr w14:val="tx1"/>
              </w14:solidFill>
            </w14:textFill>
          </w:rPr>
          <w:delText>经纪服务</w:delText>
        </w:r>
      </w:del>
      <w:del w:id="644" w:author="Poppy Liu" w:date="2024-05-11T14:47:00Z">
        <w:r>
          <w:rPr>
            <w:rFonts w:ascii="仿宋" w:hAnsi="仿宋" w:eastAsia="仿宋" w:cs="仿宋"/>
            <w:color w:val="000000" w:themeColor="text1"/>
            <w:lang w:val="zh-TW" w:eastAsia="zh-TW"/>
            <w14:textFill>
              <w14:solidFill>
                <w14:schemeClr w14:val="tx1"/>
              </w14:solidFill>
            </w14:textFill>
          </w:rPr>
          <w:delText>合作费用：</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45" w:author="Poppy Liu" w:date="2024-05-11T14:47:00Z"/>
          <w:rFonts w:ascii="仿宋" w:hAnsi="仿宋" w:eastAsia="仿宋" w:cs="仿宋"/>
          <w:color w:val="000000" w:themeColor="text1"/>
          <w14:textFill>
            <w14:solidFill>
              <w14:schemeClr w14:val="tx1"/>
            </w14:solidFill>
          </w14:textFill>
        </w:rPr>
      </w:pPr>
      <w:del w:id="646" w:author="Poppy Liu" w:date="2024-05-11T14:47:00Z">
        <w:r>
          <w:rPr>
            <w:rFonts w:ascii="仿宋" w:hAnsi="仿宋" w:eastAsia="仿宋" w:cs="仿宋"/>
            <w:color w:val="000000" w:themeColor="text1"/>
            <w:lang w:val="zh-TW" w:eastAsia="zh-TW"/>
            <w14:textFill>
              <w14:solidFill>
                <w14:schemeClr w14:val="tx1"/>
              </w14:solidFill>
            </w14:textFill>
          </w:rPr>
          <w:delText>本合同履行期间，在甲乙双方为独家授权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47" w:author="Poppy Liu" w:date="2024-05-11T14:47:00Z"/>
          <w:rFonts w:ascii="仿宋" w:hAnsi="仿宋" w:eastAsia="仿宋" w:cs="仿宋"/>
          <w:color w:val="000000" w:themeColor="text1"/>
          <w14:textFill>
            <w14:solidFill>
              <w14:schemeClr w14:val="tx1"/>
            </w14:solidFill>
          </w14:textFill>
        </w:rPr>
      </w:pPr>
      <w:del w:id="648" w:author="Poppy Liu" w:date="2024-05-11T14:47:00Z">
        <w:r>
          <w:rPr>
            <w:rFonts w:ascii="仿宋" w:hAnsi="仿宋" w:eastAsia="仿宋" w:cs="仿宋"/>
            <w:color w:val="000000" w:themeColor="text1"/>
            <w:lang w:eastAsia="zh-TW"/>
            <w14:textFill>
              <w14:solidFill>
                <w14:schemeClr w14:val="tx1"/>
              </w14:solidFill>
            </w14:textFill>
          </w:rPr>
          <w:delText>3</w:delText>
        </w:r>
      </w:del>
      <w:del w:id="649"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650" w:author="Poppy Liu" w:date="2024-05-11T14:47:00Z">
        <w:r>
          <w:rPr>
            <w:rFonts w:ascii="仿宋" w:hAnsi="仿宋" w:eastAsia="仿宋" w:cs="仿宋"/>
            <w:color w:val="000000" w:themeColor="text1"/>
            <w:lang w:eastAsia="zh-TW"/>
            <w14:textFill>
              <w14:solidFill>
                <w14:schemeClr w14:val="tx1"/>
              </w14:solidFill>
            </w14:textFill>
          </w:rPr>
          <w:delText xml:space="preserve">4 </w:delText>
        </w:r>
      </w:del>
      <w:del w:id="651" w:author="Poppy Liu" w:date="2024-05-11T14:47:00Z">
        <w:r>
          <w:rPr>
            <w:rFonts w:ascii="仿宋" w:hAnsi="仿宋" w:eastAsia="仿宋" w:cs="仿宋"/>
            <w:color w:val="000000" w:themeColor="text1"/>
            <w:lang w:val="zh-TW" w:eastAsia="zh-TW"/>
            <w14:textFill>
              <w14:solidFill>
                <w14:schemeClr w14:val="tx1"/>
              </w14:solidFill>
            </w14:textFill>
          </w:rPr>
          <w:delText>甲乙双方以银行转账的方式向对方支付本合同议定金额款项；</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652" w:author="Poppy Liu" w:date="2024-05-11T14:47:00Z"/>
          <w:rFonts w:ascii="仿宋" w:hAnsi="仿宋" w:eastAsia="仿宋" w:cs="仿宋"/>
          <w:color w:val="000000" w:themeColor="text1"/>
          <w14:textFill>
            <w14:solidFill>
              <w14:schemeClr w14:val="tx1"/>
            </w14:solidFill>
          </w14:textFill>
        </w:rPr>
      </w:pPr>
      <w:del w:id="653" w:author="Poppy Liu" w:date="2024-05-11T14:47:00Z">
        <w:r>
          <w:rPr>
            <w:rFonts w:ascii="仿宋" w:hAnsi="仿宋" w:eastAsia="仿宋" w:cs="仿宋"/>
            <w:color w:val="000000" w:themeColor="text1"/>
            <w:lang w:eastAsia="zh-TW"/>
            <w14:textFill>
              <w14:solidFill>
                <w14:schemeClr w14:val="tx1"/>
              </w14:solidFill>
            </w14:textFill>
          </w:rPr>
          <w:delText>3</w:delText>
        </w:r>
      </w:del>
      <w:del w:id="654" w:author="Poppy Liu" w:date="2024-05-11T14:47:00Z">
        <w:r>
          <w:rPr>
            <w:rFonts w:ascii="仿宋" w:hAnsi="仿宋" w:eastAsia="仿宋" w:cs="仿宋"/>
            <w:color w:val="000000" w:themeColor="text1"/>
            <w:lang w:val="zh-TW" w:eastAsia="zh-TW"/>
            <w14:textFill>
              <w14:solidFill>
                <w14:schemeClr w14:val="tx1"/>
              </w14:solidFill>
            </w14:textFill>
          </w:rPr>
          <w:delText>.</w:delText>
        </w:r>
      </w:del>
      <w:del w:id="655" w:author="Poppy Liu" w:date="2024-05-11T14:47:00Z">
        <w:r>
          <w:rPr>
            <w:rFonts w:ascii="仿宋" w:hAnsi="仿宋" w:eastAsia="仿宋" w:cs="仿宋"/>
            <w:color w:val="000000" w:themeColor="text1"/>
            <w:lang w:eastAsia="zh-TW"/>
            <w14:textFill>
              <w14:solidFill>
                <w14:schemeClr w14:val="tx1"/>
              </w14:solidFill>
            </w14:textFill>
          </w:rPr>
          <w:delText xml:space="preserve">5 </w:delText>
        </w:r>
      </w:del>
      <w:del w:id="656" w:author="Poppy Liu" w:date="2024-05-11T14:47:00Z">
        <w:r>
          <w:rPr>
            <w:rFonts w:ascii="仿宋" w:hAnsi="仿宋" w:eastAsia="仿宋" w:cs="仿宋"/>
            <w:color w:val="000000" w:themeColor="text1"/>
            <w:lang w:val="zh-TW" w:eastAsia="zh-TW"/>
            <w14:textFill>
              <w14:solidFill>
                <w14:schemeClr w14:val="tx1"/>
              </w14:solidFill>
            </w14:textFill>
          </w:rPr>
          <w:delText>每期付款之前，收款方应向付款方提供相应金额的、税务机关认可的有效的增值税专用发票，否则付款方有权顺延支付而无须承担逾期付款的违约责任，收款方不得以此为由不履行合同。收到发票之日起的</w:delText>
        </w:r>
      </w:del>
      <w:del w:id="657" w:author="Poppy Liu" w:date="2024-05-11T14:47:00Z">
        <w:r>
          <w:rPr>
            <w:rFonts w:ascii="仿宋" w:hAnsi="仿宋" w:eastAsia="仿宋" w:cs="仿宋"/>
            <w:color w:val="000000" w:themeColor="text1"/>
            <w14:textFill>
              <w14:solidFill>
                <w14:schemeClr w14:val="tx1"/>
              </w14:solidFill>
            </w14:textFill>
          </w:rPr>
          <w:delText>5</w:delText>
        </w:r>
      </w:del>
      <w:del w:id="658" w:author="Poppy Liu" w:date="2024-05-11T14:47:00Z">
        <w:r>
          <w:rPr>
            <w:rFonts w:ascii="仿宋" w:hAnsi="仿宋" w:eastAsia="仿宋" w:cs="仿宋"/>
            <w:color w:val="000000" w:themeColor="text1"/>
            <w:lang w:val="zh-TW" w:eastAsia="zh-TW"/>
            <w14:textFill>
              <w14:solidFill>
                <w14:schemeClr w14:val="tx1"/>
              </w14:solidFill>
            </w14:textFill>
          </w:rPr>
          <w:delText>个工作日内，甲乙双方将费用转到各自指定账号。</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del w:id="659" w:author="Poppy Liu" w:date="2024-05-11T14:47:00Z"/>
          <w:rFonts w:hint="default" w:ascii="仿宋" w:hAnsi="仿宋" w:eastAsia="仿宋" w:cs="仿宋"/>
          <w:color w:val="000000" w:themeColor="text1"/>
          <w:sz w:val="24"/>
          <w:szCs w:val="24"/>
          <w14:textFill>
            <w14:solidFill>
              <w14:schemeClr w14:val="tx1"/>
            </w14:solidFill>
          </w14:textFill>
        </w:rPr>
      </w:pPr>
      <w:del w:id="660" w:author="Poppy Liu" w:date="2024-05-11T14:47:00Z">
        <w:r>
          <w:rPr>
            <w:rFonts w:ascii="仿宋" w:hAnsi="仿宋" w:eastAsia="仿宋" w:cs="仿宋"/>
            <w:color w:val="000000" w:themeColor="text1"/>
            <w:sz w:val="24"/>
            <w:szCs w:val="24"/>
            <w14:textFill>
              <w14:solidFill>
                <w14:schemeClr w14:val="tx1"/>
              </w14:solidFill>
            </w14:textFill>
          </w:rPr>
          <w:delText>3.</w:delText>
        </w:r>
      </w:del>
      <w:del w:id="661" w:author="Poppy Liu" w:date="2024-05-11T14:47:00Z">
        <w:r>
          <w:rPr>
            <w:rFonts w:hint="default" w:ascii="仿宋" w:hAnsi="仿宋" w:eastAsia="仿宋" w:cs="仿宋"/>
            <w:color w:val="000000" w:themeColor="text1"/>
            <w:sz w:val="24"/>
            <w:szCs w:val="24"/>
            <w14:textFill>
              <w14:solidFill>
                <w14:schemeClr w14:val="tx1"/>
              </w14:solidFill>
            </w14:textFill>
          </w:rPr>
          <w:delText xml:space="preserve">6 </w:delText>
        </w:r>
      </w:del>
      <w:del w:id="66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双方指定收款账户资料及开票信息：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663"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6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 xml:space="preserve">甲方开户名： 高维信息技术（深圳）有限公司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66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6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 xml:space="preserve">开户银行：  招商银行股份有限公司深圳深圳湾支行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del w:id="667" w:author="Poppy Liu" w:date="2024-05-11T14:47:00Z"/>
          <w:rFonts w:hint="default" w:ascii="仿宋" w:hAnsi="仿宋" w:eastAsia="仿宋" w:cs="仿宋"/>
          <w:color w:val="000000" w:themeColor="text1"/>
          <w:sz w:val="24"/>
          <w:szCs w:val="24"/>
          <w14:textFill>
            <w14:solidFill>
              <w14:schemeClr w14:val="tx1"/>
            </w14:solidFill>
          </w14:textFill>
        </w:rPr>
      </w:pPr>
      <w:del w:id="66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 xml:space="preserve">银行帐号：  </w:delText>
        </w:r>
      </w:del>
      <w:del w:id="669" w:author="Poppy Liu" w:date="2024-05-11T14:47:00Z">
        <w:r>
          <w:rPr>
            <w:rFonts w:ascii="仿宋" w:hAnsi="仿宋" w:eastAsia="仿宋" w:cs="仿宋"/>
            <w:color w:val="000000" w:themeColor="text1"/>
            <w:sz w:val="24"/>
            <w:szCs w:val="24"/>
            <w14:textFill>
              <w14:solidFill>
                <w14:schemeClr w14:val="tx1"/>
              </w14:solidFill>
            </w14:textFill>
          </w:rPr>
          <w:delText xml:space="preserve">755926310510802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del w:id="670" w:author="Poppy Liu" w:date="2024-05-11T14:47:00Z"/>
          <w:rFonts w:hint="default" w:ascii="仿宋" w:hAnsi="仿宋" w:eastAsia="仿宋" w:cs="仿宋"/>
          <w:color w:val="000000" w:themeColor="text1"/>
          <w:sz w:val="24"/>
          <w:szCs w:val="24"/>
          <w:u w:val="single"/>
          <w14:textFill>
            <w14:solidFill>
              <w14:schemeClr w14:val="tx1"/>
            </w14:solidFill>
          </w14:textFill>
        </w:rPr>
      </w:pPr>
      <w:del w:id="671" w:author="Poppy Liu" w:date="2024-05-11T14:47:00Z">
        <w:r>
          <w:rPr>
            <w:rFonts w:ascii="仿宋" w:hAnsi="仿宋" w:eastAsia="仿宋" w:cs="仿宋"/>
            <w:color w:val="000000" w:themeColor="text1"/>
            <w:sz w:val="24"/>
            <w:szCs w:val="24"/>
            <w14:textFill>
              <w14:solidFill>
                <w14:schemeClr w14:val="tx1"/>
              </w14:solidFill>
            </w14:textFill>
          </w:rPr>
          <w:delText xml:space="preserve">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del w:id="67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7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 xml:space="preserve">开户行：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after="0" w:line="360" w:lineRule="auto"/>
        <w:rPr>
          <w:del w:id="675" w:author="Poppy Liu" w:date="2024-05-11T14:47:00Z"/>
          <w:rFonts w:hint="default" w:ascii="仿宋" w:hAnsi="仿宋" w:eastAsia="仿宋" w:cs="仿宋"/>
          <w:color w:val="000000" w:themeColor="text1"/>
          <w:sz w:val="24"/>
          <w:szCs w:val="24"/>
          <w:lang w:val="zh-TW"/>
          <w14:textFill>
            <w14:solidFill>
              <w14:schemeClr w14:val="tx1"/>
            </w14:solidFill>
          </w14:textFill>
        </w:rPr>
        <w:pPrChange w:id="674" w:author="Poppy Liu" w:date="2024-05-11T14:09:00Z">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pPr>
        </w:pPrChange>
      </w:pPr>
      <w:del w:id="67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开户名称：</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677" w:author="Poppy Liu" w:date="2024-05-11T14:47:00Z"/>
          <w:rFonts w:hint="default" w:ascii="仿宋" w:hAnsi="仿宋" w:eastAsia="仿宋" w:cs="仿宋"/>
          <w:color w:val="000000" w:themeColor="text1"/>
          <w:sz w:val="24"/>
          <w:szCs w:val="24"/>
          <w14:textFill>
            <w14:solidFill>
              <w14:schemeClr w14:val="tx1"/>
            </w14:solidFill>
          </w14:textFill>
        </w:rPr>
      </w:pPr>
      <w:del w:id="67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帐号信息：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del w:id="679"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del w:id="680"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8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甲方开票信息：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68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8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名称：高维信息技术（深圳）有限公司</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684" w:author="Poppy Liu" w:date="2024-05-11T14:47:00Z"/>
          <w:rFonts w:hint="default" w:ascii="仿宋" w:hAnsi="仿宋" w:eastAsia="仿宋" w:cs="仿宋"/>
          <w:color w:val="000000" w:themeColor="text1"/>
          <w:sz w:val="24"/>
          <w:szCs w:val="24"/>
          <w14:textFill>
            <w14:solidFill>
              <w14:schemeClr w14:val="tx1"/>
            </w14:solidFill>
          </w14:textFill>
        </w:rPr>
      </w:pPr>
      <w:del w:id="685"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税号：</w:delText>
        </w:r>
      </w:del>
      <w:del w:id="686" w:author="Poppy Liu" w:date="2024-05-11T14:47:00Z">
        <w:r>
          <w:rPr>
            <w:rFonts w:ascii="仿宋" w:hAnsi="仿宋" w:eastAsia="仿宋" w:cs="仿宋"/>
            <w:color w:val="000000" w:themeColor="text1"/>
            <w:sz w:val="24"/>
            <w:szCs w:val="24"/>
            <w14:textFill>
              <w14:solidFill>
                <w14:schemeClr w14:val="tx1"/>
              </w14:solidFill>
            </w14:textFill>
          </w:rPr>
          <w:delText>9144 0300 3427 0847 12</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687"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8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开户银行：招商银行股份有限公司深圳深圳湾支行</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del w:id="689" w:author="Poppy Liu" w:date="2024-05-11T14:47:00Z"/>
          <w:rFonts w:hint="default" w:ascii="仿宋" w:hAnsi="仿宋" w:eastAsia="仿宋" w:cs="仿宋"/>
          <w:color w:val="000000" w:themeColor="text1"/>
          <w:sz w:val="24"/>
          <w:szCs w:val="24"/>
          <w14:textFill>
            <w14:solidFill>
              <w14:schemeClr w14:val="tx1"/>
            </w14:solidFill>
          </w14:textFill>
        </w:rPr>
      </w:pPr>
      <w:del w:id="69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银行账户：</w:delText>
        </w:r>
      </w:del>
      <w:del w:id="691" w:author="Poppy Liu" w:date="2024-05-11T14:47:00Z">
        <w:r>
          <w:rPr>
            <w:rFonts w:ascii="仿宋" w:hAnsi="仿宋" w:eastAsia="仿宋" w:cs="仿宋"/>
            <w:color w:val="000000" w:themeColor="text1"/>
            <w:sz w:val="24"/>
            <w:szCs w:val="24"/>
            <w14:textFill>
              <w14:solidFill>
                <w14:schemeClr w14:val="tx1"/>
              </w14:solidFill>
            </w14:textFill>
          </w:rPr>
          <w:delText>7559 2631 0510 802</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del w:id="69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9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乙方开票信息：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del w:id="694"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del w:id="69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5"/>
        <w:numPr>
          <w:ilvl w:val="0"/>
          <w:numId w:val="1"/>
        </w:numPr>
        <w:spacing w:before="0"/>
        <w:ind w:left="0"/>
        <w:rPr>
          <w:del w:id="696" w:author="Poppy Liu" w:date="2024-05-11T14:47:00Z"/>
          <w:rFonts w:ascii="仿宋" w:hAnsi="仿宋" w:eastAsia="仿宋" w:cs="仿宋"/>
          <w:b/>
          <w:bCs/>
          <w:color w:val="000000" w:themeColor="text1"/>
          <w:lang w:val="zh-TW" w:eastAsia="zh-TW"/>
          <w14:textFill>
            <w14:solidFill>
              <w14:schemeClr w14:val="tx1"/>
            </w14:solidFill>
          </w14:textFill>
        </w:rPr>
      </w:pPr>
      <w:del w:id="697" w:author="Poppy Liu" w:date="2024-05-11T14:47:00Z">
        <w:r>
          <w:rPr>
            <w:rFonts w:ascii="仿宋" w:hAnsi="仿宋" w:eastAsia="仿宋" w:cs="仿宋"/>
            <w:b/>
            <w:bCs/>
            <w:color w:val="000000" w:themeColor="text1"/>
            <w:lang w:val="zh-TW" w:eastAsia="zh-TW"/>
            <w14:textFill>
              <w14:solidFill>
                <w14:schemeClr w14:val="tx1"/>
              </w14:solidFill>
            </w14:textFill>
          </w:rPr>
          <w:delText>知识产权与保密</w:delText>
        </w:r>
      </w:del>
      <w:bookmarkStart w:id="2" w:name="OLE_LINK4"/>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698"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699"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00" w:author="Poppy Liu" w:date="2024-05-11T14:47:00Z">
        <w:r>
          <w:rPr>
            <w:rFonts w:ascii="仿宋" w:hAnsi="仿宋" w:eastAsia="仿宋" w:cs="仿宋"/>
            <w:color w:val="000000" w:themeColor="text1"/>
            <w:sz w:val="24"/>
            <w:szCs w:val="24"/>
            <w14:textFill>
              <w14:solidFill>
                <w14:schemeClr w14:val="tx1"/>
              </w14:solidFill>
            </w14:textFill>
          </w:rPr>
          <w:delText>.1</w:delText>
        </w:r>
      </w:del>
      <w:del w:id="70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delText>
        </w:r>
        <w:bookmarkEnd w:id="2"/>
        <w:r>
          <w:rPr>
            <w:rFonts w:ascii="仿宋" w:hAnsi="仿宋" w:eastAsia="仿宋" w:cs="仿宋"/>
            <w:color w:val="000000" w:themeColor="text1"/>
            <w:sz w:val="24"/>
            <w:szCs w:val="24"/>
            <w:lang w:val="zh-TW" w:eastAsia="zh-TW"/>
            <w14:textFill>
              <w14:solidFill>
                <w14:schemeClr w14:val="tx1"/>
              </w14:solidFill>
            </w14:textFill>
          </w:rPr>
          <w:delText>具体权利义务如有需要由甲乙双方另行作书面协议约定。</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02" w:author="Poppy Liu" w:date="2024-05-11T14:47:00Z"/>
          <w:rFonts w:hint="default" w:ascii="仿宋" w:hAnsi="仿宋" w:eastAsia="仿宋" w:cs="仿宋"/>
          <w:color w:val="000000" w:themeColor="text1"/>
          <w:sz w:val="24"/>
          <w:szCs w:val="24"/>
          <w14:textFill>
            <w14:solidFill>
              <w14:schemeClr w14:val="tx1"/>
            </w14:solidFill>
          </w14:textFill>
        </w:rPr>
      </w:pPr>
      <w:del w:id="703"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04" w:author="Poppy Liu" w:date="2024-05-11T14:47:00Z">
        <w:r>
          <w:rPr>
            <w:rFonts w:ascii="仿宋" w:hAnsi="仿宋" w:eastAsia="仿宋" w:cs="仿宋"/>
            <w:color w:val="000000" w:themeColor="text1"/>
            <w:sz w:val="24"/>
            <w:szCs w:val="24"/>
            <w14:textFill>
              <w14:solidFill>
                <w14:schemeClr w14:val="tx1"/>
              </w14:solidFill>
            </w14:textFill>
          </w:rPr>
          <w:delText>.1.1</w:delText>
        </w:r>
      </w:del>
      <w:del w:id="705"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课程课件：</w:delText>
        </w:r>
      </w:del>
      <w:del w:id="706" w:author="Poppy Liu" w:date="2024-05-11T14:47:00Z">
        <w:r>
          <w:rPr>
            <w:rFonts w:ascii="仿宋" w:hAnsi="仿宋" w:eastAsia="仿宋" w:cs="仿宋"/>
            <w:color w:val="000000" w:themeColor="text1"/>
            <w:sz w:val="24"/>
            <w:szCs w:val="24"/>
            <w:lang w:eastAsia="zh-Hans"/>
            <w14:textFill>
              <w14:solidFill>
                <w14:schemeClr w14:val="tx1"/>
              </w14:solidFill>
            </w14:textFill>
          </w:rPr>
          <w:delText>甲乙双方共同开发合作课题的公开课课程</w:delText>
        </w:r>
      </w:del>
      <w:del w:id="707"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708" w:author="Poppy Liu" w:date="2024-05-11T14:47:00Z">
        <w:r>
          <w:rPr>
            <w:rFonts w:ascii="仿宋" w:hAnsi="仿宋" w:eastAsia="仿宋" w:cs="仿宋"/>
            <w:color w:val="000000" w:themeColor="text1"/>
            <w:sz w:val="24"/>
            <w:szCs w:val="24"/>
            <w:lang w:eastAsia="zh-Hans"/>
            <w14:textFill>
              <w14:solidFill>
                <w14:schemeClr w14:val="tx1"/>
              </w14:solidFill>
            </w14:textFill>
          </w:rPr>
          <w:delText>课程</w:delText>
        </w:r>
      </w:del>
      <w:del w:id="70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课</w:delText>
        </w:r>
      </w:del>
      <w:del w:id="710" w:author="Poppy Liu" w:date="2024-05-11T14:47:00Z">
        <w:r>
          <w:rPr>
            <w:rFonts w:ascii="仿宋" w:hAnsi="仿宋" w:eastAsia="仿宋" w:cs="仿宋"/>
            <w:color w:val="000000" w:themeColor="text1"/>
            <w:sz w:val="24"/>
            <w:szCs w:val="24"/>
            <w:lang w:eastAsia="zh-Hans"/>
            <w14:textFill>
              <w14:solidFill>
                <w14:schemeClr w14:val="tx1"/>
              </w14:solidFill>
            </w14:textFill>
          </w:rPr>
          <w:delText>件</w:delText>
        </w:r>
      </w:del>
      <w:del w:id="71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著作权为</w:delText>
        </w:r>
      </w:del>
      <w:del w:id="712" w:author="Poppy Liu" w:date="2024-05-11T14:47:00Z">
        <w:r>
          <w:rPr>
            <w:rFonts w:ascii="仿宋" w:hAnsi="仿宋" w:eastAsia="仿宋" w:cs="仿宋"/>
            <w:color w:val="000000" w:themeColor="text1"/>
            <w:sz w:val="24"/>
            <w:szCs w:val="24"/>
            <w:lang w:eastAsia="zh-Hans"/>
            <w14:textFill>
              <w14:solidFill>
                <w14:schemeClr w14:val="tx1"/>
              </w14:solidFill>
            </w14:textFill>
          </w:rPr>
          <w:delText>甲乙双方共有</w:delText>
        </w:r>
      </w:del>
      <w:del w:id="713"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71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甲方提供登记服务，负责登记过程中产生的费用。</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1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16" w:author="Poppy Liu" w:date="2024-05-11T14:47:00Z">
        <w:r>
          <w:rPr>
            <w:rFonts w:ascii="仿宋" w:hAnsi="仿宋" w:eastAsia="仿宋" w:cs="仿宋"/>
            <w:color w:val="000000" w:themeColor="text1"/>
            <w:sz w:val="24"/>
            <w:szCs w:val="24"/>
            <w14:textFill>
              <w14:solidFill>
                <w14:schemeClr w14:val="tx1"/>
              </w14:solidFill>
            </w14:textFill>
          </w:rPr>
          <w:delText>A</w:delText>
        </w:r>
      </w:del>
      <w:del w:id="71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．乙方授权给甲方在合作期限内使用课程课件的权利</w:delText>
        </w:r>
      </w:del>
      <w:del w:id="718" w:author="Poppy Liu" w:date="2024-05-11T14:47:00Z">
        <w:r>
          <w:rPr>
            <w:rFonts w:ascii="仿宋" w:hAnsi="仿宋" w:eastAsia="仿宋" w:cs="仿宋"/>
            <w:color w:val="000000" w:themeColor="text1"/>
            <w:sz w:val="24"/>
            <w:szCs w:val="24"/>
            <w:lang w:eastAsia="zh-TW"/>
            <w14:textFill>
              <w14:solidFill>
                <w14:schemeClr w14:val="tx1"/>
              </w14:solidFill>
            </w14:textFill>
          </w:rPr>
          <w:delText>，</w:delText>
        </w:r>
      </w:del>
      <w:del w:id="719" w:author="Poppy Liu" w:date="2024-05-11T14:47:00Z">
        <w:r>
          <w:rPr>
            <w:rFonts w:ascii="仿宋" w:hAnsi="仿宋" w:eastAsia="仿宋" w:cs="仿宋"/>
            <w:color w:val="000000" w:themeColor="text1"/>
            <w:sz w:val="24"/>
            <w:szCs w:val="24"/>
            <w:lang w:eastAsia="zh-Hans"/>
            <w14:textFill>
              <w14:solidFill>
                <w14:schemeClr w14:val="tx1"/>
              </w14:solidFill>
            </w14:textFill>
          </w:rPr>
          <w:delText>除另有约定</w:delText>
        </w:r>
      </w:del>
      <w:del w:id="720"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721" w:author="Poppy Liu" w:date="2024-05-11T14:47:00Z">
        <w:r>
          <w:rPr>
            <w:rFonts w:ascii="仿宋" w:hAnsi="仿宋" w:eastAsia="仿宋" w:cs="仿宋"/>
            <w:color w:val="000000" w:themeColor="text1"/>
            <w:sz w:val="24"/>
            <w:szCs w:val="24"/>
            <w:lang w:eastAsia="zh-Hans"/>
            <w14:textFill>
              <w14:solidFill>
                <w14:schemeClr w14:val="tx1"/>
              </w14:solidFill>
            </w14:textFill>
          </w:rPr>
          <w:delText>乙方应保证</w:delText>
        </w:r>
      </w:del>
      <w:del w:id="72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课程限定在甲方使用，</w:delText>
        </w:r>
      </w:del>
      <w:del w:id="723" w:author="Poppy Liu" w:date="2024-05-11T14:47:00Z">
        <w:r>
          <w:rPr>
            <w:rFonts w:ascii="仿宋" w:hAnsi="仿宋" w:eastAsia="仿宋" w:cs="仿宋"/>
            <w:color w:val="000000" w:themeColor="text1"/>
            <w:sz w:val="24"/>
            <w:szCs w:val="24"/>
            <w:lang w:eastAsia="zh-Hans"/>
            <w14:textFill>
              <w14:solidFill>
                <w14:schemeClr w14:val="tx1"/>
              </w14:solidFill>
            </w14:textFill>
          </w:rPr>
          <w:delText>并</w:delText>
        </w:r>
      </w:del>
      <w:del w:id="72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确保课程</w:delText>
        </w:r>
      </w:del>
      <w:del w:id="725" w:author="Poppy Liu" w:date="2024-05-11T14:47:00Z">
        <w:r>
          <w:rPr>
            <w:rFonts w:ascii="仿宋" w:hAnsi="仿宋" w:eastAsia="仿宋" w:cs="仿宋"/>
            <w:color w:val="000000" w:themeColor="text1"/>
            <w:sz w:val="24"/>
            <w:szCs w:val="24"/>
            <w:lang w:eastAsia="zh-Hans"/>
            <w14:textFill>
              <w14:solidFill>
                <w14:schemeClr w14:val="tx1"/>
              </w14:solidFill>
            </w14:textFill>
          </w:rPr>
          <w:delText>内容无第三方知识产权纠纷</w:delText>
        </w:r>
      </w:del>
      <w:del w:id="726"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27" w:author="Poppy Liu" w:date="2024-05-11T14:47:00Z"/>
          <w:rFonts w:hint="default" w:ascii="仿宋" w:hAnsi="仿宋" w:eastAsia="仿宋" w:cs="仿宋"/>
          <w:color w:val="000000" w:themeColor="text1"/>
          <w:sz w:val="24"/>
          <w:szCs w:val="24"/>
          <w14:textFill>
            <w14:solidFill>
              <w14:schemeClr w14:val="tx1"/>
            </w14:solidFill>
          </w14:textFill>
        </w:rPr>
      </w:pPr>
      <w:del w:id="728" w:author="Poppy Liu" w:date="2024-05-11T14:47:00Z">
        <w:r>
          <w:rPr>
            <w:rFonts w:ascii="仿宋" w:hAnsi="仿宋" w:eastAsia="仿宋" w:cs="仿宋"/>
            <w:color w:val="000000" w:themeColor="text1"/>
            <w:sz w:val="24"/>
            <w:szCs w:val="24"/>
            <w14:textFill>
              <w14:solidFill>
                <w14:schemeClr w14:val="tx1"/>
              </w14:solidFill>
            </w14:textFill>
          </w:rPr>
          <w:delText>B</w:delText>
        </w:r>
      </w:del>
      <w:del w:id="72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．为了宣传推广及促进营销的目的，甲方需经乙方核对同意后</w:delText>
        </w:r>
      </w:del>
      <w:del w:id="730" w:author="Poppy Liu" w:date="2024-05-11T14:47:00Z">
        <w:r>
          <w:rPr>
            <w:rFonts w:ascii="仿宋" w:hAnsi="仿宋" w:eastAsia="仿宋" w:cs="仿宋"/>
            <w:color w:val="000000" w:themeColor="text1"/>
            <w:sz w:val="24"/>
            <w:szCs w:val="24"/>
            <w:lang w:val="zh-TW"/>
            <w14:textFill>
              <w14:solidFill>
                <w14:schemeClr w14:val="tx1"/>
              </w14:solidFill>
            </w14:textFill>
          </w:rPr>
          <w:delText>，方可与</w:delText>
        </w:r>
      </w:del>
      <w:del w:id="73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第三方在网站、媒体（包括但不限于网站、电视、出版物、印刷品及广告板等）上发布授权作品。</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32" w:author="Poppy Liu" w:date="2024-05-11T14:47:00Z"/>
          <w:rFonts w:hint="default" w:ascii="仿宋" w:hAnsi="仿宋" w:eastAsia="仿宋" w:cs="仿宋"/>
          <w:color w:val="000000" w:themeColor="text1"/>
          <w:sz w:val="24"/>
          <w:szCs w:val="24"/>
          <w14:textFill>
            <w14:solidFill>
              <w14:schemeClr w14:val="tx1"/>
            </w14:solidFill>
          </w14:textFill>
        </w:rPr>
      </w:pPr>
      <w:del w:id="733" w:author="Poppy Liu" w:date="2024-05-11T14:47:00Z">
        <w:r>
          <w:rPr>
            <w:rFonts w:ascii="仿宋" w:hAnsi="仿宋" w:eastAsia="仿宋" w:cs="仿宋"/>
            <w:color w:val="000000" w:themeColor="text1"/>
            <w:sz w:val="24"/>
            <w:szCs w:val="24"/>
            <w14:textFill>
              <w14:solidFill>
                <w14:schemeClr w14:val="tx1"/>
              </w14:solidFill>
            </w14:textFill>
          </w:rPr>
          <w:delText>C</w:delText>
        </w:r>
      </w:del>
      <w:del w:id="73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．课程产生的所有衍生服务、产品等，优先与甲方进行合作。</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35" w:author="Poppy Liu" w:date="2024-05-11T14:47:00Z"/>
          <w:rFonts w:hint="default" w:ascii="仿宋" w:hAnsi="仿宋" w:eastAsia="仿宋" w:cs="仿宋"/>
          <w:color w:val="000000" w:themeColor="text1"/>
          <w:sz w:val="24"/>
          <w:szCs w:val="24"/>
          <w14:textFill>
            <w14:solidFill>
              <w14:schemeClr w14:val="tx1"/>
            </w14:solidFill>
          </w14:textFill>
        </w:rPr>
      </w:pPr>
      <w:del w:id="736"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37" w:author="Poppy Liu" w:date="2024-05-11T14:47:00Z">
        <w:r>
          <w:rPr>
            <w:rFonts w:ascii="仿宋" w:hAnsi="仿宋" w:eastAsia="仿宋" w:cs="仿宋"/>
            <w:color w:val="000000" w:themeColor="text1"/>
            <w:sz w:val="24"/>
            <w:szCs w:val="24"/>
            <w14:textFill>
              <w14:solidFill>
                <w14:schemeClr w14:val="tx1"/>
              </w14:solidFill>
            </w14:textFill>
          </w:rPr>
          <w:delText>.1.</w:delText>
        </w:r>
      </w:del>
      <w:del w:id="738" w:author="Poppy Liu" w:date="2024-05-11T14:47:00Z">
        <w:r>
          <w:rPr>
            <w:rFonts w:hint="default" w:ascii="仿宋" w:hAnsi="仿宋" w:eastAsia="仿宋" w:cs="仿宋"/>
            <w:color w:val="000000" w:themeColor="text1"/>
            <w:sz w:val="24"/>
            <w:szCs w:val="24"/>
            <w14:textFill>
              <w14:solidFill>
                <w14:schemeClr w14:val="tx1"/>
              </w14:solidFill>
            </w14:textFill>
          </w:rPr>
          <w:delText>2</w:delText>
        </w:r>
      </w:del>
      <w:del w:id="73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线上课：甲方协助乙方开发合作</w:delText>
        </w:r>
      </w:del>
      <w:del w:id="740" w:author="Poppy Liu" w:date="2024-05-11T14:47:00Z">
        <w:r>
          <w:rPr>
            <w:rFonts w:ascii="仿宋" w:hAnsi="仿宋" w:eastAsia="仿宋" w:cs="仿宋"/>
            <w:color w:val="000000" w:themeColor="text1"/>
            <w:sz w:val="24"/>
            <w:szCs w:val="24"/>
            <w:lang w:eastAsia="zh-TW"/>
            <w14:textFill>
              <w14:solidFill>
                <w14:schemeClr w14:val="tx1"/>
              </w14:solidFill>
            </w14:textFill>
          </w:rPr>
          <w:delText>课程</w:delText>
        </w:r>
      </w:del>
      <w:del w:id="74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的线上课，著作权归甲乙双方共有。甲方提供登记服务，负责登记过程中产生的费用。</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42" w:author="Poppy Liu" w:date="2024-05-11T14:47:00Z"/>
          <w:rFonts w:hint="default" w:ascii="仿宋" w:hAnsi="仿宋" w:eastAsia="仿宋" w:cs="仿宋"/>
          <w:color w:val="000000" w:themeColor="text1"/>
          <w:sz w:val="24"/>
          <w:szCs w:val="24"/>
          <w14:textFill>
            <w14:solidFill>
              <w14:schemeClr w14:val="tx1"/>
            </w14:solidFill>
          </w14:textFill>
        </w:rPr>
      </w:pPr>
      <w:del w:id="743" w:author="Poppy Liu" w:date="2024-05-11T14:47:00Z">
        <w:r>
          <w:rPr>
            <w:rFonts w:ascii="仿宋" w:hAnsi="仿宋" w:eastAsia="仿宋" w:cs="仿宋"/>
            <w:color w:val="000000" w:themeColor="text1"/>
            <w:sz w:val="24"/>
            <w:szCs w:val="24"/>
            <w14:textFill>
              <w14:solidFill>
                <w14:schemeClr w14:val="tx1"/>
              </w14:solidFill>
            </w14:textFill>
          </w:rPr>
          <w:delText>A</w:delText>
        </w:r>
      </w:del>
      <w:del w:id="74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．乙方授权线上课在甲方相关平台售卖；</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45" w:author="Poppy Liu" w:date="2024-05-11T14:47:00Z"/>
          <w:rFonts w:hint="default" w:ascii="仿宋" w:hAnsi="仿宋" w:eastAsia="仿宋" w:cs="仿宋"/>
          <w:color w:val="000000" w:themeColor="text1"/>
          <w:sz w:val="24"/>
          <w:szCs w:val="24"/>
          <w14:textFill>
            <w14:solidFill>
              <w14:schemeClr w14:val="tx1"/>
            </w14:solidFill>
          </w14:textFill>
        </w:rPr>
      </w:pPr>
      <w:del w:id="746" w:author="Poppy Liu" w:date="2024-05-11T14:47:00Z">
        <w:r>
          <w:rPr>
            <w:rFonts w:ascii="仿宋" w:hAnsi="仿宋" w:eastAsia="仿宋" w:cs="仿宋"/>
            <w:color w:val="000000" w:themeColor="text1"/>
            <w:sz w:val="24"/>
            <w:szCs w:val="24"/>
            <w14:textFill>
              <w14:solidFill>
                <w14:schemeClr w14:val="tx1"/>
              </w14:solidFill>
            </w14:textFill>
          </w:rPr>
          <w:delText>B</w:delText>
        </w:r>
      </w:del>
      <w:del w:id="74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．乙方应确保线上课在甲方的唯一性；</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48" w:author="Poppy Liu" w:date="2024-05-11T14:47:00Z"/>
          <w:rFonts w:hint="default" w:ascii="仿宋" w:hAnsi="仿宋" w:eastAsia="仿宋" w:cs="仿宋"/>
          <w:color w:val="000000" w:themeColor="text1"/>
          <w:sz w:val="24"/>
          <w:szCs w:val="24"/>
          <w14:textFill>
            <w14:solidFill>
              <w14:schemeClr w14:val="tx1"/>
            </w14:solidFill>
          </w14:textFill>
        </w:rPr>
      </w:pPr>
      <w:del w:id="749" w:author="Poppy Liu" w:date="2024-05-11T14:47:00Z">
        <w:r>
          <w:rPr>
            <w:rFonts w:ascii="仿宋" w:hAnsi="仿宋" w:eastAsia="仿宋" w:cs="仿宋"/>
            <w:color w:val="000000" w:themeColor="text1"/>
            <w:sz w:val="24"/>
            <w:szCs w:val="24"/>
            <w14:textFill>
              <w14:solidFill>
                <w14:schemeClr w14:val="tx1"/>
              </w14:solidFill>
            </w14:textFill>
          </w:rPr>
          <w:delText>C</w:delText>
        </w:r>
      </w:del>
      <w:del w:id="75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．乙方与其他平台合作使用到与甲方合作的线上课，需注明高维学堂共同出品。</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51" w:author="Poppy Liu" w:date="2024-05-11T14:47:00Z"/>
          <w:rFonts w:hint="default" w:ascii="仿宋" w:hAnsi="仿宋" w:eastAsia="仿宋" w:cs="仿宋"/>
          <w:color w:val="000000" w:themeColor="text1"/>
          <w:sz w:val="24"/>
          <w:szCs w:val="24"/>
          <w14:textFill>
            <w14:solidFill>
              <w14:schemeClr w14:val="tx1"/>
            </w14:solidFill>
          </w14:textFill>
        </w:rPr>
      </w:pPr>
      <w:del w:id="752"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53" w:author="Poppy Liu" w:date="2024-05-11T14:47:00Z">
        <w:r>
          <w:rPr>
            <w:rFonts w:ascii="仿宋" w:hAnsi="仿宋" w:eastAsia="仿宋" w:cs="仿宋"/>
            <w:color w:val="000000" w:themeColor="text1"/>
            <w:sz w:val="24"/>
            <w:szCs w:val="24"/>
            <w14:textFill>
              <w14:solidFill>
                <w14:schemeClr w14:val="tx1"/>
              </w14:solidFill>
            </w14:textFill>
          </w:rPr>
          <w:delText>.2</w:delText>
        </w:r>
      </w:del>
      <w:del w:id="75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55" w:author="Poppy Liu" w:date="2024-05-11T14:47:00Z"/>
          <w:rFonts w:hint="default" w:ascii="仿宋" w:hAnsi="仿宋" w:eastAsia="仿宋" w:cs="仿宋"/>
          <w:color w:val="000000" w:themeColor="text1"/>
          <w:sz w:val="24"/>
          <w:szCs w:val="24"/>
          <w14:textFill>
            <w14:solidFill>
              <w14:schemeClr w14:val="tx1"/>
            </w14:solidFill>
          </w14:textFill>
        </w:rPr>
      </w:pPr>
      <w:del w:id="756"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57" w:author="Poppy Liu" w:date="2024-05-11T14:47:00Z">
        <w:r>
          <w:rPr>
            <w:rFonts w:ascii="仿宋" w:hAnsi="仿宋" w:eastAsia="仿宋" w:cs="仿宋"/>
            <w:color w:val="000000" w:themeColor="text1"/>
            <w:sz w:val="24"/>
            <w:szCs w:val="24"/>
            <w14:textFill>
              <w14:solidFill>
                <w14:schemeClr w14:val="tx1"/>
              </w14:solidFill>
            </w14:textFill>
          </w:rPr>
          <w:delText>.3</w:delText>
        </w:r>
      </w:del>
      <w:del w:id="75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以下信息不属于保密资料：</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759" w:author="Poppy Liu" w:date="2024-05-11T14:47:00Z"/>
          <w:rFonts w:hint="default" w:ascii="仿宋" w:hAnsi="仿宋" w:eastAsia="仿宋" w:cs="仿宋"/>
          <w:color w:val="000000" w:themeColor="text1"/>
          <w:sz w:val="24"/>
          <w:szCs w:val="24"/>
          <w14:textFill>
            <w14:solidFill>
              <w14:schemeClr w14:val="tx1"/>
            </w14:solidFill>
          </w14:textFill>
        </w:rPr>
      </w:pPr>
      <w:del w:id="760"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61" w:author="Poppy Liu" w:date="2024-05-11T14:47:00Z">
        <w:r>
          <w:rPr>
            <w:rFonts w:ascii="仿宋" w:hAnsi="仿宋" w:eastAsia="仿宋" w:cs="仿宋"/>
            <w:color w:val="000000" w:themeColor="text1"/>
            <w:sz w:val="24"/>
            <w:szCs w:val="24"/>
            <w14:textFill>
              <w14:solidFill>
                <w14:schemeClr w14:val="tx1"/>
              </w14:solidFill>
            </w14:textFill>
          </w:rPr>
          <w:delText xml:space="preserve">.3.1 </w:delText>
        </w:r>
      </w:del>
      <w:del w:id="76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已公开的与本项目有关的信息。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63" w:author="Poppy Liu" w:date="2024-05-11T14:47:00Z"/>
          <w:rFonts w:hint="default" w:ascii="仿宋" w:hAnsi="仿宋" w:eastAsia="仿宋" w:cs="仿宋"/>
          <w:color w:val="000000" w:themeColor="text1"/>
          <w:sz w:val="24"/>
          <w:szCs w:val="24"/>
          <w14:textFill>
            <w14:solidFill>
              <w14:schemeClr w14:val="tx1"/>
            </w14:solidFill>
          </w14:textFill>
        </w:rPr>
      </w:pPr>
      <w:del w:id="764" w:author="Poppy Liu" w:date="2024-05-11T14:47:00Z">
        <w:r>
          <w:rPr>
            <w:rFonts w:hint="default" w:ascii="仿宋" w:hAnsi="仿宋" w:eastAsia="仿宋" w:cs="仿宋"/>
            <w:color w:val="000000" w:themeColor="text1"/>
            <w:sz w:val="24"/>
            <w:szCs w:val="24"/>
            <w14:textFill>
              <w14:solidFill>
                <w14:schemeClr w14:val="tx1"/>
              </w14:solidFill>
            </w14:textFill>
          </w:rPr>
          <w:delText>4</w:delText>
        </w:r>
      </w:del>
      <w:del w:id="765" w:author="Poppy Liu" w:date="2024-05-11T14:47:00Z">
        <w:r>
          <w:rPr>
            <w:rFonts w:ascii="仿宋" w:hAnsi="仿宋" w:eastAsia="仿宋" w:cs="仿宋"/>
            <w:color w:val="000000" w:themeColor="text1"/>
            <w:sz w:val="24"/>
            <w:szCs w:val="24"/>
            <w14:textFill>
              <w14:solidFill>
                <w14:schemeClr w14:val="tx1"/>
              </w14:solidFill>
            </w14:textFill>
          </w:rPr>
          <w:delText xml:space="preserve">.3.2 </w:delText>
        </w:r>
      </w:del>
      <w:del w:id="76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并非由甲方披露的信息。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del w:id="767" w:author="Poppy Liu" w:date="2024-05-11T14:47:00Z"/>
          <w:rFonts w:hint="default" w:ascii="仿宋" w:hAnsi="仿宋" w:eastAsia="仿宋" w:cs="仿宋"/>
          <w:b/>
          <w:bCs/>
          <w:color w:val="000000" w:themeColor="text1"/>
          <w:sz w:val="24"/>
          <w:szCs w:val="24"/>
          <w:lang w:val="zh-TW" w:eastAsia="zh-TW"/>
          <w14:textFill>
            <w14:solidFill>
              <w14:schemeClr w14:val="tx1"/>
            </w14:solidFill>
          </w14:textFill>
        </w:rPr>
      </w:pPr>
    </w:p>
    <w:p>
      <w:pPr>
        <w:pStyle w:val="5"/>
        <w:numPr>
          <w:ilvl w:val="0"/>
          <w:numId w:val="1"/>
        </w:numPr>
        <w:spacing w:before="0"/>
        <w:ind w:left="0"/>
        <w:rPr>
          <w:del w:id="768" w:author="Poppy Liu" w:date="2024-05-11T14:47:00Z"/>
          <w:rFonts w:ascii="仿宋" w:hAnsi="仿宋" w:eastAsia="仿宋" w:cs="仿宋"/>
          <w:b/>
          <w:bCs/>
          <w:color w:val="000000" w:themeColor="text1"/>
          <w:lang w:val="zh-TW" w:eastAsia="zh-TW"/>
          <w14:textFill>
            <w14:solidFill>
              <w14:schemeClr w14:val="tx1"/>
            </w14:solidFill>
          </w14:textFill>
        </w:rPr>
      </w:pPr>
      <w:del w:id="769" w:author="Poppy Liu" w:date="2024-05-11T14:47:00Z">
        <w:r>
          <w:rPr>
            <w:rFonts w:ascii="仿宋" w:hAnsi="仿宋" w:eastAsia="仿宋" w:cs="仿宋"/>
            <w:b/>
            <w:bCs/>
            <w:color w:val="000000" w:themeColor="text1"/>
            <w:lang w:val="zh-TW" w:eastAsia="zh-TW"/>
            <w14:textFill>
              <w14:solidFill>
                <w14:schemeClr w14:val="tx1"/>
              </w14:solidFill>
            </w14:textFill>
          </w:rPr>
          <w:delText>协议解除与违约责任</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70" w:author="Poppy Liu" w:date="2024-05-11T14:47:00Z"/>
          <w:rFonts w:hint="default" w:ascii="仿宋" w:hAnsi="仿宋" w:eastAsia="仿宋" w:cs="仿宋"/>
          <w:color w:val="000000" w:themeColor="text1"/>
          <w:sz w:val="24"/>
          <w:szCs w:val="24"/>
          <w14:textFill>
            <w14:solidFill>
              <w14:schemeClr w14:val="tx1"/>
            </w14:solidFill>
          </w14:textFill>
        </w:rPr>
      </w:pPr>
      <w:del w:id="771"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72" w:author="Poppy Liu" w:date="2024-05-11T14:47:00Z">
        <w:r>
          <w:rPr>
            <w:rFonts w:ascii="仿宋" w:hAnsi="仿宋" w:eastAsia="仿宋" w:cs="仿宋"/>
            <w:color w:val="000000" w:themeColor="text1"/>
            <w:sz w:val="24"/>
            <w:szCs w:val="24"/>
            <w14:textFill>
              <w14:solidFill>
                <w14:schemeClr w14:val="tx1"/>
              </w14:solidFill>
            </w14:textFill>
          </w:rPr>
          <w:delText>.1</w:delText>
        </w:r>
      </w:del>
      <w:del w:id="77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如发生以下情形，则本合同任一方均有权行使合同解除权：</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74"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75"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7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.1.1一方发出书面通知告知另一方主张解除合同且另一方在接收通知之日起15日内书面同意解除则视为双方达成合同解除的合意。</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77"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7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7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.1.2本合同履行期间一方作出严重违约行为三次及以上。</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80"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81"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82"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.1.3本合同履行期间一方作出根本违约行为。</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83"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84"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85"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.1.4导致本合同项下所有合作项目均无法开展的不可抗力情形持续六个月及以上的合同解除情形。</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86"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87"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8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.2严重违约行为包括：</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89"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90"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9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.2.1本合同履行期间，一方发生本合同项下违约行为，另一方通过书面方式要求其纠正但未能纠正累积三次则视为一方严重违约。</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9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93"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9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.2.2本合同履行期间，一方逾期履行付款义务超过90日。</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9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96"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79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.3根本违约行为包括：</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798"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799"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00"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.3.1甲方未经乙方同意擅自更换本合同项下课程讲师或无正当理由拒绝配合执行本合同项下课程。</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01" w:author="Poppy Liu" w:date="2024-05-11T14:47:00Z"/>
          <w:rFonts w:hint="default" w:ascii="仿宋" w:hAnsi="仿宋" w:eastAsia="仿宋" w:cs="仿宋"/>
          <w:color w:val="000000" w:themeColor="text1"/>
          <w:sz w:val="24"/>
          <w:szCs w:val="24"/>
          <w14:textFill>
            <w14:solidFill>
              <w14:schemeClr w14:val="tx1"/>
            </w14:solidFill>
          </w14:textFill>
        </w:rPr>
      </w:pPr>
      <w:del w:id="802"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0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.3.2乙方未经甲方同意擅自变更本合同项下课程时间或地点或无正当理由拒绝甲方执行本合同项下课程。</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04" w:author="Poppy Liu" w:date="2024-05-11T14:47:00Z"/>
          <w:rFonts w:hint="default" w:ascii="仿宋" w:hAnsi="仿宋" w:eastAsia="仿宋" w:cs="仿宋"/>
          <w:color w:val="000000" w:themeColor="text1"/>
          <w:sz w:val="24"/>
          <w:szCs w:val="24"/>
          <w14:textFill>
            <w14:solidFill>
              <w14:schemeClr w14:val="tx1"/>
            </w14:solidFill>
          </w14:textFill>
        </w:rPr>
      </w:pPr>
      <w:del w:id="805" w:author="Poppy Liu" w:date="2024-05-11T14:47:00Z">
        <w:bookmarkStart w:id="3" w:name="OLE_LINK7"/>
        <w:r>
          <w:rPr>
            <w:rFonts w:hint="default" w:ascii="仿宋" w:hAnsi="仿宋" w:eastAsia="仿宋" w:cs="仿宋"/>
            <w:color w:val="000000" w:themeColor="text1"/>
            <w:sz w:val="24"/>
            <w:szCs w:val="24"/>
            <w:lang w:eastAsia="zh-TW"/>
            <w14:textFill>
              <w14:solidFill>
                <w14:schemeClr w14:val="tx1"/>
              </w14:solidFill>
            </w14:textFill>
          </w:rPr>
          <w:delText>5</w:delText>
        </w:r>
      </w:del>
      <w:del w:id="806"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.3.3任意一方故意向另一方隐瞒本合同项下任意一项合作或合作款。</w:delText>
        </w:r>
        <w:bookmarkEnd w:id="3"/>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07"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80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0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.3.4</w:delText>
        </w:r>
      </w:del>
      <w:del w:id="810" w:author="Poppy Liu" w:date="2024-05-11T14:47:00Z">
        <w:r>
          <w:rPr>
            <w:rFonts w:ascii="仿宋" w:hAnsi="仿宋" w:eastAsia="仿宋" w:cs="仿宋"/>
            <w:color w:val="000000" w:themeColor="text1"/>
            <w:sz w:val="24"/>
            <w:szCs w:val="24"/>
            <w:lang w:eastAsia="zh-TW"/>
            <w14:textFill>
              <w14:solidFill>
                <w14:schemeClr w14:val="tx1"/>
              </w14:solidFill>
            </w14:textFill>
          </w:rPr>
          <w:delText xml:space="preserve"> </w:delText>
        </w:r>
      </w:del>
      <w:del w:id="811" w:author="Poppy Liu" w:date="2024-05-11T14:47:00Z">
        <w:r>
          <w:rPr>
            <w:rFonts w:ascii="仿宋" w:hAnsi="仿宋" w:eastAsia="仿宋" w:cs="仿宋"/>
            <w:color w:val="000000" w:themeColor="text1"/>
            <w:sz w:val="24"/>
            <w:szCs w:val="24"/>
            <w:lang w:eastAsia="zh-Hans"/>
            <w14:textFill>
              <w14:solidFill>
                <w14:schemeClr w14:val="tx1"/>
              </w14:solidFill>
            </w14:textFill>
          </w:rPr>
          <w:delText>乙方提供虚假学历</w:delText>
        </w:r>
      </w:del>
      <w:del w:id="812"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813" w:author="Poppy Liu" w:date="2024-05-11T14:47:00Z">
        <w:r>
          <w:rPr>
            <w:rFonts w:ascii="仿宋" w:hAnsi="仿宋" w:eastAsia="仿宋" w:cs="仿宋"/>
            <w:color w:val="000000" w:themeColor="text1"/>
            <w:sz w:val="24"/>
            <w:szCs w:val="24"/>
            <w:lang w:eastAsia="zh-Hans"/>
            <w14:textFill>
              <w14:solidFill>
                <w14:schemeClr w14:val="tx1"/>
              </w14:solidFill>
            </w14:textFill>
          </w:rPr>
          <w:delText>资质</w:delText>
        </w:r>
      </w:del>
      <w:del w:id="814"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del w:id="815" w:author="Poppy Liu" w:date="2024-05-11T14:47:00Z">
        <w:r>
          <w:rPr>
            <w:rFonts w:ascii="仿宋" w:hAnsi="仿宋" w:eastAsia="仿宋" w:cs="仿宋"/>
            <w:color w:val="000000" w:themeColor="text1"/>
            <w:sz w:val="24"/>
            <w:szCs w:val="24"/>
            <w:lang w:eastAsia="zh-Hans"/>
            <w14:textFill>
              <w14:solidFill>
                <w14:schemeClr w14:val="tx1"/>
              </w14:solidFill>
            </w14:textFill>
          </w:rPr>
          <w:delText>履历介绍等</w:delText>
        </w:r>
      </w:del>
      <w:del w:id="816"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17"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818"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19"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820"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3</w:delText>
        </w:r>
      </w:del>
      <w:del w:id="821" w:author="Poppy Liu" w:date="2024-05-11T14:47:00Z">
        <w:r>
          <w:rPr>
            <w:rFonts w:ascii="仿宋" w:hAnsi="仿宋" w:eastAsia="仿宋" w:cs="仿宋"/>
            <w:color w:val="000000" w:themeColor="text1"/>
            <w:sz w:val="24"/>
            <w:szCs w:val="24"/>
            <w:lang w:eastAsia="zh-Hans"/>
            <w14:textFill>
              <w14:solidFill>
                <w14:schemeClr w14:val="tx1"/>
              </w14:solidFill>
            </w14:textFill>
          </w:rPr>
          <w:delText>.</w:delText>
        </w:r>
      </w:del>
      <w:del w:id="822" w:author="Poppy Liu" w:date="2024-05-11T14:47:00Z">
        <w:r>
          <w:rPr>
            <w:rFonts w:hint="default" w:ascii="仿宋" w:hAnsi="仿宋" w:eastAsia="仿宋" w:cs="仿宋"/>
            <w:color w:val="000000" w:themeColor="text1"/>
            <w:sz w:val="24"/>
            <w:szCs w:val="24"/>
            <w:lang w:eastAsia="zh-Hans"/>
            <w14:textFill>
              <w14:solidFill>
                <w14:schemeClr w14:val="tx1"/>
              </w14:solidFill>
            </w14:textFill>
          </w:rPr>
          <w:delText xml:space="preserve">5 </w:delText>
        </w:r>
      </w:del>
      <w:del w:id="82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本合同约定的根本违约情形。</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24" w:author="Poppy Liu" w:date="2024-05-11T14:47:00Z"/>
          <w:rFonts w:hint="default" w:ascii="仿宋" w:hAnsi="仿宋" w:eastAsia="仿宋" w:cs="仿宋"/>
          <w:color w:val="000000" w:themeColor="text1"/>
          <w:sz w:val="24"/>
          <w:szCs w:val="24"/>
          <w14:textFill>
            <w14:solidFill>
              <w14:schemeClr w14:val="tx1"/>
            </w14:solidFill>
          </w14:textFill>
        </w:rPr>
      </w:pPr>
      <w:del w:id="825"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26" w:author="Poppy Liu" w:date="2024-05-11T14:47:00Z">
        <w:r>
          <w:rPr>
            <w:rFonts w:ascii="仿宋" w:hAnsi="仿宋" w:eastAsia="仿宋" w:cs="仿宋"/>
            <w:color w:val="000000" w:themeColor="text1"/>
            <w:sz w:val="24"/>
            <w:szCs w:val="24"/>
            <w14:textFill>
              <w14:solidFill>
                <w14:schemeClr w14:val="tx1"/>
              </w14:solidFill>
            </w14:textFill>
          </w:rPr>
          <w:delText>.4</w:delText>
        </w:r>
      </w:del>
      <w:del w:id="82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双方必须根据合同如期支付款项，若无正当理由延迟支付的，无论本合同是否解除，则每延迟一天付款义务人应另一方支付</w:delText>
        </w:r>
      </w:del>
      <w:del w:id="828"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应付金额</w:delText>
        </w:r>
      </w:del>
      <w:del w:id="82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的</w:delText>
        </w:r>
      </w:del>
      <w:del w:id="830"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千分之一</w:delText>
        </w:r>
      </w:del>
      <w:del w:id="83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作为违约金直至支付完毕之日。</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3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833"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5</w:delText>
        </w:r>
      </w:del>
      <w:del w:id="834"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.5本合同项下违约方除应承担双方约定的赔偿责任外，还应当承担另一方为主张权利支出的诉讼费、律师费、保险费、公证费、差旅费等所有合理开支。</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del w:id="835"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p>
    <w:p>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del w:id="836" w:author="Poppy Liu" w:date="2024-05-11T14:47:00Z"/>
          <w:rFonts w:ascii="仿宋" w:hAnsi="仿宋" w:eastAsia="仿宋" w:cs="仿宋"/>
          <w:b/>
          <w:bCs/>
          <w:color w:val="000000" w:themeColor="text1"/>
          <w:lang w:val="zh-TW" w:eastAsia="zh-TW"/>
          <w14:textFill>
            <w14:solidFill>
              <w14:schemeClr w14:val="tx1"/>
            </w14:solidFill>
          </w14:textFill>
        </w:rPr>
      </w:pPr>
      <w:del w:id="837" w:author="Poppy Liu" w:date="2024-05-11T14:47:00Z">
        <w:r>
          <w:rPr>
            <w:rFonts w:ascii="仿宋" w:hAnsi="仿宋" w:eastAsia="仿宋" w:cs="仿宋"/>
            <w:b/>
            <w:bCs/>
            <w:color w:val="000000" w:themeColor="text1"/>
            <w:lang w:val="zh-TW" w:eastAsia="zh-TW"/>
            <w14:textFill>
              <w14:solidFill>
                <w14:schemeClr w14:val="tx1"/>
              </w14:solidFill>
            </w14:textFill>
          </w:rPr>
          <w:delText>不可抗力</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838" w:author="Poppy Liu" w:date="2024-05-11T14:47:00Z"/>
          <w:rFonts w:hint="default" w:ascii="仿宋" w:hAnsi="仿宋" w:eastAsia="仿宋" w:cs="仿宋"/>
          <w:color w:val="000000" w:themeColor="text1"/>
          <w:sz w:val="24"/>
          <w:szCs w:val="24"/>
          <w14:textFill>
            <w14:solidFill>
              <w14:schemeClr w14:val="tx1"/>
            </w14:solidFill>
          </w14:textFill>
        </w:rPr>
      </w:pPr>
      <w:del w:id="839"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6</w:delText>
        </w:r>
      </w:del>
      <w:del w:id="840" w:author="Poppy Liu" w:date="2024-05-11T14:47:00Z">
        <w:r>
          <w:rPr>
            <w:rFonts w:ascii="仿宋" w:hAnsi="仿宋" w:eastAsia="仿宋" w:cs="仿宋"/>
            <w:color w:val="000000" w:themeColor="text1"/>
            <w:sz w:val="24"/>
            <w:szCs w:val="24"/>
            <w14:textFill>
              <w14:solidFill>
                <w14:schemeClr w14:val="tx1"/>
              </w14:solidFill>
            </w14:textFill>
          </w:rPr>
          <w:delText>.1</w:delText>
        </w:r>
      </w:del>
      <w:del w:id="84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本合同所指不可抗力包括地震、火灾、台风、水灾、战争、航班管制</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842"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84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等等。</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del w:id="844" w:author="Poppy Liu" w:date="2024-05-11T14:47:00Z"/>
          <w:rFonts w:hint="default" w:ascii="仿宋" w:hAnsi="仿宋" w:eastAsia="仿宋" w:cs="仿宋"/>
          <w:color w:val="000000" w:themeColor="text1"/>
          <w:sz w:val="24"/>
          <w:szCs w:val="24"/>
          <w14:textFill>
            <w14:solidFill>
              <w14:schemeClr w14:val="tx1"/>
            </w14:solidFill>
          </w14:textFill>
        </w:rPr>
      </w:pPr>
      <w:del w:id="845" w:author="Poppy Liu" w:date="2024-05-11T14:47:00Z">
        <w:r>
          <w:rPr>
            <w:rFonts w:hint="default" w:ascii="仿宋" w:hAnsi="仿宋" w:eastAsia="仿宋" w:cs="仿宋"/>
            <w:color w:val="000000" w:themeColor="text1"/>
            <w:sz w:val="24"/>
            <w:szCs w:val="24"/>
            <w:lang w:eastAsia="zh-TW"/>
            <w14:textFill>
              <w14:solidFill>
                <w14:schemeClr w14:val="tx1"/>
              </w14:solidFill>
            </w14:textFill>
          </w:rPr>
          <w:delText>6</w:delText>
        </w:r>
      </w:del>
      <w:del w:id="846" w:author="Poppy Liu" w:date="2024-05-11T14:47:00Z">
        <w:r>
          <w:rPr>
            <w:rFonts w:ascii="仿宋" w:hAnsi="仿宋" w:eastAsia="仿宋" w:cs="仿宋"/>
            <w:color w:val="000000" w:themeColor="text1"/>
            <w:sz w:val="24"/>
            <w:szCs w:val="24"/>
            <w14:textFill>
              <w14:solidFill>
                <w14:schemeClr w14:val="tx1"/>
              </w14:solidFill>
            </w14:textFill>
          </w:rPr>
          <w:delText>.2</w:delText>
        </w:r>
      </w:del>
      <w:del w:id="847"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由于不可抗力原因导致合同无法继续履行时，无法履行合同的一方应在</w:delText>
        </w:r>
      </w:del>
      <w:del w:id="848" w:author="Poppy Liu" w:date="2024-05-11T14:47:00Z">
        <w:r>
          <w:rPr>
            <w:rFonts w:ascii="仿宋" w:hAnsi="仿宋" w:eastAsia="仿宋" w:cs="仿宋"/>
            <w:color w:val="000000" w:themeColor="text1"/>
            <w:sz w:val="24"/>
            <w:szCs w:val="24"/>
            <w14:textFill>
              <w14:solidFill>
                <w14:schemeClr w14:val="tx1"/>
              </w14:solidFill>
            </w14:textFill>
          </w:rPr>
          <w:delText>2</w:delText>
        </w:r>
      </w:del>
      <w:del w:id="849"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日内将不能履行合同的事实及相关政府文件书面通知另一方，双方进行协商，对项目进行顺延或终止。如顺延乙方必须按协定时间重新执行。若无正当理由延迟执行或交付的，每延迟一天，则向甲方支付</w:delText>
        </w:r>
      </w:del>
      <w:del w:id="850"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项目金额</w:delText>
        </w:r>
      </w:del>
      <w:del w:id="851"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的</w:delText>
        </w:r>
      </w:del>
      <w:del w:id="852" w:author="Poppy Liu" w:date="2024-05-11T14:47:00Z">
        <w:r>
          <w:rPr>
            <w:rFonts w:ascii="仿宋" w:hAnsi="仿宋" w:eastAsia="仿宋" w:cs="仿宋"/>
            <w:color w:val="000000" w:themeColor="text1"/>
            <w:sz w:val="24"/>
            <w:szCs w:val="24"/>
            <w:u w:val="single"/>
            <w:lang w:val="zh-TW" w:eastAsia="zh-TW"/>
            <w14:textFill>
              <w14:solidFill>
                <w14:schemeClr w14:val="tx1"/>
              </w14:solidFill>
            </w14:textFill>
          </w:rPr>
          <w:delText>千分之一</w:delText>
        </w:r>
      </w:del>
      <w:del w:id="853"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作为违约金。如合同终止，甲方根据工作完成情况，与乙方重新协定支付费用。</w:delText>
        </w:r>
      </w:del>
      <w:del w:id="854" w:author="Poppy Liu" w:date="2024-05-11T14:47:00Z">
        <w:r>
          <w:rPr>
            <w:rFonts w:ascii="仿宋" w:hAnsi="仿宋" w:eastAsia="仿宋" w:cs="仿宋"/>
            <w:color w:val="000000" w:themeColor="text1"/>
            <w:sz w:val="24"/>
            <w:szCs w:val="24"/>
            <w14:textFill>
              <w14:solidFill>
                <w14:schemeClr w14:val="tx1"/>
              </w14:solidFill>
            </w14:textFill>
          </w:rPr>
          <w:delText xml:space="preserve">    </w:delText>
        </w:r>
      </w:del>
    </w:p>
    <w:p>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del w:id="855" w:author="Poppy Liu" w:date="2024-05-11T14:47:00Z"/>
          <w:rFonts w:ascii="仿宋" w:hAnsi="仿宋" w:eastAsia="仿宋" w:cs="仿宋"/>
          <w:b/>
          <w:bCs/>
          <w:color w:val="000000" w:themeColor="text1"/>
          <w:lang w:val="zh-TW" w:eastAsia="zh-TW"/>
          <w14:textFill>
            <w14:solidFill>
              <w14:schemeClr w14:val="tx1"/>
            </w14:solidFill>
          </w14:textFill>
        </w:rPr>
      </w:pPr>
      <w:del w:id="856" w:author="Poppy Liu" w:date="2024-05-11T14:47:00Z">
        <w:r>
          <w:rPr>
            <w:rFonts w:hint="eastAsia" w:ascii="仿宋" w:hAnsi="仿宋" w:eastAsia="仿宋" w:cs="仿宋"/>
            <w:b/>
            <w:bCs/>
            <w:color w:val="000000" w:themeColor="text1"/>
            <w:lang w:eastAsia="zh-Hans"/>
            <w14:textFill>
              <w14:solidFill>
                <w14:schemeClr w14:val="tx1"/>
              </w14:solidFill>
            </w14:textFill>
          </w:rPr>
          <w:delText>争议解决</w:delText>
        </w:r>
      </w:del>
    </w:p>
    <w:p>
      <w:pPr>
        <w:pStyle w:val="14"/>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del w:id="857" w:author="Poppy Liu" w:date="2024-05-11T14:47:00Z"/>
          <w:rFonts w:hint="default" w:ascii="仿宋" w:hAnsi="仿宋" w:eastAsia="仿宋" w:cs="仿宋"/>
          <w:color w:val="000000" w:themeColor="text1"/>
          <w:sz w:val="24"/>
          <w:szCs w:val="24"/>
          <w:lang w:val="zh-TW" w:eastAsia="zh-TW"/>
          <w14:textFill>
            <w14:solidFill>
              <w14:schemeClr w14:val="tx1"/>
            </w14:solidFill>
          </w14:textFill>
        </w:rPr>
      </w:pPr>
      <w:del w:id="858" w:author="Poppy Liu" w:date="2024-05-11T14:47:00Z">
        <w:r>
          <w:rPr>
            <w:rFonts w:ascii="仿宋" w:hAnsi="仿宋" w:eastAsia="仿宋" w:cs="仿宋"/>
            <w:color w:val="000000" w:themeColor="text1"/>
            <w:sz w:val="24"/>
            <w:szCs w:val="24"/>
            <w:lang w:val="zh-TW" w:eastAsia="zh-TW"/>
            <w14:textFill>
              <w14:solidFill>
                <w14:schemeClr w14:val="tx1"/>
              </w14:solidFill>
            </w14:textFill>
          </w:rPr>
          <w:delText>双方合作过程中如发生争议应先协商解决；协商不成，任何一方有权向原告所在地有管辖权的人民法院提起诉讼。</w:delText>
        </w:r>
      </w:del>
    </w:p>
    <w:p>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del w:id="859" w:author="Poppy Liu" w:date="2024-05-11T14:47:00Z"/>
          <w:rFonts w:ascii="仿宋" w:hAnsi="仿宋" w:eastAsia="仿宋" w:cs="仿宋"/>
          <w:b/>
          <w:bCs/>
          <w:color w:val="000000" w:themeColor="text1"/>
          <w:lang w:val="zh-TW" w:eastAsia="zh-TW"/>
          <w14:textFill>
            <w14:solidFill>
              <w14:schemeClr w14:val="tx1"/>
            </w14:solidFill>
          </w14:textFill>
        </w:rPr>
      </w:pPr>
      <w:del w:id="860" w:author="Poppy Liu" w:date="2024-05-11T14:47:00Z">
        <w:r>
          <w:rPr>
            <w:rFonts w:hint="eastAsia" w:ascii="仿宋" w:hAnsi="仿宋" w:eastAsia="仿宋" w:cs="仿宋"/>
            <w:b/>
            <w:bCs/>
            <w:color w:val="000000" w:themeColor="text1"/>
            <w:lang w:eastAsia="zh-Hans"/>
            <w14:textFill>
              <w14:solidFill>
                <w14:schemeClr w14:val="tx1"/>
              </w14:solidFill>
            </w14:textFill>
          </w:rPr>
          <w:delText>合同附件及其他</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861" w:author="Poppy Liu" w:date="2024-05-11T14:47:00Z"/>
          <w:rFonts w:ascii="仿宋" w:hAnsi="仿宋" w:eastAsia="仿宋" w:cs="仿宋"/>
          <w:color w:val="000000" w:themeColor="text1"/>
          <w14:textFill>
            <w14:solidFill>
              <w14:schemeClr w14:val="tx1"/>
            </w14:solidFill>
          </w14:textFill>
        </w:rPr>
      </w:pPr>
      <w:del w:id="862" w:author="Poppy Liu" w:date="2024-05-11T14:47:00Z">
        <w:r>
          <w:rPr>
            <w:rFonts w:ascii="仿宋" w:hAnsi="仿宋" w:eastAsia="仿宋" w:cs="仿宋"/>
            <w:color w:val="000000" w:themeColor="text1"/>
            <w:lang w:eastAsia="zh-TW"/>
            <w14:textFill>
              <w14:solidFill>
                <w14:schemeClr w14:val="tx1"/>
              </w14:solidFill>
            </w14:textFill>
          </w:rPr>
          <w:delText>8</w:delText>
        </w:r>
      </w:del>
      <w:del w:id="863" w:author="Poppy Liu" w:date="2024-05-11T14:47:00Z">
        <w:r>
          <w:rPr>
            <w:rFonts w:ascii="仿宋" w:hAnsi="仿宋" w:eastAsia="仿宋" w:cs="仿宋"/>
            <w:color w:val="000000" w:themeColor="text1"/>
            <w14:textFill>
              <w14:solidFill>
                <w14:schemeClr w14:val="tx1"/>
              </w14:solidFill>
            </w14:textFill>
          </w:rPr>
          <w:delText xml:space="preserve">.1 </w:delText>
        </w:r>
      </w:del>
      <w:del w:id="864" w:author="Poppy Liu" w:date="2024-05-11T14:47:00Z">
        <w:r>
          <w:rPr>
            <w:rFonts w:ascii="仿宋" w:hAnsi="仿宋" w:eastAsia="仿宋" w:cs="仿宋"/>
            <w:color w:val="000000" w:themeColor="text1"/>
            <w:lang w:val="zh-TW" w:eastAsia="zh-TW"/>
            <w14:textFill>
              <w14:solidFill>
                <w14:schemeClr w14:val="tx1"/>
              </w14:solidFill>
            </w14:textFill>
          </w:rPr>
          <w:delText>本合同自双方签字并盖章后生效，直至甲乙双方协商一致终止履行合同。</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865" w:author="Poppy Liu" w:date="2024-05-11T14:47:00Z"/>
          <w:rFonts w:ascii="仿宋" w:hAnsi="仿宋" w:eastAsia="仿宋" w:cs="仿宋"/>
          <w:color w:val="000000" w:themeColor="text1"/>
          <w14:textFill>
            <w14:solidFill>
              <w14:schemeClr w14:val="tx1"/>
            </w14:solidFill>
          </w14:textFill>
        </w:rPr>
      </w:pPr>
      <w:del w:id="866" w:author="Poppy Liu" w:date="2024-05-11T14:47:00Z">
        <w:r>
          <w:rPr>
            <w:rFonts w:ascii="仿宋" w:hAnsi="仿宋" w:eastAsia="仿宋" w:cs="仿宋"/>
            <w:color w:val="000000" w:themeColor="text1"/>
            <w:lang w:eastAsia="zh-TW"/>
            <w14:textFill>
              <w14:solidFill>
                <w14:schemeClr w14:val="tx1"/>
              </w14:solidFill>
            </w14:textFill>
          </w:rPr>
          <w:delText>8</w:delText>
        </w:r>
      </w:del>
      <w:del w:id="867" w:author="Poppy Liu" w:date="2024-05-11T14:47:00Z">
        <w:r>
          <w:rPr>
            <w:rFonts w:ascii="仿宋" w:hAnsi="仿宋" w:eastAsia="仿宋" w:cs="仿宋"/>
            <w:color w:val="000000" w:themeColor="text1"/>
            <w14:textFill>
              <w14:solidFill>
                <w14:schemeClr w14:val="tx1"/>
              </w14:solidFill>
            </w14:textFill>
          </w:rPr>
          <w:delText xml:space="preserve">.2 </w:delText>
        </w:r>
      </w:del>
      <w:del w:id="868" w:author="Poppy Liu" w:date="2024-05-11T14:47:00Z">
        <w:r>
          <w:rPr>
            <w:rFonts w:ascii="仿宋" w:hAnsi="仿宋" w:eastAsia="仿宋" w:cs="仿宋"/>
            <w:color w:val="000000" w:themeColor="text1"/>
            <w:lang w:val="zh-TW" w:eastAsia="zh-TW"/>
            <w14:textFill>
              <w14:solidFill>
                <w14:schemeClr w14:val="tx1"/>
              </w14:solidFill>
            </w14:textFill>
          </w:rPr>
          <w:delText>本合同未尽事宜，经双方协商一致，可以订立书面补充协议或附件，补充协议及附件与本合同具有同等法律效力。</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869" w:author="Poppy Liu" w:date="2024-05-11T14:47:00Z"/>
          <w:rFonts w:ascii="仿宋" w:hAnsi="仿宋" w:eastAsia="仿宋" w:cs="仿宋"/>
          <w:color w:val="000000" w:themeColor="text1"/>
          <w:lang w:val="zh-TW" w:eastAsia="zh-TW"/>
          <w14:textFill>
            <w14:solidFill>
              <w14:schemeClr w14:val="tx1"/>
            </w14:solidFill>
          </w14:textFill>
        </w:rPr>
      </w:pPr>
      <w:del w:id="870" w:author="Poppy Liu" w:date="2024-05-11T14:47:00Z">
        <w:r>
          <w:rPr>
            <w:rFonts w:ascii="仿宋" w:hAnsi="仿宋" w:eastAsia="仿宋" w:cs="仿宋"/>
            <w:color w:val="000000" w:themeColor="text1"/>
            <w:lang w:eastAsia="zh-TW"/>
            <w14:textFill>
              <w14:solidFill>
                <w14:schemeClr w14:val="tx1"/>
              </w14:solidFill>
            </w14:textFill>
          </w:rPr>
          <w:delText>8</w:delText>
        </w:r>
      </w:del>
      <w:del w:id="871" w:author="Poppy Liu" w:date="2024-05-11T14:47:00Z">
        <w:r>
          <w:rPr>
            <w:rFonts w:ascii="仿宋" w:hAnsi="仿宋" w:eastAsia="仿宋" w:cs="仿宋"/>
            <w:color w:val="000000" w:themeColor="text1"/>
            <w:lang w:val="zh-TW" w:eastAsia="zh-TW"/>
            <w14:textFill>
              <w14:solidFill>
                <w14:schemeClr w14:val="tx1"/>
              </w14:solidFill>
            </w14:textFill>
          </w:rPr>
          <w:delText>.3</w:delText>
        </w:r>
      </w:del>
      <w:del w:id="872" w:author="Poppy Liu" w:date="2024-05-11T14:47:00Z">
        <w:r>
          <w:rPr>
            <w:rFonts w:ascii="仿宋" w:hAnsi="仿宋" w:eastAsia="仿宋" w:cs="仿宋"/>
            <w:color w:val="000000" w:themeColor="text1"/>
            <w:lang w:eastAsia="zh-TW"/>
            <w14:textFill>
              <w14:solidFill>
                <w14:schemeClr w14:val="tx1"/>
              </w14:solidFill>
            </w14:textFill>
          </w:rPr>
          <w:delText xml:space="preserve"> </w:delText>
        </w:r>
      </w:del>
      <w:del w:id="873" w:author="Poppy Liu" w:date="2024-05-11T14:47:00Z">
        <w:r>
          <w:rPr>
            <w:rFonts w:ascii="仿宋" w:hAnsi="仿宋" w:eastAsia="仿宋" w:cs="仿宋"/>
            <w:color w:val="000000" w:themeColor="text1"/>
            <w:lang w:val="zh-TW" w:eastAsia="zh-TW"/>
            <w14:textFill>
              <w14:solidFill>
                <w14:schemeClr w14:val="tx1"/>
              </w14:solidFill>
            </w14:textFill>
          </w:rPr>
          <w:delText>本合同履行过程中，甲乙双方应当根据本合同附件约定的联系方式进行沟通往来，以此方式进行的沟通往来均视为甲乙双方真实意思表示。</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874" w:author="Poppy Liu" w:date="2024-05-11T14:47:00Z"/>
          <w:rFonts w:ascii="仿宋" w:hAnsi="仿宋" w:eastAsia="仿宋" w:cs="仿宋"/>
          <w:color w:val="000000" w:themeColor="text1"/>
          <w14:textFill>
            <w14:solidFill>
              <w14:schemeClr w14:val="tx1"/>
            </w14:solidFill>
          </w14:textFill>
        </w:rPr>
      </w:pPr>
      <w:del w:id="875" w:author="Poppy Liu" w:date="2024-05-11T14:47:00Z">
        <w:r>
          <w:rPr>
            <w:rFonts w:ascii="仿宋" w:hAnsi="仿宋" w:eastAsia="仿宋" w:cs="仿宋"/>
            <w:color w:val="000000" w:themeColor="text1"/>
            <w:lang w:eastAsia="zh-TW"/>
            <w14:textFill>
              <w14:solidFill>
                <w14:schemeClr w14:val="tx1"/>
              </w14:solidFill>
            </w14:textFill>
          </w:rPr>
          <w:delText>8</w:delText>
        </w:r>
      </w:del>
      <w:del w:id="876" w:author="Poppy Liu" w:date="2024-05-11T14:47:00Z">
        <w:r>
          <w:rPr>
            <w:rFonts w:ascii="仿宋" w:hAnsi="仿宋" w:eastAsia="仿宋" w:cs="仿宋"/>
            <w:color w:val="000000" w:themeColor="text1"/>
            <w14:textFill>
              <w14:solidFill>
                <w14:schemeClr w14:val="tx1"/>
              </w14:solidFill>
            </w14:textFill>
          </w:rPr>
          <w:delText xml:space="preserve">.4 </w:delText>
        </w:r>
      </w:del>
      <w:del w:id="877" w:author="Poppy Liu" w:date="2024-05-11T14:47:00Z">
        <w:r>
          <w:rPr>
            <w:rFonts w:ascii="仿宋" w:hAnsi="仿宋" w:eastAsia="仿宋" w:cs="仿宋"/>
            <w:color w:val="000000" w:themeColor="text1"/>
            <w:lang w:val="zh-TW" w:eastAsia="zh-TW"/>
            <w14:textFill>
              <w14:solidFill>
                <w14:schemeClr w14:val="tx1"/>
              </w14:solidFill>
            </w14:textFill>
          </w:rPr>
          <w:delText>本合同壹式贰份，甲乙双方各执壹份，具有同等法律效力。</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878" w:author="Poppy Liu" w:date="2024-05-11T14:47:00Z"/>
          <w:rFonts w:ascii="仿宋" w:hAnsi="仿宋" w:eastAsia="仿宋" w:cs="仿宋"/>
          <w:color w:val="000000" w:themeColor="text1"/>
          <w:lang w:val="zh-TW" w:eastAsia="zh-TW"/>
          <w14:textFill>
            <w14:solidFill>
              <w14:schemeClr w14:val="tx1"/>
            </w14:solidFill>
          </w14:textFill>
        </w:rPr>
      </w:pPr>
    </w:p>
    <w:tbl>
      <w:tblPr>
        <w:tblStyle w:val="12"/>
        <w:tblW w:w="9638" w:type="dxa"/>
        <w:tblInd w:w="1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778"/>
        <w:gridCol w:w="48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2889" w:hRule="atLeast"/>
          <w:del w:id="879" w:author="Poppy Liu" w:date="2024-05-11T14:47:00Z"/>
        </w:trPr>
        <w:tc>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del w:id="880" w:author="Poppy Liu" w:date="2024-05-11T14:47:00Z"/>
                <w:rFonts w:hint="default" w:ascii="仿宋" w:hAnsi="仿宋" w:eastAsia="仿宋" w:cs="仿宋"/>
                <w:color w:val="000000" w:themeColor="text1"/>
                <w:kern w:val="0"/>
                <w:sz w:val="24"/>
                <w:szCs w:val="24"/>
                <w14:textFill>
                  <w14:solidFill>
                    <w14:schemeClr w14:val="tx1"/>
                  </w14:solidFill>
                </w14:textFill>
              </w:rPr>
            </w:pPr>
            <w:del w:id="881"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甲方</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del w:id="882" w:author="Poppy Liu" w:date="2024-05-11T14:47:00Z"/>
                <w:rFonts w:hint="default" w:ascii="仿宋" w:hAnsi="仿宋" w:eastAsia="仿宋" w:cs="仿宋"/>
                <w:color w:val="000000" w:themeColor="text1"/>
                <w:kern w:val="0"/>
                <w:sz w:val="24"/>
                <w:szCs w:val="24"/>
                <w14:textFill>
                  <w14:solidFill>
                    <w14:schemeClr w14:val="tx1"/>
                  </w14:solidFill>
                </w14:textFill>
              </w:rPr>
            </w:pPr>
            <w:del w:id="883"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（盖章）</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884" w:author="Poppy Liu" w:date="2024-05-11T14:47:00Z"/>
                <w:rFonts w:hint="default" w:ascii="仿宋" w:hAnsi="仿宋" w:eastAsia="仿宋" w:cs="仿宋"/>
                <w:color w:val="000000" w:themeColor="text1"/>
                <w:kern w:val="0"/>
                <w:sz w:val="24"/>
                <w:szCs w:val="24"/>
                <w14:textFill>
                  <w14:solidFill>
                    <w14:schemeClr w14:val="tx1"/>
                  </w14:solidFill>
                </w14:textFill>
              </w:rPr>
            </w:pPr>
            <w:del w:id="885"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甲方：高维信息技术（深圳）有限公司</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886" w:author="Poppy Liu" w:date="2024-05-11T14:47:00Z"/>
                <w:rFonts w:hint="default" w:ascii="仿宋" w:hAnsi="仿宋" w:eastAsia="仿宋" w:cs="仿宋"/>
                <w:color w:val="000000" w:themeColor="text1"/>
                <w:kern w:val="0"/>
                <w:sz w:val="24"/>
                <w:szCs w:val="24"/>
                <w14:textFill>
                  <w14:solidFill>
                    <w14:schemeClr w14:val="tx1"/>
                  </w14:solidFill>
                </w14:textFill>
              </w:rPr>
            </w:pPr>
            <w:del w:id="887"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法定代表人：林传科</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888" w:author="Poppy Liu" w:date="2024-05-11T14:47:00Z"/>
                <w:rFonts w:hint="default" w:ascii="仿宋" w:hAnsi="仿宋" w:eastAsia="仿宋" w:cs="仿宋"/>
                <w:color w:val="000000" w:themeColor="text1"/>
                <w:kern w:val="0"/>
                <w:sz w:val="24"/>
                <w:szCs w:val="24"/>
                <w14:textFill>
                  <w14:solidFill>
                    <w14:schemeClr w14:val="tx1"/>
                  </w14:solidFill>
                </w14:textFill>
              </w:rPr>
            </w:pPr>
            <w:del w:id="889"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受委托</w:delText>
              </w:r>
            </w:del>
            <w:del w:id="890" w:author="Poppy Liu" w:date="2024-05-11T14:47:00Z">
              <w:r>
                <w:rPr>
                  <w:rFonts w:ascii="仿宋" w:hAnsi="仿宋" w:eastAsia="仿宋" w:cs="仿宋"/>
                  <w:color w:val="000000" w:themeColor="text1"/>
                  <w:kern w:val="0"/>
                  <w:sz w:val="24"/>
                  <w:szCs w:val="24"/>
                  <w14:textFill>
                    <w14:solidFill>
                      <w14:schemeClr w14:val="tx1"/>
                    </w14:solidFill>
                  </w14:textFill>
                </w:rPr>
                <w:delText>/</w:delText>
              </w:r>
            </w:del>
            <w:del w:id="891"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 xml:space="preserve">代理人： </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892" w:author="Poppy Liu" w:date="2024-05-11T14:47:00Z"/>
                <w:rFonts w:hint="default" w:ascii="仿宋" w:hAnsi="仿宋" w:eastAsia="仿宋"/>
                <w:color w:val="000000" w:themeColor="text1"/>
                <w:sz w:val="24"/>
                <w:szCs w:val="24"/>
                <w14:textFill>
                  <w14:solidFill>
                    <w14:schemeClr w14:val="tx1"/>
                  </w14:solidFill>
                </w14:textFill>
              </w:rPr>
            </w:pPr>
            <w:del w:id="893"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日期：       年      月     日</w:delText>
              </w:r>
            </w:del>
          </w:p>
        </w:tc>
        <w:tc>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del w:id="894" w:author="Poppy Liu" w:date="2024-05-11T14:47:00Z"/>
                <w:rFonts w:hint="default" w:ascii="仿宋" w:hAnsi="仿宋" w:eastAsia="仿宋" w:cs="仿宋"/>
                <w:color w:val="000000" w:themeColor="text1"/>
                <w:kern w:val="0"/>
                <w:sz w:val="24"/>
                <w:szCs w:val="24"/>
                <w14:textFill>
                  <w14:solidFill>
                    <w14:schemeClr w14:val="tx1"/>
                  </w14:solidFill>
                </w14:textFill>
              </w:rPr>
            </w:pPr>
            <w:del w:id="895"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乙方</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del w:id="896" w:author="Poppy Liu" w:date="2024-05-11T14:47:00Z"/>
                <w:rFonts w:hint="default" w:ascii="仿宋" w:hAnsi="仿宋" w:eastAsia="仿宋" w:cs="仿宋"/>
                <w:color w:val="000000" w:themeColor="text1"/>
                <w:kern w:val="0"/>
                <w:sz w:val="24"/>
                <w:szCs w:val="24"/>
                <w14:textFill>
                  <w14:solidFill>
                    <w14:schemeClr w14:val="tx1"/>
                  </w14:solidFill>
                </w14:textFill>
              </w:rPr>
            </w:pPr>
            <w:del w:id="897"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（盖章）</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del w:id="899" w:author="Poppy Liu" w:date="2024-05-11T14:47:00Z"/>
                <w:rFonts w:hint="default" w:ascii="仿宋" w:hAnsi="仿宋" w:eastAsia="仿宋" w:cs="仿宋"/>
                <w:color w:val="000000" w:themeColor="text1"/>
                <w:kern w:val="2"/>
                <w:sz w:val="24"/>
                <w:szCs w:val="24"/>
                <w:lang w:val="zh-TW"/>
                <w:rPrChange w:id="900" w:author="Poppy Liu" w:date="2024-05-11T14:10:00Z">
                  <w:rPr>
                    <w:del w:id="901" w:author="Poppy Liu" w:date="2024-05-11T14:47:00Z"/>
                    <w:rFonts w:hint="default" w:ascii="仿宋" w:hAnsi="仿宋" w:eastAsia="仿宋" w:cs="仿宋"/>
                    <w:color w:val="000000" w:themeColor="text1"/>
                    <w:kern w:val="0"/>
                    <w:sz w:val="24"/>
                    <w:szCs w:val="24"/>
                    <w14:textFill>
                      <w14:solidFill>
                        <w14:schemeClr w14:val="tx1"/>
                      </w14:solidFill>
                    </w14:textFill>
                  </w:rPr>
                </w:rPrChange>
                <w14:textFill>
                  <w14:solidFill>
                    <w14:schemeClr w14:val="tx1"/>
                  </w14:solidFill>
                </w14:textFill>
              </w:rPr>
              <w:pPrChange w:id="898" w:author="Poppy Liu" w:date="2024-05-11T14:10:00Z">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pPr>
              </w:pPrChange>
            </w:pPr>
            <w:del w:id="902"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乙方：</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903" w:author="Poppy Liu" w:date="2024-05-11T14:47:00Z"/>
                <w:rFonts w:hint="default" w:ascii="仿宋" w:hAnsi="仿宋" w:eastAsia="仿宋" w:cs="仿宋"/>
                <w:color w:val="000000" w:themeColor="text1"/>
                <w:kern w:val="0"/>
                <w:sz w:val="24"/>
                <w:szCs w:val="24"/>
                <w14:textFill>
                  <w14:solidFill>
                    <w14:schemeClr w14:val="tx1"/>
                  </w14:solidFill>
                </w14:textFill>
              </w:rPr>
            </w:pPr>
            <w:del w:id="904"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法定代表人：</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905" w:author="Poppy Liu" w:date="2024-05-11T14:47:00Z"/>
                <w:rFonts w:hint="default" w:ascii="仿宋" w:hAnsi="仿宋" w:eastAsia="仿宋" w:cs="仿宋"/>
                <w:color w:val="000000" w:themeColor="text1"/>
                <w:kern w:val="0"/>
                <w:sz w:val="24"/>
                <w:szCs w:val="24"/>
                <w14:textFill>
                  <w14:solidFill>
                    <w14:schemeClr w14:val="tx1"/>
                  </w14:solidFill>
                </w14:textFill>
              </w:rPr>
            </w:pPr>
            <w:del w:id="906"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受委托</w:delText>
              </w:r>
            </w:del>
            <w:del w:id="907" w:author="Poppy Liu" w:date="2024-05-11T14:47:00Z">
              <w:r>
                <w:rPr>
                  <w:rFonts w:ascii="仿宋" w:hAnsi="仿宋" w:eastAsia="仿宋" w:cs="仿宋"/>
                  <w:color w:val="000000" w:themeColor="text1"/>
                  <w:kern w:val="0"/>
                  <w:sz w:val="24"/>
                  <w:szCs w:val="24"/>
                  <w14:textFill>
                    <w14:solidFill>
                      <w14:schemeClr w14:val="tx1"/>
                    </w14:solidFill>
                  </w14:textFill>
                </w:rPr>
                <w:delText>/</w:delText>
              </w:r>
            </w:del>
            <w:del w:id="908"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代理人：</w:delText>
              </w:r>
            </w:del>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del w:id="909" w:author="Poppy Liu" w:date="2024-05-11T14:47:00Z"/>
                <w:rFonts w:hint="default" w:ascii="仿宋" w:hAnsi="仿宋" w:eastAsia="仿宋"/>
                <w:color w:val="000000" w:themeColor="text1"/>
                <w:sz w:val="24"/>
                <w:szCs w:val="24"/>
                <w14:textFill>
                  <w14:solidFill>
                    <w14:schemeClr w14:val="tx1"/>
                  </w14:solidFill>
                </w14:textFill>
              </w:rPr>
            </w:pPr>
            <w:del w:id="910" w:author="Poppy Liu" w:date="2024-05-11T14:47:00Z">
              <w:r>
                <w:rPr>
                  <w:rFonts w:ascii="仿宋" w:hAnsi="仿宋" w:eastAsia="仿宋" w:cs="仿宋"/>
                  <w:color w:val="000000" w:themeColor="text1"/>
                  <w:kern w:val="0"/>
                  <w:sz w:val="24"/>
                  <w:szCs w:val="24"/>
                  <w:lang w:val="zh-TW" w:eastAsia="zh-TW"/>
                  <w14:textFill>
                    <w14:solidFill>
                      <w14:schemeClr w14:val="tx1"/>
                    </w14:solidFill>
                  </w14:textFill>
                </w:rPr>
                <w:delText>日期：        年      月     日</w:delText>
              </w:r>
            </w:del>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del w:id="911"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del w:id="912"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del w:id="913"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14"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15"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16"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17"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18"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919"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del w:id="920" w:author="Poppy Liu" w:date="2024-05-11T14:47:00Z"/>
          <w:rFonts w:ascii="仿宋" w:hAnsi="仿宋" w:eastAsia="仿宋" w:cs="仿宋"/>
          <w:color w:val="000000" w:themeColor="text1"/>
          <w:lang w:val="zh-TW" w:eastAsia="zh-TW"/>
          <w14:textFill>
            <w14:solidFill>
              <w14:schemeClr w14:val="tx1"/>
            </w14:solidFill>
          </w14:textFill>
        </w:rPr>
      </w:pPr>
      <w:del w:id="921" w:author="Poppy Liu" w:date="2024-05-11T14:47:00Z">
        <w:r>
          <w:rPr>
            <w:rFonts w:ascii="仿宋" w:hAnsi="仿宋" w:eastAsia="仿宋" w:cs="仿宋"/>
            <w:color w:val="000000" w:themeColor="text1"/>
            <w:lang w:val="zh-TW" w:eastAsia="zh-TW"/>
            <w14:textFill>
              <w14:solidFill>
                <w14:schemeClr w14:val="tx1"/>
              </w14:solidFill>
            </w14:textFill>
          </w:rPr>
          <w:delText>【以下无正文】</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922" w:author="Poppy Liu" w:date="2024-05-11T14:47: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923" w:author="Poppy Liu" w:date="2024-05-11T14:47:00Z"/>
          <w:rFonts w:ascii="仿宋" w:hAnsi="仿宋" w:eastAsia="仿宋" w:cs="仿宋"/>
          <w:b/>
          <w:bCs/>
          <w:color w:val="000000" w:themeColor="text1"/>
          <w14:textFill>
            <w14:solidFill>
              <w14:schemeClr w14:val="tx1"/>
            </w14:solidFill>
          </w14:textFill>
        </w:rPr>
      </w:pPr>
      <w:del w:id="924" w:author="Poppy Liu" w:date="2024-05-11T14:47:00Z">
        <w:r>
          <w:rPr>
            <w:rFonts w:ascii="仿宋" w:hAnsi="仿宋" w:eastAsia="仿宋" w:cs="仿宋"/>
            <w:b/>
            <w:bCs/>
            <w:color w:val="000000" w:themeColor="text1"/>
            <w:lang w:val="zh-TW" w:eastAsia="zh-TW"/>
            <w14:textFill>
              <w14:solidFill>
                <w14:schemeClr w14:val="tx1"/>
              </w14:solidFill>
            </w14:textFill>
          </w:rPr>
          <w:delText>附件1：</w:delText>
        </w:r>
      </w:del>
      <w:del w:id="925" w:author="Poppy Liu" w:date="2024-05-11T14:47:00Z">
        <w:r>
          <w:rPr>
            <w:rFonts w:hint="eastAsia" w:ascii="仿宋" w:hAnsi="仿宋" w:eastAsia="仿宋" w:cs="仿宋"/>
            <w:b/>
            <w:bCs/>
            <w:color w:val="000000" w:themeColor="text1"/>
            <w:lang w:eastAsia="zh-Hans"/>
            <w14:textFill>
              <w14:solidFill>
                <w14:schemeClr w14:val="tx1"/>
              </w14:solidFill>
            </w14:textFill>
          </w:rPr>
          <w:delText>老师</w:delText>
        </w:r>
      </w:del>
      <w:del w:id="926" w:author="Poppy Liu" w:date="2024-05-11T14:47:00Z">
        <w:r>
          <w:rPr>
            <w:rFonts w:ascii="仿宋" w:hAnsi="仿宋" w:eastAsia="仿宋" w:cs="仿宋"/>
            <w:b/>
            <w:bCs/>
            <w:color w:val="000000" w:themeColor="text1"/>
            <w:lang w:val="zh-TW" w:eastAsia="zh-TW"/>
            <w14:textFill>
              <w14:solidFill>
                <w14:schemeClr w14:val="tx1"/>
              </w14:solidFill>
            </w14:textFill>
          </w:rPr>
          <w:delText>基本信息及联系方式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927" w:author="Poppy Liu" w:date="2024-05-11T14:47:00Z"/>
          <w:rFonts w:ascii="仿宋" w:hAnsi="仿宋" w:eastAsia="仿宋" w:cs="仿宋"/>
          <w:b/>
          <w:bCs/>
          <w:color w:val="000000" w:themeColor="text1"/>
          <w:u w:color="FF0000"/>
          <w:lang w:val="zh-TW" w:eastAsia="zh-TW"/>
          <w14:textFill>
            <w14:solidFill>
              <w14:schemeClr w14:val="tx1"/>
            </w14:solidFill>
          </w14:textFill>
        </w:rPr>
      </w:pPr>
    </w:p>
    <w:tbl>
      <w:tblPr>
        <w:tblStyle w:val="12"/>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del w:id="928"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29" w:author="Poppy Liu" w:date="2024-05-11T14:47:00Z"/>
                <w:rFonts w:ascii="仿宋" w:hAnsi="仿宋" w:eastAsia="仿宋"/>
                <w:color w:val="000000" w:themeColor="text1"/>
                <w14:textFill>
                  <w14:solidFill>
                    <w14:schemeClr w14:val="tx1"/>
                  </w14:solidFill>
                </w14:textFill>
              </w:rPr>
            </w:pPr>
            <w:del w:id="930"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序号</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31" w:author="Poppy Liu" w:date="2024-05-11T14:47:00Z"/>
                <w:rFonts w:ascii="仿宋" w:hAnsi="仿宋" w:eastAsia="仿宋"/>
                <w:color w:val="000000" w:themeColor="text1"/>
                <w14:textFill>
                  <w14:solidFill>
                    <w14:schemeClr w14:val="tx1"/>
                  </w14:solidFill>
                </w14:textFill>
              </w:rPr>
            </w:pPr>
            <w:del w:id="932"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项目</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33" w:author="Poppy Liu" w:date="2024-05-11T14:47:00Z"/>
                <w:rFonts w:ascii="仿宋" w:hAnsi="仿宋" w:eastAsia="仿宋"/>
                <w:color w:val="000000" w:themeColor="text1"/>
                <w14:textFill>
                  <w14:solidFill>
                    <w14:schemeClr w14:val="tx1"/>
                  </w14:solidFill>
                </w14:textFill>
              </w:rPr>
            </w:pPr>
            <w:del w:id="934"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具体信息如实填写</w:delText>
              </w:r>
            </w:del>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35" w:author="Poppy Liu" w:date="2024-05-11T14:47:00Z"/>
                <w:rFonts w:ascii="仿宋" w:hAnsi="仿宋" w:eastAsia="仿宋"/>
                <w:color w:val="000000" w:themeColor="text1"/>
                <w14:textFill>
                  <w14:solidFill>
                    <w14:schemeClr w14:val="tx1"/>
                  </w14:solidFill>
                </w14:textFill>
              </w:rPr>
            </w:pPr>
            <w:del w:id="936"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备注</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jc w:val="center"/>
          <w:del w:id="937"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38" w:author="Poppy Liu" w:date="2024-05-11T14:47:00Z"/>
                <w:rFonts w:ascii="仿宋" w:hAnsi="仿宋" w:eastAsia="仿宋"/>
                <w:color w:val="000000" w:themeColor="text1"/>
                <w14:textFill>
                  <w14:solidFill>
                    <w14:schemeClr w14:val="tx1"/>
                  </w14:solidFill>
                </w14:textFill>
              </w:rPr>
            </w:pPr>
            <w:del w:id="939" w:author="Poppy Liu" w:date="2024-05-11T14:47:00Z">
              <w:r>
                <w:rPr>
                  <w:rFonts w:ascii="仿宋" w:hAnsi="仿宋" w:eastAsia="仿宋" w:cs="仿宋"/>
                  <w:color w:val="000000" w:themeColor="text1"/>
                  <w14:textFill>
                    <w14:solidFill>
                      <w14:schemeClr w14:val="tx1"/>
                    </w14:solidFill>
                  </w14:textFill>
                </w:rPr>
                <w:delText>1</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40" w:author="Poppy Liu" w:date="2024-05-11T14:47:00Z"/>
                <w:rFonts w:ascii="仿宋" w:hAnsi="仿宋" w:eastAsia="仿宋"/>
                <w:color w:val="000000" w:themeColor="text1"/>
                <w14:textFill>
                  <w14:solidFill>
                    <w14:schemeClr w14:val="tx1"/>
                  </w14:solidFill>
                </w14:textFill>
              </w:rPr>
            </w:pPr>
            <w:del w:id="941"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42" w:author="Poppy Liu" w:date="2024-05-11T14:47:00Z">
              <w:r>
                <w:rPr>
                  <w:rFonts w:ascii="仿宋" w:hAnsi="仿宋" w:eastAsia="仿宋" w:cs="仿宋"/>
                  <w:color w:val="000000" w:themeColor="text1"/>
                  <w:lang w:eastAsia="zh-TW"/>
                  <w14:textFill>
                    <w14:solidFill>
                      <w14:schemeClr w14:val="tx1"/>
                    </w14:solidFill>
                  </w14:textFill>
                </w:rPr>
                <w:delText>师</w:delText>
              </w:r>
            </w:del>
            <w:del w:id="943" w:author="Poppy Liu" w:date="2024-05-11T14:47:00Z">
              <w:r>
                <w:rPr>
                  <w:rFonts w:ascii="仿宋" w:hAnsi="仿宋" w:eastAsia="仿宋" w:cs="仿宋"/>
                  <w:color w:val="000000" w:themeColor="text1"/>
                  <w:lang w:val="zh-TW" w:eastAsia="zh-TW"/>
                  <w14:textFill>
                    <w14:solidFill>
                      <w14:schemeClr w14:val="tx1"/>
                    </w14:solidFill>
                  </w14:textFill>
                </w:rPr>
                <w:delText>身份证姓名</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44" w:author="Poppy Liu" w:date="2024-05-11T14:47:00Z"/>
                <w:rFonts w:ascii="仿宋" w:hAnsi="仿宋" w:eastAsia="仿宋"/>
                <w:color w:val="000000" w:themeColor="text1"/>
                <w14:textFill>
                  <w14:solidFill>
                    <w14:schemeClr w14:val="tx1"/>
                  </w14:solidFill>
                </w14:textFill>
              </w:rPr>
            </w:pPr>
            <w:del w:id="945" w:author="Poppy Liu" w:date="2024-05-11T14:10:00Z">
              <w:r>
                <w:rPr>
                  <w:rFonts w:hint="eastAsia" w:ascii="仿宋" w:hAnsi="仿宋" w:eastAsia="仿宋"/>
                  <w:color w:val="000000" w:themeColor="text1"/>
                  <w14:textFill>
                    <w14:solidFill>
                      <w14:schemeClr w14:val="tx1"/>
                    </w14:solidFill>
                  </w14:textFill>
                </w:rPr>
                <w:delText>刘晴</w:delText>
              </w:r>
            </w:del>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46" w:author="Poppy Liu" w:date="2024-05-11T14:47:00Z"/>
                <w:rFonts w:ascii="仿宋" w:hAnsi="仿宋" w:eastAsia="仿宋"/>
                <w:color w:val="000000" w:themeColor="text1"/>
                <w14:textFill>
                  <w14:solidFill>
                    <w14:schemeClr w14:val="tx1"/>
                  </w14:solidFill>
                </w14:textFill>
              </w:rPr>
            </w:pPr>
            <w:del w:id="947" w:author="Poppy Liu" w:date="2024-05-11T14:47:00Z">
              <w:r>
                <w:rPr>
                  <w:rFonts w:ascii="仿宋" w:hAnsi="仿宋" w:eastAsia="仿宋" w:cs="仿宋"/>
                  <w:color w:val="000000" w:themeColor="text1"/>
                  <w:lang w:val="zh-TW" w:eastAsia="zh-TW"/>
                  <w14:textFill>
                    <w14:solidFill>
                      <w14:schemeClr w14:val="tx1"/>
                    </w14:solidFill>
                  </w14:textFill>
                </w:rPr>
                <w:delText>酒店机票实名信息</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jc w:val="center"/>
          <w:del w:id="948"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49" w:author="Poppy Liu" w:date="2024-05-11T14:47:00Z"/>
                <w:rFonts w:ascii="仿宋" w:hAnsi="仿宋" w:eastAsia="仿宋"/>
                <w:color w:val="000000" w:themeColor="text1"/>
                <w14:textFill>
                  <w14:solidFill>
                    <w14:schemeClr w14:val="tx1"/>
                  </w14:solidFill>
                </w14:textFill>
              </w:rPr>
            </w:pPr>
            <w:del w:id="950" w:author="Poppy Liu" w:date="2024-05-11T14:47:00Z">
              <w:r>
                <w:rPr>
                  <w:rFonts w:ascii="仿宋" w:hAnsi="仿宋" w:eastAsia="仿宋" w:cs="仿宋"/>
                  <w:color w:val="000000" w:themeColor="text1"/>
                  <w14:textFill>
                    <w14:solidFill>
                      <w14:schemeClr w14:val="tx1"/>
                    </w14:solidFill>
                  </w14:textFill>
                </w:rPr>
                <w:delText>2</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51" w:author="Poppy Liu" w:date="2024-05-11T14:47:00Z"/>
                <w:rFonts w:ascii="仿宋" w:hAnsi="仿宋" w:eastAsia="仿宋"/>
                <w:color w:val="000000" w:themeColor="text1"/>
                <w14:textFill>
                  <w14:solidFill>
                    <w14:schemeClr w14:val="tx1"/>
                  </w14:solidFill>
                </w14:textFill>
              </w:rPr>
            </w:pPr>
            <w:del w:id="952"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53" w:author="Poppy Liu" w:date="2024-05-11T14:47:00Z">
              <w:r>
                <w:rPr>
                  <w:rFonts w:ascii="仿宋" w:hAnsi="仿宋" w:eastAsia="仿宋" w:cs="仿宋"/>
                  <w:color w:val="000000" w:themeColor="text1"/>
                  <w:lang w:eastAsia="zh-TW"/>
                  <w14:textFill>
                    <w14:solidFill>
                      <w14:schemeClr w14:val="tx1"/>
                    </w14:solidFill>
                  </w14:textFill>
                </w:rPr>
                <w:delText>师</w:delText>
              </w:r>
            </w:del>
            <w:del w:id="954" w:author="Poppy Liu" w:date="2024-05-11T14:47:00Z">
              <w:r>
                <w:rPr>
                  <w:rFonts w:ascii="仿宋" w:hAnsi="仿宋" w:eastAsia="仿宋" w:cs="仿宋"/>
                  <w:color w:val="000000" w:themeColor="text1"/>
                  <w:lang w:val="zh-TW" w:eastAsia="zh-TW"/>
                  <w14:textFill>
                    <w14:solidFill>
                      <w14:schemeClr w14:val="tx1"/>
                    </w14:solidFill>
                  </w14:textFill>
                </w:rPr>
                <w:delText>身份证号码</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55" w:author="Poppy Liu" w:date="2024-05-11T14:47:00Z"/>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56" w:author="Poppy Liu" w:date="2024-05-11T14:47:00Z"/>
                <w:rFonts w:ascii="仿宋" w:hAnsi="仿宋" w:eastAsia="仿宋"/>
                <w:color w:val="000000" w:themeColor="text1"/>
                <w14:textFill>
                  <w14:solidFill>
                    <w14:schemeClr w14:val="tx1"/>
                  </w14:solidFill>
                </w14:textFill>
              </w:rPr>
            </w:pPr>
            <w:del w:id="957" w:author="Poppy Liu" w:date="2024-05-11T14:47:00Z">
              <w:r>
                <w:rPr>
                  <w:rFonts w:ascii="仿宋" w:hAnsi="仿宋" w:eastAsia="仿宋" w:cs="仿宋"/>
                  <w:color w:val="000000" w:themeColor="text1"/>
                  <w:lang w:val="zh-TW" w:eastAsia="zh-TW"/>
                  <w14:textFill>
                    <w14:solidFill>
                      <w14:schemeClr w14:val="tx1"/>
                    </w14:solidFill>
                  </w14:textFill>
                </w:rPr>
                <w:delText>酒店机票实名信息</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1" w:hRule="atLeast"/>
          <w:jc w:val="center"/>
          <w:del w:id="958"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59" w:author="Poppy Liu" w:date="2024-05-11T14:47:00Z"/>
                <w:rFonts w:ascii="仿宋" w:hAnsi="仿宋" w:eastAsia="仿宋"/>
                <w:color w:val="000000" w:themeColor="text1"/>
                <w14:textFill>
                  <w14:solidFill>
                    <w14:schemeClr w14:val="tx1"/>
                  </w14:solidFill>
                </w14:textFill>
              </w:rPr>
            </w:pPr>
            <w:del w:id="960" w:author="Poppy Liu" w:date="2024-05-11T14:47:00Z">
              <w:r>
                <w:rPr>
                  <w:rFonts w:ascii="仿宋" w:hAnsi="仿宋" w:eastAsia="仿宋" w:cs="仿宋"/>
                  <w:color w:val="000000" w:themeColor="text1"/>
                  <w14:textFill>
                    <w14:solidFill>
                      <w14:schemeClr w14:val="tx1"/>
                    </w14:solidFill>
                  </w14:textFill>
                </w:rPr>
                <w:delText>3</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61" w:author="Poppy Liu" w:date="2024-05-11T14:47:00Z"/>
                <w:rFonts w:ascii="仿宋" w:hAnsi="仿宋" w:eastAsia="仿宋"/>
                <w:color w:val="000000" w:themeColor="text1"/>
                <w14:textFill>
                  <w14:solidFill>
                    <w14:schemeClr w14:val="tx1"/>
                  </w14:solidFill>
                </w14:textFill>
              </w:rPr>
            </w:pPr>
            <w:del w:id="962"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63" w:author="Poppy Liu" w:date="2024-05-11T14:47:00Z">
              <w:r>
                <w:rPr>
                  <w:rFonts w:ascii="仿宋" w:hAnsi="仿宋" w:eastAsia="仿宋" w:cs="仿宋"/>
                  <w:color w:val="000000" w:themeColor="text1"/>
                  <w:lang w:eastAsia="zh-TW"/>
                  <w14:textFill>
                    <w14:solidFill>
                      <w14:schemeClr w14:val="tx1"/>
                    </w14:solidFill>
                  </w14:textFill>
                </w:rPr>
                <w:delText>师</w:delText>
              </w:r>
            </w:del>
            <w:del w:id="964" w:author="Poppy Liu" w:date="2024-05-11T14:47:00Z">
              <w:r>
                <w:rPr>
                  <w:rFonts w:ascii="仿宋" w:hAnsi="仿宋" w:eastAsia="仿宋" w:cs="仿宋"/>
                  <w:color w:val="000000" w:themeColor="text1"/>
                  <w:lang w:val="zh-TW" w:eastAsia="zh-TW"/>
                  <w14:textFill>
                    <w14:solidFill>
                      <w14:schemeClr w14:val="tx1"/>
                    </w14:solidFill>
                  </w14:textFill>
                </w:rPr>
                <w:delText>电话</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65" w:author="Poppy Liu" w:date="2024-05-11T14:47:00Z"/>
                <w:rFonts w:ascii="仿宋" w:hAnsi="仿宋" w:eastAsia="仿宋"/>
                <w:color w:val="000000" w:themeColor="text1"/>
                <w14:textFill>
                  <w14:solidFill>
                    <w14:schemeClr w14:val="tx1"/>
                  </w14:solidFill>
                </w14:textFill>
              </w:rPr>
            </w:pP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del w:id="966" w:author="Poppy Liu" w:date="2024-05-11T14:47:00Z"/>
                <w:rFonts w:ascii="仿宋" w:hAnsi="仿宋" w:eastAsia="仿宋"/>
                <w:color w:val="000000" w:themeColor="text1"/>
                <w14:textFill>
                  <w14:solidFill>
                    <w14:schemeClr w14:val="tx1"/>
                  </w14:solidFill>
                </w14:textFill>
              </w:rPr>
            </w:pPr>
            <w:del w:id="967" w:author="Poppy Liu" w:date="2024-05-11T14:47:00Z">
              <w:r>
                <w:rPr>
                  <w:rFonts w:ascii="仿宋" w:hAnsi="仿宋" w:eastAsia="仿宋" w:cs="仿宋"/>
                  <w:color w:val="000000" w:themeColor="text1"/>
                  <w:lang w:val="zh-TW" w:eastAsia="zh-TW"/>
                  <w14:textFill>
                    <w14:solidFill>
                      <w14:schemeClr w14:val="tx1"/>
                    </w14:solidFill>
                  </w14:textFill>
                </w:rPr>
                <w:delText>就本合同项下课程及服务的履行进行沟通、确认。</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99" w:hRule="atLeast"/>
          <w:jc w:val="center"/>
          <w:del w:id="968"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69" w:author="Poppy Liu" w:date="2024-05-11T14:47:00Z"/>
                <w:rFonts w:ascii="仿宋" w:hAnsi="仿宋" w:eastAsia="仿宋"/>
                <w:color w:val="000000" w:themeColor="text1"/>
                <w14:textFill>
                  <w14:solidFill>
                    <w14:schemeClr w14:val="tx1"/>
                  </w14:solidFill>
                </w14:textFill>
              </w:rPr>
            </w:pPr>
            <w:del w:id="970" w:author="Poppy Liu" w:date="2024-05-11T14:47:00Z">
              <w:r>
                <w:rPr>
                  <w:rFonts w:ascii="仿宋" w:hAnsi="仿宋" w:eastAsia="仿宋" w:cs="仿宋"/>
                  <w:color w:val="000000" w:themeColor="text1"/>
                  <w14:textFill>
                    <w14:solidFill>
                      <w14:schemeClr w14:val="tx1"/>
                    </w14:solidFill>
                  </w14:textFill>
                </w:rPr>
                <w:delText>4</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71" w:author="Poppy Liu" w:date="2024-05-11T14:47:00Z"/>
                <w:rFonts w:ascii="仿宋" w:hAnsi="仿宋" w:eastAsia="仿宋"/>
                <w:color w:val="000000" w:themeColor="text1"/>
                <w14:textFill>
                  <w14:solidFill>
                    <w14:schemeClr w14:val="tx1"/>
                  </w14:solidFill>
                </w14:textFill>
              </w:rPr>
            </w:pPr>
            <w:del w:id="972"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73" w:author="Poppy Liu" w:date="2024-05-11T14:47:00Z">
              <w:r>
                <w:rPr>
                  <w:rFonts w:ascii="仿宋" w:hAnsi="仿宋" w:eastAsia="仿宋" w:cs="仿宋"/>
                  <w:color w:val="000000" w:themeColor="text1"/>
                  <w:lang w:eastAsia="zh-TW"/>
                  <w14:textFill>
                    <w14:solidFill>
                      <w14:schemeClr w14:val="tx1"/>
                    </w14:solidFill>
                  </w14:textFill>
                </w:rPr>
                <w:delText>师</w:delText>
              </w:r>
            </w:del>
            <w:del w:id="974" w:author="Poppy Liu" w:date="2024-05-11T14:47:00Z">
              <w:r>
                <w:rPr>
                  <w:rFonts w:ascii="仿宋" w:hAnsi="仿宋" w:eastAsia="仿宋" w:cs="仿宋"/>
                  <w:color w:val="000000" w:themeColor="text1"/>
                  <w:lang w:val="zh-TW" w:eastAsia="zh-TW"/>
                  <w14:textFill>
                    <w14:solidFill>
                      <w14:schemeClr w14:val="tx1"/>
                    </w14:solidFill>
                  </w14:textFill>
                </w:rPr>
                <w:delText>电子邮箱</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75" w:author="Poppy Liu" w:date="2024-05-11T14:47:00Z"/>
                <w:rFonts w:ascii="仿宋" w:hAnsi="仿宋" w:eastAsia="仿宋"/>
                <w:color w:val="000000" w:themeColor="text1"/>
                <w14:textFill>
                  <w14:solidFill>
                    <w14:schemeClr w14:val="tx1"/>
                  </w14:solidFill>
                </w14:textFill>
              </w:rPr>
            </w:pP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pPr>
              <w:rPr>
                <w:del w:id="976" w:author="Poppy Liu" w:date="2024-05-11T14:47:00Z"/>
                <w:rFonts w:ascii="仿宋" w:hAnsi="仿宋" w:eastAsia="仿宋"/>
                <w:color w:val="000000" w:themeColor="text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75" w:hRule="atLeast"/>
          <w:jc w:val="center"/>
          <w:del w:id="977"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78" w:author="Poppy Liu" w:date="2024-05-11T14:47:00Z"/>
                <w:rFonts w:ascii="仿宋" w:hAnsi="仿宋" w:eastAsia="仿宋"/>
                <w:color w:val="000000" w:themeColor="text1"/>
                <w14:textFill>
                  <w14:solidFill>
                    <w14:schemeClr w14:val="tx1"/>
                  </w14:solidFill>
                </w14:textFill>
              </w:rPr>
            </w:pPr>
            <w:del w:id="979" w:author="Poppy Liu" w:date="2024-05-11T14:47:00Z">
              <w:r>
                <w:rPr>
                  <w:rFonts w:ascii="仿宋" w:hAnsi="仿宋" w:eastAsia="仿宋" w:cs="仿宋"/>
                  <w:color w:val="000000" w:themeColor="text1"/>
                  <w14:textFill>
                    <w14:solidFill>
                      <w14:schemeClr w14:val="tx1"/>
                    </w14:solidFill>
                  </w14:textFill>
                </w:rPr>
                <w:delText>5</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80" w:author="Poppy Liu" w:date="2024-05-11T14:47:00Z"/>
                <w:rFonts w:ascii="仿宋" w:hAnsi="仿宋" w:eastAsia="仿宋"/>
                <w:color w:val="000000" w:themeColor="text1"/>
                <w14:textFill>
                  <w14:solidFill>
                    <w14:schemeClr w14:val="tx1"/>
                  </w14:solidFill>
                </w14:textFill>
              </w:rPr>
            </w:pPr>
            <w:del w:id="981"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82" w:author="Poppy Liu" w:date="2024-05-11T14:47:00Z">
              <w:r>
                <w:rPr>
                  <w:rFonts w:ascii="仿宋" w:hAnsi="仿宋" w:eastAsia="仿宋" w:cs="仿宋"/>
                  <w:color w:val="000000" w:themeColor="text1"/>
                  <w:lang w:eastAsia="zh-TW"/>
                  <w14:textFill>
                    <w14:solidFill>
                      <w14:schemeClr w14:val="tx1"/>
                    </w14:solidFill>
                  </w14:textFill>
                </w:rPr>
                <w:delText>师</w:delText>
              </w:r>
            </w:del>
            <w:del w:id="983" w:author="Poppy Liu" w:date="2024-05-11T14:47:00Z">
              <w:r>
                <w:rPr>
                  <w:rFonts w:ascii="仿宋" w:hAnsi="仿宋" w:eastAsia="仿宋" w:cs="仿宋"/>
                  <w:color w:val="000000" w:themeColor="text1"/>
                  <w:lang w:val="zh-TW" w:eastAsia="zh-TW"/>
                  <w14:textFill>
                    <w14:solidFill>
                      <w14:schemeClr w14:val="tx1"/>
                    </w14:solidFill>
                  </w14:textFill>
                </w:rPr>
                <w:delText>昵称</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84" w:author="Poppy Liu" w:date="2024-05-11T14:47:00Z"/>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del w:id="985" w:author="Poppy Liu" w:date="2024-05-11T14:47:00Z"/>
                <w:rFonts w:ascii="仿宋" w:hAnsi="仿宋" w:eastAsia="仿宋"/>
                <w:color w:val="000000" w:themeColor="text1"/>
                <w14:textFill>
                  <w14:solidFill>
                    <w14:schemeClr w14:val="tx1"/>
                  </w14:solidFill>
                </w14:textFill>
              </w:rPr>
            </w:pPr>
            <w:del w:id="986" w:author="Poppy Liu" w:date="2024-05-11T14:47:00Z">
              <w:r>
                <w:rPr>
                  <w:rFonts w:ascii="仿宋" w:hAnsi="仿宋" w:eastAsia="仿宋" w:cs="仿宋"/>
                  <w:color w:val="000000" w:themeColor="text1"/>
                  <w:lang w:val="zh-TW" w:eastAsia="zh-TW"/>
                  <w14:textFill>
                    <w14:solidFill>
                      <w14:schemeClr w14:val="tx1"/>
                    </w14:solidFill>
                  </w14:textFill>
                </w:rPr>
                <w:delText>高维小伙伴和学友们对</w:delText>
              </w:r>
            </w:del>
            <w:del w:id="987"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88" w:author="Poppy Liu" w:date="2024-05-11T14:47:00Z">
              <w:r>
                <w:rPr>
                  <w:rFonts w:ascii="仿宋" w:hAnsi="仿宋" w:eastAsia="仿宋" w:cs="仿宋"/>
                  <w:color w:val="000000" w:themeColor="text1"/>
                  <w:lang w:eastAsia="zh-TW"/>
                  <w14:textFill>
                    <w14:solidFill>
                      <w14:schemeClr w14:val="tx1"/>
                    </w14:solidFill>
                  </w14:textFill>
                </w:rPr>
                <w:delText>师</w:delText>
              </w:r>
            </w:del>
            <w:del w:id="989" w:author="Poppy Liu" w:date="2024-05-11T14:47:00Z">
              <w:r>
                <w:rPr>
                  <w:rFonts w:ascii="仿宋" w:hAnsi="仿宋" w:eastAsia="仿宋" w:cs="仿宋"/>
                  <w:color w:val="000000" w:themeColor="text1"/>
                  <w:lang w:val="zh-TW" w:eastAsia="zh-TW"/>
                  <w14:textFill>
                    <w14:solidFill>
                      <w14:schemeClr w14:val="tx1"/>
                    </w14:solidFill>
                  </w14:textFill>
                </w:rPr>
                <w:delText>的称谓</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del w:id="990"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91" w:author="Poppy Liu" w:date="2024-05-11T14:47:00Z"/>
                <w:rFonts w:ascii="仿宋" w:hAnsi="仿宋" w:eastAsia="仿宋"/>
                <w:color w:val="000000" w:themeColor="text1"/>
                <w14:textFill>
                  <w14:solidFill>
                    <w14:schemeClr w14:val="tx1"/>
                  </w14:solidFill>
                </w14:textFill>
              </w:rPr>
            </w:pPr>
            <w:del w:id="992" w:author="Poppy Liu" w:date="2024-05-11T14:47:00Z">
              <w:r>
                <w:rPr>
                  <w:rFonts w:ascii="仿宋" w:hAnsi="仿宋" w:eastAsia="仿宋" w:cs="仿宋"/>
                  <w:color w:val="000000" w:themeColor="text1"/>
                  <w14:textFill>
                    <w14:solidFill>
                      <w14:schemeClr w14:val="tx1"/>
                    </w14:solidFill>
                  </w14:textFill>
                </w:rPr>
                <w:delText>6</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993" w:author="Poppy Liu" w:date="2024-05-11T14:47:00Z"/>
                <w:rFonts w:ascii="仿宋" w:hAnsi="仿宋" w:eastAsia="仿宋"/>
                <w:color w:val="000000" w:themeColor="text1"/>
                <w14:textFill>
                  <w14:solidFill>
                    <w14:schemeClr w14:val="tx1"/>
                  </w14:solidFill>
                </w14:textFill>
              </w:rPr>
            </w:pPr>
            <w:del w:id="994" w:author="Poppy Liu" w:date="2024-05-11T14:47:00Z">
              <w:r>
                <w:rPr>
                  <w:rFonts w:ascii="仿宋" w:hAnsi="仿宋" w:eastAsia="仿宋" w:cs="仿宋"/>
                  <w:color w:val="000000" w:themeColor="text1"/>
                  <w:lang w:val="zh-TW" w:eastAsia="zh-TW"/>
                  <w14:textFill>
                    <w14:solidFill>
                      <w14:schemeClr w14:val="tx1"/>
                    </w14:solidFill>
                  </w14:textFill>
                </w:rPr>
                <w:delText>助理姓名</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995" w:author="Poppy Liu" w:date="2024-05-11T14:47:00Z"/>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del w:id="996" w:author="Poppy Liu" w:date="2024-05-11T14:47:00Z"/>
                <w:rFonts w:ascii="仿宋" w:hAnsi="仿宋" w:eastAsia="仿宋"/>
                <w:color w:val="000000" w:themeColor="text1"/>
                <w14:textFill>
                  <w14:solidFill>
                    <w14:schemeClr w14:val="tx1"/>
                  </w14:solidFill>
                </w14:textFill>
              </w:rPr>
            </w:pPr>
            <w:del w:id="997" w:author="Poppy Liu" w:date="2024-05-11T14:47:00Z">
              <w:r>
                <w:rPr>
                  <w:rFonts w:ascii="仿宋" w:hAnsi="仿宋" w:eastAsia="仿宋" w:cs="仿宋"/>
                  <w:color w:val="000000" w:themeColor="text1"/>
                  <w:lang w:val="zh-TW" w:eastAsia="zh-TW"/>
                  <w14:textFill>
                    <w14:solidFill>
                      <w14:schemeClr w14:val="tx1"/>
                    </w14:solidFill>
                  </w14:textFill>
                </w:rPr>
                <w:delText>与高维对接</w:delText>
              </w:r>
            </w:del>
            <w:del w:id="998" w:author="Poppy Liu" w:date="2024-05-11T14:47:00Z">
              <w:r>
                <w:rPr>
                  <w:rFonts w:hint="eastAsia" w:ascii="仿宋" w:hAnsi="仿宋" w:eastAsia="仿宋" w:cs="仿宋"/>
                  <w:color w:val="000000" w:themeColor="text1"/>
                  <w:lang w:eastAsia="zh-Hans"/>
                  <w14:textFill>
                    <w14:solidFill>
                      <w14:schemeClr w14:val="tx1"/>
                    </w14:solidFill>
                  </w14:textFill>
                </w:rPr>
                <w:delText>老</w:delText>
              </w:r>
            </w:del>
            <w:del w:id="999" w:author="Poppy Liu" w:date="2024-05-11T14:47:00Z">
              <w:r>
                <w:rPr>
                  <w:rFonts w:ascii="仿宋" w:hAnsi="仿宋" w:eastAsia="仿宋" w:cs="仿宋"/>
                  <w:color w:val="000000" w:themeColor="text1"/>
                  <w:lang w:eastAsia="zh-TW"/>
                  <w14:textFill>
                    <w14:solidFill>
                      <w14:schemeClr w14:val="tx1"/>
                    </w14:solidFill>
                  </w14:textFill>
                </w:rPr>
                <w:delText>师</w:delText>
              </w:r>
            </w:del>
            <w:del w:id="1000" w:author="Poppy Liu" w:date="2024-05-11T14:47:00Z">
              <w:r>
                <w:rPr>
                  <w:rFonts w:ascii="仿宋" w:hAnsi="仿宋" w:eastAsia="仿宋" w:cs="仿宋"/>
                  <w:color w:val="000000" w:themeColor="text1"/>
                  <w:lang w:val="zh-TW" w:eastAsia="zh-TW"/>
                  <w14:textFill>
                    <w14:solidFill>
                      <w14:schemeClr w14:val="tx1"/>
                    </w14:solidFill>
                  </w14:textFill>
                </w:rPr>
                <w:delText>排期、业务、结算</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01" w:hRule="atLeast"/>
          <w:jc w:val="center"/>
          <w:del w:id="1001" w:author="Poppy Liu" w:date="2024-05-11T14:47:00Z"/>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1002" w:author="Poppy Liu" w:date="2024-05-11T14:47:00Z"/>
                <w:rFonts w:ascii="仿宋" w:hAnsi="仿宋" w:eastAsia="仿宋"/>
                <w:color w:val="000000" w:themeColor="text1"/>
                <w14:textFill>
                  <w14:solidFill>
                    <w14:schemeClr w14:val="tx1"/>
                  </w14:solidFill>
                </w14:textFill>
              </w:rPr>
            </w:pPr>
            <w:del w:id="1003" w:author="Poppy Liu" w:date="2024-05-11T14:47:00Z">
              <w:r>
                <w:rPr>
                  <w:rFonts w:ascii="仿宋" w:hAnsi="仿宋" w:eastAsia="仿宋" w:cs="仿宋"/>
                  <w:color w:val="000000" w:themeColor="text1"/>
                  <w14:textFill>
                    <w14:solidFill>
                      <w14:schemeClr w14:val="tx1"/>
                    </w14:solidFill>
                  </w14:textFill>
                </w:rPr>
                <w:delText>7</w:delText>
              </w:r>
            </w:del>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1004" w:author="Poppy Liu" w:date="2024-05-11T14:47:00Z"/>
                <w:rFonts w:ascii="仿宋" w:hAnsi="仿宋" w:eastAsia="仿宋"/>
                <w:color w:val="000000" w:themeColor="text1"/>
                <w14:textFill>
                  <w14:solidFill>
                    <w14:schemeClr w14:val="tx1"/>
                  </w14:solidFill>
                </w14:textFill>
              </w:rPr>
            </w:pPr>
            <w:del w:id="1005" w:author="Poppy Liu" w:date="2024-05-11T14:47:00Z">
              <w:r>
                <w:rPr>
                  <w:rFonts w:ascii="仿宋" w:hAnsi="仿宋" w:eastAsia="仿宋" w:cs="仿宋"/>
                  <w:color w:val="000000" w:themeColor="text1"/>
                  <w:lang w:val="zh-TW" w:eastAsia="zh-TW"/>
                  <w14:textFill>
                    <w14:solidFill>
                      <w14:schemeClr w14:val="tx1"/>
                    </w14:solidFill>
                  </w14:textFill>
                </w:rPr>
                <w:delText>助理手机、微信</w:delText>
              </w:r>
            </w:del>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006" w:author="Poppy Liu" w:date="2024-05-11T14:47:00Z"/>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007" w:author="Poppy Liu" w:date="2024-05-11T14:47:00Z"/>
                <w:rFonts w:ascii="仿宋" w:hAnsi="仿宋" w:eastAsia="仿宋"/>
                <w:color w:val="000000" w:themeColor="text1"/>
                <w14:textFill>
                  <w14:solidFill>
                    <w14:schemeClr w14:val="tx1"/>
                  </w14:solidFill>
                </w14:textFill>
              </w:rPr>
            </w:pP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008" w:author="Poppy Liu" w:date="2024-05-11T14:47:00Z"/>
          <w:rFonts w:ascii="仿宋" w:hAnsi="仿宋" w:eastAsia="仿宋" w:cs="仿宋"/>
          <w:b/>
          <w:bCs/>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1009" w:author="Poppy Liu" w:date="2024-05-11T14:47:00Z"/>
          <w:rFonts w:ascii="仿宋" w:hAnsi="仿宋" w:eastAsia="仿宋" w:cs="仿宋"/>
          <w:b/>
          <w:bCs/>
          <w:color w:val="000000" w:themeColor="text1"/>
          <w14:textFill>
            <w14:solidFill>
              <w14:schemeClr w14:val="tx1"/>
            </w14:solidFill>
          </w14:textFill>
        </w:rPr>
      </w:pPr>
      <w:del w:id="1010" w:author="Poppy Liu" w:date="2024-05-11T14:47:00Z">
        <w:bookmarkStart w:id="4" w:name="OLE_LINK2"/>
        <w:r>
          <w:rPr>
            <w:rFonts w:ascii="仿宋" w:hAnsi="仿宋" w:eastAsia="仿宋" w:cs="仿宋"/>
            <w:b/>
            <w:bCs/>
            <w:color w:val="000000" w:themeColor="text1"/>
            <w:lang w:val="zh-TW" w:eastAsia="zh-TW"/>
            <w14:textFill>
              <w14:solidFill>
                <w14:schemeClr w14:val="tx1"/>
              </w14:solidFill>
            </w14:textFill>
          </w:rPr>
          <w:delText>附件2：非公开课报价清单及说明</w:delText>
        </w:r>
        <w:bookmarkEnd w:id="4"/>
      </w:del>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984"/>
        <w:gridCol w:w="709"/>
        <w:gridCol w:w="1418"/>
        <w:gridCol w:w="1131"/>
        <w:gridCol w:w="2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del w:id="1011" w:author="Poppy Liu" w:date="2024-05-11T14:47:00Z"/>
        </w:trPr>
        <w:tc>
          <w:tcPr>
            <w:tcW w:w="3539" w:type="dxa"/>
            <w:gridSpan w:val="3"/>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12" w:author="Poppy Liu" w:date="2024-05-11T14:47:00Z"/>
                <w:rFonts w:ascii="仿宋" w:hAnsi="仿宋" w:eastAsia="仿宋" w:cs="仿宋"/>
                <w:b/>
                <w:bCs/>
                <w:color w:val="000000" w:themeColor="text1"/>
                <w:lang w:eastAsia="zh-TW"/>
                <w14:textFill>
                  <w14:solidFill>
                    <w14:schemeClr w14:val="tx1"/>
                  </w14:solidFill>
                </w14:textFill>
              </w:rPr>
            </w:pPr>
            <w:del w:id="1013" w:author="Poppy Liu" w:date="2024-05-11T14:47:00Z">
              <w:r>
                <w:rPr>
                  <w:rFonts w:hint="eastAsia" w:ascii="仿宋" w:hAnsi="仿宋" w:eastAsia="仿宋" w:cs="仿宋"/>
                  <w:b/>
                  <w:bCs/>
                  <w:color w:val="000000" w:themeColor="text1"/>
                  <w:lang w:eastAsia="zh-TW"/>
                  <w14:textFill>
                    <w14:solidFill>
                      <w14:schemeClr w14:val="tx1"/>
                    </w14:solidFill>
                  </w14:textFill>
                </w:rPr>
                <w:delText>渠道类型</w:delText>
              </w:r>
            </w:del>
          </w:p>
        </w:tc>
        <w:tc>
          <w:tcPr>
            <w:tcW w:w="1418"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14" w:author="Poppy Liu" w:date="2024-05-11T14:47:00Z"/>
                <w:rFonts w:ascii="仿宋" w:hAnsi="仿宋" w:eastAsia="仿宋" w:cs="仿宋"/>
                <w:b/>
                <w:bCs/>
                <w:color w:val="000000" w:themeColor="text1"/>
                <w:lang w:eastAsia="zh-TW"/>
                <w14:textFill>
                  <w14:solidFill>
                    <w14:schemeClr w14:val="tx1"/>
                  </w14:solidFill>
                </w14:textFill>
              </w:rPr>
            </w:pPr>
            <w:del w:id="1015" w:author="Poppy Liu" w:date="2024-05-11T14:47:00Z">
              <w:r>
                <w:rPr>
                  <w:rFonts w:hint="eastAsia" w:ascii="仿宋" w:hAnsi="仿宋" w:eastAsia="仿宋" w:cs="仿宋"/>
                  <w:b/>
                  <w:bCs/>
                  <w:color w:val="000000" w:themeColor="text1"/>
                  <w:lang w:eastAsia="zh-TW"/>
                  <w14:textFill>
                    <w14:solidFill>
                      <w14:schemeClr w14:val="tx1"/>
                    </w14:solidFill>
                  </w14:textFill>
                </w:rPr>
                <w:delText>高维课酬</w:delText>
              </w:r>
            </w:del>
          </w:p>
        </w:tc>
        <w:tc>
          <w:tcPr>
            <w:tcW w:w="1131"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16" w:author="Poppy Liu" w:date="2024-05-11T14:47:00Z"/>
                <w:rFonts w:ascii="仿宋" w:hAnsi="仿宋" w:eastAsia="仿宋" w:cs="仿宋"/>
                <w:b/>
                <w:bCs/>
                <w:color w:val="000000" w:themeColor="text1"/>
                <w:lang w:eastAsia="zh-TW"/>
                <w14:textFill>
                  <w14:solidFill>
                    <w14:schemeClr w14:val="tx1"/>
                  </w14:solidFill>
                </w14:textFill>
              </w:rPr>
            </w:pPr>
            <w:del w:id="1017" w:author="Poppy Liu" w:date="2024-05-11T14:47:00Z">
              <w:r>
                <w:rPr>
                  <w:rFonts w:hint="eastAsia" w:ascii="仿宋" w:hAnsi="仿宋" w:eastAsia="仿宋" w:cs="仿宋"/>
                  <w:b/>
                  <w:bCs/>
                  <w:color w:val="000000" w:themeColor="text1"/>
                  <w:lang w:eastAsia="zh-TW"/>
                  <w14:textFill>
                    <w14:solidFill>
                      <w14:schemeClr w14:val="tx1"/>
                    </w14:solidFill>
                  </w14:textFill>
                </w:rPr>
                <w:delText>对外报价标准</w:delText>
              </w:r>
            </w:del>
          </w:p>
        </w:tc>
        <w:tc>
          <w:tcPr>
            <w:tcW w:w="2202" w:type="dxa"/>
            <w:shd w:val="clear" w:color="auto" w:fill="DEEAF6" w:themeFill="accent5" w:themeFillTint="33"/>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18" w:author="Poppy Liu" w:date="2024-05-11T14:47:00Z"/>
                <w:rFonts w:ascii="仿宋" w:hAnsi="仿宋" w:eastAsia="仿宋" w:cs="仿宋"/>
                <w:b/>
                <w:bCs/>
                <w:color w:val="000000" w:themeColor="text1"/>
                <w:lang w:eastAsia="zh-TW"/>
                <w14:textFill>
                  <w14:solidFill>
                    <w14:schemeClr w14:val="tx1"/>
                  </w14:solidFill>
                </w14:textFill>
              </w:rPr>
            </w:pPr>
            <w:del w:id="1019" w:author="Poppy Liu" w:date="2024-05-11T14:47:00Z">
              <w:r>
                <w:rPr>
                  <w:rFonts w:hint="eastAsia" w:ascii="仿宋" w:hAnsi="仿宋" w:eastAsia="仿宋" w:cs="仿宋"/>
                  <w:b/>
                  <w:bCs/>
                  <w:color w:val="000000" w:themeColor="text1"/>
                  <w:lang w:eastAsia="zh-TW"/>
                  <w14:textFill>
                    <w14:solidFill>
                      <w14:schemeClr w14:val="tx1"/>
                    </w14:solidFill>
                  </w14:textFill>
                </w:rPr>
                <w:delText>备注说明</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del w:id="1020" w:author="Poppy Liu" w:date="2024-05-11T14:47:00Z"/>
        </w:trPr>
        <w:tc>
          <w:tcPr>
            <w:tcW w:w="846"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21"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22"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学科</w:delText>
              </w:r>
            </w:del>
            <w:del w:id="1023" w:author="Poppy Liu" w:date="2024-05-11T14:47:00Z">
              <w:r>
                <w:rPr>
                  <w:rFonts w:hint="eastAsia" w:ascii="仿宋" w:hAnsi="仿宋" w:eastAsia="仿宋" w:cs="仿宋"/>
                  <w:b/>
                  <w:bCs/>
                  <w:color w:val="000000" w:themeColor="text1"/>
                  <w:sz w:val="21"/>
                  <w:szCs w:val="21"/>
                  <w14:textFill>
                    <w14:solidFill>
                      <w14:schemeClr w14:val="tx1"/>
                    </w14:solidFill>
                  </w14:textFill>
                </w:rPr>
                <w:delText>（</w:delText>
              </w:r>
            </w:del>
            <w:del w:id="1024"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推广）合作</w:delText>
              </w:r>
            </w:del>
          </w:p>
        </w:tc>
        <w:tc>
          <w:tcPr>
            <w:tcW w:w="1984" w:type="dxa"/>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25"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26"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一线商学院，</w:delText>
              </w:r>
            </w:del>
            <w:del w:id="1027" w:author="Poppy Liu" w:date="2024-05-11T14:47:00Z">
              <w:r>
                <w:rPr>
                  <w:rFonts w:ascii="仿宋" w:hAnsi="仿宋" w:eastAsia="仿宋" w:cs="仿宋"/>
                  <w:b/>
                  <w:bCs/>
                  <w:color w:val="000000" w:themeColor="text1"/>
                  <w:sz w:val="21"/>
                  <w:szCs w:val="21"/>
                  <w:lang w:eastAsia="zh-TW"/>
                  <w14:textFill>
                    <w14:solidFill>
                      <w14:schemeClr w14:val="tx1"/>
                    </w14:solidFill>
                  </w14:textFill>
                </w:rPr>
                <w:delText xml:space="preserve"> </w:delText>
              </w:r>
            </w:del>
            <w:del w:id="1028"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一线创投机构，线上影响力平台，线上影响力媒体，头部影响力企业，影响力活动等</w:delText>
              </w:r>
            </w:del>
          </w:p>
        </w:tc>
        <w:tc>
          <w:tcPr>
            <w:tcW w:w="709" w:type="dxa"/>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29"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30"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公开课程</w:delText>
              </w:r>
            </w:del>
          </w:p>
        </w:tc>
        <w:tc>
          <w:tcPr>
            <w:tcW w:w="1418" w:type="dxa"/>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31"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32"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33"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34"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35"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36"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原则上跟高维一样的价格，但是具体价格需要根据实际情况（平台影响力、合作形式、授课性质等）来协定。</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del w:id="1037" w:author="Poppy Liu" w:date="2024-05-11T14:47:00Z"/>
        </w:trPr>
        <w:tc>
          <w:tcPr>
            <w:tcW w:w="846" w:type="dxa"/>
            <w:vMerge w:val="restart"/>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38"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39"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业务类合作</w:delText>
              </w:r>
            </w:del>
          </w:p>
        </w:tc>
        <w:tc>
          <w:tcPr>
            <w:tcW w:w="1984" w:type="dxa"/>
            <w:vMerge w:val="restart"/>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40"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41"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终端（不限于高维学友企业）</w:delText>
              </w:r>
            </w:del>
          </w:p>
        </w:tc>
        <w:tc>
          <w:tcPr>
            <w:tcW w:w="709"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42"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43"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内训课程</w:delText>
              </w:r>
            </w:del>
          </w:p>
        </w:tc>
        <w:tc>
          <w:tcPr>
            <w:tcW w:w="1418"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44"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45"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46"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47"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48"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49" w:author="Poppy Liu" w:date="2024-05-11T14:47:00Z">
              <w:r>
                <w:rPr>
                  <w:rFonts w:hint="eastAsia" w:ascii="仿宋" w:hAnsi="仿宋" w:eastAsia="仿宋" w:cs="仿宋"/>
                  <w:b/>
                  <w:bCs/>
                  <w:color w:val="000000" w:themeColor="text1"/>
                  <w:sz w:val="21"/>
                  <w:szCs w:val="21"/>
                  <w:lang w:eastAsia="zh-Hans"/>
                  <w14:textFill>
                    <w14:solidFill>
                      <w14:schemeClr w14:val="tx1"/>
                    </w14:solidFill>
                  </w14:textFill>
                </w:rPr>
                <w:delText>老</w:delText>
              </w:r>
            </w:del>
            <w:del w:id="1050" w:author="Poppy Liu" w:date="2024-05-11T14:47:00Z">
              <w:r>
                <w:rPr>
                  <w:rFonts w:ascii="仿宋" w:hAnsi="仿宋" w:eastAsia="仿宋" w:cs="仿宋"/>
                  <w:b/>
                  <w:bCs/>
                  <w:color w:val="000000" w:themeColor="text1"/>
                  <w:sz w:val="21"/>
                  <w:szCs w:val="21"/>
                  <w14:textFill>
                    <w14:solidFill>
                      <w14:schemeClr w14:val="tx1"/>
                    </w14:solidFill>
                  </w14:textFill>
                </w:rPr>
                <w:delText>师</w:delText>
              </w:r>
            </w:del>
            <w:del w:id="1051"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市场课酬</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del w:id="1052" w:author="Poppy Liu" w:date="2024-05-11T14:47:00Z"/>
        </w:trPr>
        <w:tc>
          <w:tcPr>
            <w:tcW w:w="846"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53"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54"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55"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56"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咨询</w:delText>
              </w:r>
            </w:del>
          </w:p>
        </w:tc>
        <w:tc>
          <w:tcPr>
            <w:tcW w:w="1418"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57"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58"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59"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60"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61"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62" w:author="Poppy Liu" w:date="2024-05-11T14:47:00Z">
              <w:r>
                <w:rPr>
                  <w:rFonts w:hint="eastAsia" w:ascii="仿宋" w:hAnsi="仿宋" w:eastAsia="仿宋" w:cs="仿宋"/>
                  <w:b/>
                  <w:bCs/>
                  <w:color w:val="000000" w:themeColor="text1"/>
                  <w:sz w:val="21"/>
                  <w:szCs w:val="21"/>
                  <w:lang w:eastAsia="zh-Hans"/>
                  <w14:textFill>
                    <w14:solidFill>
                      <w14:schemeClr w14:val="tx1"/>
                    </w14:solidFill>
                  </w14:textFill>
                </w:rPr>
                <w:delText>老</w:delText>
              </w:r>
            </w:del>
            <w:del w:id="1063" w:author="Poppy Liu" w:date="2024-05-11T14:47:00Z">
              <w:r>
                <w:rPr>
                  <w:rFonts w:ascii="仿宋" w:hAnsi="仿宋" w:eastAsia="仿宋" w:cs="仿宋"/>
                  <w:b/>
                  <w:bCs/>
                  <w:color w:val="000000" w:themeColor="text1"/>
                  <w:sz w:val="21"/>
                  <w:szCs w:val="21"/>
                  <w14:textFill>
                    <w14:solidFill>
                      <w14:schemeClr w14:val="tx1"/>
                    </w14:solidFill>
                  </w14:textFill>
                </w:rPr>
                <w:delText>师</w:delText>
              </w:r>
            </w:del>
            <w:del w:id="1064"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市场课酬</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del w:id="1065" w:author="Poppy Liu" w:date="2024-05-11T14:47:00Z"/>
        </w:trPr>
        <w:tc>
          <w:tcPr>
            <w:tcW w:w="846"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66"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restart"/>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67"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68"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机构渠道</w:delText>
              </w:r>
            </w:del>
          </w:p>
        </w:tc>
        <w:tc>
          <w:tcPr>
            <w:tcW w:w="709"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69"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70"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公开课</w:delText>
              </w:r>
            </w:del>
          </w:p>
        </w:tc>
        <w:tc>
          <w:tcPr>
            <w:tcW w:w="1418"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71"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72"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73"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74"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75"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76"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渠道费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del w:id="1077" w:author="Poppy Liu" w:date="2024-05-11T14:47:00Z"/>
        </w:trPr>
        <w:tc>
          <w:tcPr>
            <w:tcW w:w="846"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78"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79"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80"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81"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内训课程</w:delText>
              </w:r>
            </w:del>
          </w:p>
        </w:tc>
        <w:tc>
          <w:tcPr>
            <w:tcW w:w="1418"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82"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83"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84"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85"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86"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87"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渠道费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del w:id="1088" w:author="Poppy Liu" w:date="2024-05-11T14:47:00Z"/>
        </w:trPr>
        <w:tc>
          <w:tcPr>
            <w:tcW w:w="846"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89"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90" w:author="Poppy Liu" w:date="2024-05-11T14:47:00Z"/>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del w:id="1091"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92"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咨询</w:delText>
              </w:r>
            </w:del>
          </w:p>
        </w:tc>
        <w:tc>
          <w:tcPr>
            <w:tcW w:w="1418"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93"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94"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1131"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95"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96"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　</w:delText>
              </w:r>
            </w:del>
          </w:p>
        </w:tc>
        <w:tc>
          <w:tcPr>
            <w:tcW w:w="2202" w:type="dxa"/>
            <w:noWrap/>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del w:id="1097" w:author="Poppy Liu" w:date="2024-05-11T14:47:00Z"/>
                <w:rFonts w:ascii="仿宋" w:hAnsi="仿宋" w:eastAsia="仿宋" w:cs="仿宋"/>
                <w:b/>
                <w:bCs/>
                <w:color w:val="000000" w:themeColor="text1"/>
                <w:sz w:val="21"/>
                <w:szCs w:val="21"/>
                <w:lang w:eastAsia="zh-TW"/>
                <w14:textFill>
                  <w14:solidFill>
                    <w14:schemeClr w14:val="tx1"/>
                  </w14:solidFill>
                </w14:textFill>
              </w:rPr>
            </w:pPr>
            <w:del w:id="1098" w:author="Poppy Liu" w:date="2024-05-11T14:47:00Z">
              <w:r>
                <w:rPr>
                  <w:rFonts w:hint="eastAsia" w:ascii="仿宋" w:hAnsi="仿宋" w:eastAsia="仿宋" w:cs="仿宋"/>
                  <w:b/>
                  <w:bCs/>
                  <w:color w:val="000000" w:themeColor="text1"/>
                  <w:sz w:val="21"/>
                  <w:szCs w:val="21"/>
                  <w:lang w:eastAsia="zh-TW"/>
                  <w14:textFill>
                    <w14:solidFill>
                      <w14:schemeClr w14:val="tx1"/>
                    </w14:solidFill>
                  </w14:textFill>
                </w:rPr>
                <w:delText>渠道费</w:delText>
              </w:r>
            </w:del>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099" w:author="Poppy Liu" w:date="2024-05-11T14:47:00Z"/>
          <w:rFonts w:ascii="仿宋" w:hAnsi="仿宋" w:eastAsia="仿宋" w:cs="仿宋"/>
          <w:b/>
          <w:bCs/>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del w:id="1100" w:author="Poppy Liu" w:date="2024-05-11T14:47:00Z"/>
          <w:rFonts w:ascii="仿宋" w:hAnsi="仿宋" w:eastAsia="仿宋" w:cs="仿宋"/>
          <w:b/>
          <w:bCs/>
          <w:color w:val="000000" w:themeColor="text1"/>
          <w:lang w:val="zh-TW" w:eastAsia="zh-TW"/>
          <w14:textFill>
            <w14:solidFill>
              <w14:schemeClr w14:val="tx1"/>
            </w14:solidFill>
          </w14:textFill>
        </w:rPr>
      </w:pPr>
      <w:del w:id="1101" w:author="Poppy Liu" w:date="2024-05-11T14:47:00Z">
        <w:r>
          <w:rPr>
            <w:rFonts w:ascii="仿宋" w:hAnsi="仿宋" w:eastAsia="仿宋" w:cs="仿宋"/>
            <w:b/>
            <w:bCs/>
            <w:color w:val="000000" w:themeColor="text1"/>
            <w:lang w:val="zh-TW" w:eastAsia="zh-TW"/>
            <w14:textFill>
              <w14:solidFill>
                <w14:schemeClr w14:val="tx1"/>
              </w14:solidFill>
            </w14:textFill>
          </w:rPr>
          <w:delText>附件3：《</w:delText>
        </w:r>
      </w:del>
      <w:del w:id="1102"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老</w:delText>
        </w:r>
      </w:del>
      <w:del w:id="1103" w:author="Poppy Liu" w:date="2024-05-11T14:47:00Z">
        <w:r>
          <w:rPr>
            <w:rFonts w:ascii="仿宋" w:hAnsi="仿宋" w:eastAsia="仿宋" w:cs="仿宋"/>
            <w:b/>
            <w:bCs/>
            <w:color w:val="000000" w:themeColor="text1"/>
            <w:lang w:val="zh-TW" w:eastAsia="zh-TW"/>
            <w14:textFill>
              <w14:solidFill>
                <w14:schemeClr w14:val="tx1"/>
              </w14:solidFill>
            </w14:textFill>
          </w:rPr>
          <w:delText>师</w:delText>
        </w:r>
      </w:del>
      <w:del w:id="1104" w:author="Poppy Liu" w:date="2024-05-11T14:47:00Z">
        <w:r>
          <w:rPr>
            <w:rFonts w:hint="eastAsia" w:ascii="仿宋" w:hAnsi="仿宋" w:eastAsia="仿宋" w:cs="仿宋"/>
            <w:b/>
            <w:bCs/>
            <w:color w:val="000000" w:themeColor="text1"/>
            <w:lang w:eastAsia="zh-Hans"/>
            <w14:textFill>
              <w14:solidFill>
                <w14:schemeClr w14:val="tx1"/>
              </w14:solidFill>
            </w14:textFill>
          </w:rPr>
          <w:delText>交付</w:delText>
        </w:r>
      </w:del>
      <w:del w:id="1105" w:author="Poppy Liu" w:date="2024-05-11T14:47:00Z">
        <w:r>
          <w:rPr>
            <w:rFonts w:ascii="仿宋" w:hAnsi="仿宋" w:eastAsia="仿宋" w:cs="仿宋"/>
            <w:b/>
            <w:bCs/>
            <w:color w:val="000000" w:themeColor="text1"/>
            <w:lang w:val="zh-TW" w:eastAsia="zh-TW"/>
            <w14:textFill>
              <w14:solidFill>
                <w14:schemeClr w14:val="tx1"/>
              </w14:solidFill>
            </w14:textFill>
          </w:rPr>
          <w:delText>单》</w:delText>
        </w:r>
      </w:del>
    </w:p>
    <w:tbl>
      <w:tblPr>
        <w:tblStyle w:val="12"/>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del w:id="1106" w:author="Poppy Liu" w:date="2024-05-11T14:47:00Z"/>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del w:id="1107" w:author="Poppy Liu" w:date="2024-05-11T14:47:00Z"/>
                <w:rFonts w:ascii="仿宋" w:hAnsi="仿宋" w:eastAsia="仿宋"/>
                <w:color w:val="000000" w:themeColor="text1"/>
                <w14:textFill>
                  <w14:solidFill>
                    <w14:schemeClr w14:val="tx1"/>
                  </w14:solidFill>
                </w14:textFill>
              </w:rPr>
            </w:pPr>
            <w:del w:id="1108" w:author="Poppy Liu" w:date="2024-05-11T14:47:00Z">
              <w:r>
                <w:rPr>
                  <w:rFonts w:ascii="仿宋" w:hAnsi="仿宋" w:eastAsia="仿宋" w:cs="仿宋"/>
                  <w:b/>
                  <w:bCs/>
                  <w:color w:val="000000" w:themeColor="text1"/>
                  <w:lang w:val="zh-TW" w:eastAsia="zh-TW"/>
                  <w14:textFill>
                    <w14:solidFill>
                      <w14:schemeClr w14:val="tx1"/>
                    </w14:solidFill>
                  </w14:textFill>
                </w:rPr>
                <w:delText>高维学堂</w:delText>
              </w:r>
            </w:del>
            <w:del w:id="1109" w:author="Poppy Liu" w:date="2024-05-11T14:47:00Z">
              <w:r>
                <w:rPr>
                  <w:rFonts w:hint="eastAsia" w:ascii="仿宋" w:hAnsi="仿宋" w:eastAsia="仿宋" w:cs="仿宋"/>
                  <w:b/>
                  <w:bCs/>
                  <w:color w:val="000000" w:themeColor="text1"/>
                  <w:lang w:val="zh-TW" w:eastAsia="zh-TW"/>
                  <w14:textFill>
                    <w14:solidFill>
                      <w14:schemeClr w14:val="tx1"/>
                    </w14:solidFill>
                  </w14:textFill>
                </w:rPr>
                <w:delText>老</w:delText>
              </w:r>
            </w:del>
            <w:del w:id="1110" w:author="Poppy Liu" w:date="2024-05-11T14:47:00Z">
              <w:r>
                <w:rPr>
                  <w:rFonts w:ascii="仿宋" w:hAnsi="仿宋" w:eastAsia="仿宋" w:cs="仿宋"/>
                  <w:b/>
                  <w:bCs/>
                  <w:color w:val="000000" w:themeColor="text1"/>
                  <w:lang w:val="zh-TW" w:eastAsia="zh-TW"/>
                  <w14:textFill>
                    <w14:solidFill>
                      <w14:schemeClr w14:val="tx1"/>
                    </w14:solidFill>
                  </w14:textFill>
                </w:rPr>
                <w:delText>师</w:delText>
              </w:r>
            </w:del>
            <w:del w:id="1111" w:author="Poppy Liu" w:date="2024-05-11T14:47:00Z">
              <w:r>
                <w:rPr>
                  <w:rFonts w:hint="eastAsia" w:ascii="仿宋" w:hAnsi="仿宋" w:eastAsia="仿宋" w:cs="仿宋"/>
                  <w:b/>
                  <w:bCs/>
                  <w:color w:val="000000" w:themeColor="text1"/>
                  <w:lang w:eastAsia="zh-Hans"/>
                  <w14:textFill>
                    <w14:solidFill>
                      <w14:schemeClr w14:val="tx1"/>
                    </w14:solidFill>
                  </w14:textFill>
                </w:rPr>
                <w:delText>交付</w:delText>
              </w:r>
            </w:del>
            <w:del w:id="1112" w:author="Poppy Liu" w:date="2024-05-11T14:47:00Z">
              <w:r>
                <w:rPr>
                  <w:rFonts w:ascii="仿宋" w:hAnsi="仿宋" w:eastAsia="仿宋" w:cs="仿宋"/>
                  <w:b/>
                  <w:bCs/>
                  <w:color w:val="000000" w:themeColor="text1"/>
                  <w:lang w:val="zh-TW" w:eastAsia="zh-TW"/>
                  <w14:textFill>
                    <w14:solidFill>
                      <w14:schemeClr w14:val="tx1"/>
                    </w14:solidFill>
                  </w14:textFill>
                </w:rPr>
                <w:delText>单</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del w:id="1113" w:author="Poppy Liu" w:date="2024-05-11T14:47:00Z"/>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14" w:author="Poppy Liu" w:date="2024-05-11T14:47:00Z"/>
                <w:rFonts w:ascii="仿宋" w:hAnsi="仿宋" w:eastAsia="仿宋"/>
                <w:color w:val="000000" w:themeColor="text1"/>
                <w:sz w:val="21"/>
                <w:szCs w:val="21"/>
                <w14:textFill>
                  <w14:solidFill>
                    <w14:schemeClr w14:val="tx1"/>
                  </w14:solidFill>
                </w14:textFill>
              </w:rPr>
            </w:pPr>
            <w:del w:id="1115"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所属合同编号：</w:delText>
              </w:r>
            </w:del>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16" w:author="Poppy Liu" w:date="2024-05-11T14:47:00Z"/>
                <w:rFonts w:ascii="仿宋" w:hAnsi="仿宋" w:eastAsia="仿宋"/>
                <w:color w:val="000000" w:themeColor="text1"/>
                <w:sz w:val="21"/>
                <w:szCs w:val="21"/>
                <w14:textFill>
                  <w14:solidFill>
                    <w14:schemeClr w14:val="tx1"/>
                  </w14:solidFill>
                </w14:textFill>
              </w:rPr>
            </w:pPr>
            <w:del w:id="1117"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11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单编号：</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04" w:hRule="atLeast"/>
          <w:del w:id="1119" w:author="Poppy Liu" w:date="2024-05-11T14:47:00Z"/>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20" w:author="Poppy Liu" w:date="2024-05-11T14:47:00Z"/>
                <w:rFonts w:ascii="仿宋" w:hAnsi="仿宋" w:eastAsia="仿宋" w:cs="仿宋"/>
                <w:color w:val="000000" w:themeColor="text1"/>
                <w:sz w:val="21"/>
                <w:szCs w:val="21"/>
                <w:lang w:val="zh-TW" w:eastAsia="zh-TW"/>
                <w14:textFill>
                  <w14:solidFill>
                    <w14:schemeClr w14:val="tx1"/>
                  </w14:solidFill>
                </w14:textFill>
              </w:rPr>
            </w:pPr>
            <w:del w:id="1121"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下单</w:delText>
              </w:r>
            </w:del>
            <w:del w:id="1122"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时间：</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23" w:author="Poppy Liu" w:date="2024-05-11T14:47:00Z"/>
                <w:rFonts w:ascii="仿宋" w:hAnsi="仿宋" w:eastAsia="仿宋"/>
                <w:color w:val="000000" w:themeColor="text1"/>
                <w:sz w:val="21"/>
                <w:szCs w:val="21"/>
                <w14:textFill>
                  <w14:solidFill>
                    <w14:schemeClr w14:val="tx1"/>
                  </w14:solidFill>
                </w14:textFill>
              </w:rPr>
            </w:pPr>
            <w:del w:id="1124" w:author="Poppy Liu" w:date="2024-05-11T14:47:00Z">
              <w:r>
                <w:rPr>
                  <w:rFonts w:ascii="仿宋" w:hAnsi="仿宋" w:eastAsia="仿宋" w:cs="仿宋"/>
                  <w:color w:val="000000" w:themeColor="text1"/>
                  <w:sz w:val="21"/>
                  <w:szCs w:val="21"/>
                  <w14:textFill>
                    <w14:solidFill>
                      <w14:schemeClr w14:val="tx1"/>
                    </w14:solidFill>
                  </w14:textFill>
                </w:rPr>
                <w:delText xml:space="preserve">20  </w:delText>
              </w:r>
            </w:del>
            <w:del w:id="1125"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126"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27"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128"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29"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日</w:delText>
              </w:r>
            </w:del>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30" w:author="Poppy Liu" w:date="2024-05-11T14:47:00Z"/>
                <w:rFonts w:ascii="仿宋" w:hAnsi="仿宋" w:eastAsia="仿宋" w:cs="仿宋"/>
                <w:color w:val="000000" w:themeColor="text1"/>
                <w:sz w:val="21"/>
                <w:szCs w:val="21"/>
                <w:lang w:val="zh-TW" w:eastAsia="zh-TW"/>
                <w14:textFill>
                  <w14:solidFill>
                    <w14:schemeClr w14:val="tx1"/>
                  </w14:solidFill>
                </w14:textFill>
              </w:rPr>
            </w:pPr>
            <w:del w:id="1131"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本</w:delText>
              </w:r>
            </w:del>
            <w:del w:id="1132"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订</w:delText>
              </w:r>
            </w:del>
            <w:del w:id="113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单高维联系人及联系方式：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34" w:author="Poppy Liu" w:date="2024-05-11T14:47:00Z"/>
                <w:rFonts w:ascii="仿宋" w:hAnsi="仿宋" w:eastAsia="仿宋" w:cs="仿宋"/>
                <w:color w:val="000000" w:themeColor="text1"/>
                <w:sz w:val="21"/>
                <w:szCs w:val="21"/>
                <w:lang w:val="zh-TW" w:eastAsia="zh-TW"/>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58" w:hRule="atLeast"/>
          <w:del w:id="1135"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36" w:author="Poppy Liu" w:date="2024-05-11T14:47:00Z"/>
                <w:rFonts w:ascii="仿宋" w:hAnsi="仿宋" w:eastAsia="仿宋" w:cs="仿宋"/>
                <w:color w:val="000000" w:themeColor="text1"/>
                <w:sz w:val="21"/>
                <w:szCs w:val="21"/>
                <w14:textFill>
                  <w14:solidFill>
                    <w14:schemeClr w14:val="tx1"/>
                  </w14:solidFill>
                </w14:textFill>
              </w:rPr>
            </w:pPr>
            <w:del w:id="1137"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服务单项目</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38" w:author="Poppy Liu" w:date="2024-05-11T14:47:00Z"/>
                <w:rFonts w:ascii="仿宋" w:hAnsi="仿宋" w:eastAsia="仿宋"/>
                <w:color w:val="000000" w:themeColor="text1"/>
                <w:sz w:val="21"/>
                <w:szCs w:val="21"/>
                <w14:textFill>
                  <w14:solidFill>
                    <w14:schemeClr w14:val="tx1"/>
                  </w14:solidFill>
                </w14:textFill>
              </w:rPr>
            </w:pPr>
            <w:del w:id="1139"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40" w:author="Poppy Liu" w:date="2024-05-11T14:47:00Z"/>
                <w:rFonts w:ascii="仿宋" w:hAnsi="仿宋" w:eastAsia="仿宋"/>
                <w:color w:val="000000" w:themeColor="text1"/>
                <w:sz w:val="21"/>
                <w:szCs w:val="21"/>
                <w14:textFill>
                  <w14:solidFill>
                    <w14:schemeClr w14:val="tx1"/>
                  </w14:solidFill>
                </w14:textFill>
              </w:rPr>
            </w:pPr>
            <w:del w:id="1141" w:author="Poppy Liu" w:date="2024-05-11T14:47:00Z">
              <w:r>
                <w:rPr>
                  <w:rFonts w:ascii="仿宋" w:hAnsi="仿宋" w:eastAsia="仿宋" w:cs="仿宋"/>
                  <w:color w:val="000000" w:themeColor="text1"/>
                  <w:sz w:val="21"/>
                  <w:szCs w:val="21"/>
                  <w14:textFill>
                    <w14:solidFill>
                      <w14:schemeClr w14:val="tx1"/>
                    </w14:solidFill>
                  </w14:textFill>
                </w:rPr>
                <w:delText>□</w:delText>
              </w:r>
            </w:del>
            <w:del w:id="1142"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内训</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43" w:author="Poppy Liu" w:date="2024-05-11T14:47:00Z"/>
                <w:rFonts w:ascii="仿宋" w:hAnsi="仿宋" w:eastAsia="仿宋"/>
                <w:color w:val="000000" w:themeColor="text1"/>
                <w:sz w:val="21"/>
                <w:szCs w:val="21"/>
                <w14:textFill>
                  <w14:solidFill>
                    <w14:schemeClr w14:val="tx1"/>
                  </w14:solidFill>
                </w14:textFill>
              </w:rPr>
            </w:pPr>
            <w:del w:id="1144" w:author="Poppy Liu" w:date="2024-05-11T14:47:00Z">
              <w:r>
                <w:rPr>
                  <w:rFonts w:ascii="仿宋" w:hAnsi="仿宋" w:eastAsia="仿宋" w:cs="仿宋"/>
                  <w:color w:val="000000" w:themeColor="text1"/>
                  <w:sz w:val="21"/>
                  <w:szCs w:val="21"/>
                  <w14:textFill>
                    <w14:solidFill>
                      <w14:schemeClr w14:val="tx1"/>
                    </w14:solidFill>
                  </w14:textFill>
                </w:rPr>
                <w:delText>□</w:delText>
              </w:r>
            </w:del>
            <w:del w:id="1145"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第三方课程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46" w:author="Poppy Liu" w:date="2024-05-11T14:47:00Z"/>
                <w:rFonts w:ascii="仿宋" w:hAnsi="仿宋" w:eastAsia="仿宋"/>
                <w:color w:val="000000" w:themeColor="text1"/>
                <w:sz w:val="21"/>
                <w:szCs w:val="21"/>
                <w14:textFill>
                  <w14:solidFill>
                    <w14:schemeClr w14:val="tx1"/>
                  </w14:solidFill>
                </w14:textFill>
              </w:rPr>
            </w:pPr>
            <w:del w:id="1147" w:author="Poppy Liu" w:date="2024-05-11T14:47:00Z">
              <w:r>
                <w:rPr>
                  <w:rFonts w:ascii="仿宋" w:hAnsi="仿宋" w:eastAsia="仿宋" w:cs="仿宋"/>
                  <w:color w:val="000000" w:themeColor="text1"/>
                  <w:sz w:val="21"/>
                  <w:szCs w:val="21"/>
                  <w14:textFill>
                    <w14:solidFill>
                      <w14:schemeClr w14:val="tx1"/>
                    </w14:solidFill>
                  </w14:textFill>
                </w:rPr>
                <w:sym w:font="Wingdings 2" w:char="0052"/>
              </w:r>
            </w:del>
            <w:del w:id="114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咨询</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del w:id="1149"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50" w:author="Poppy Liu" w:date="2024-05-11T14:47:00Z"/>
                <w:rFonts w:ascii="仿宋" w:hAnsi="仿宋" w:eastAsia="仿宋"/>
                <w:color w:val="000000" w:themeColor="text1"/>
                <w:sz w:val="21"/>
                <w:szCs w:val="21"/>
                <w14:textFill>
                  <w14:solidFill>
                    <w14:schemeClr w14:val="tx1"/>
                  </w14:solidFill>
                </w14:textFill>
              </w:rPr>
            </w:pPr>
            <w:del w:id="1151"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服务</w:delText>
              </w:r>
            </w:del>
            <w:del w:id="1152" w:author="Poppy Liu" w:date="2024-05-11T14:47:00Z">
              <w:r>
                <w:rPr>
                  <w:rFonts w:hint="eastAsia" w:ascii="仿宋" w:hAnsi="仿宋" w:eastAsia="仿宋" w:cs="仿宋"/>
                  <w:color w:val="000000" w:themeColor="text1"/>
                  <w:sz w:val="21"/>
                  <w:szCs w:val="21"/>
                  <w:lang w:val="zh-TW" w:eastAsia="zh-TW"/>
                  <w14:textFill>
                    <w14:solidFill>
                      <w14:schemeClr w14:val="tx1"/>
                    </w14:solidFill>
                  </w14:textFill>
                </w:rPr>
                <w:delText>老</w:delText>
              </w:r>
            </w:del>
            <w:del w:id="115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师</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154" w:author="Poppy Liu" w:date="2024-05-11T14:47:00Z"/>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55" w:author="Poppy Liu" w:date="2024-05-11T14:47:00Z"/>
                <w:rFonts w:ascii="仿宋" w:hAnsi="仿宋" w:eastAsia="仿宋" w:cs="仿宋"/>
                <w:color w:val="000000" w:themeColor="text1"/>
                <w:sz w:val="21"/>
                <w:szCs w:val="21"/>
                <w:lang w:eastAsia="zh-Hans"/>
                <w14:textFill>
                  <w14:solidFill>
                    <w14:schemeClr w14:val="tx1"/>
                  </w14:solidFill>
                </w14:textFill>
              </w:rPr>
            </w:pPr>
            <w:del w:id="1156"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紧急联系人及电话</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157"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del w:id="1158"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59" w:author="Poppy Liu" w:date="2024-05-11T14:47:00Z"/>
                <w:rFonts w:ascii="仿宋" w:hAnsi="仿宋" w:eastAsia="仿宋"/>
                <w:color w:val="000000" w:themeColor="text1"/>
                <w:sz w:val="21"/>
                <w:szCs w:val="21"/>
                <w14:textFill>
                  <w14:solidFill>
                    <w14:schemeClr w14:val="tx1"/>
                  </w14:solidFill>
                </w14:textFill>
              </w:rPr>
            </w:pPr>
            <w:del w:id="1160" w:author="Poppy Liu" w:date="2024-05-11T14:47:00Z">
              <w:r>
                <w:rPr>
                  <w:rFonts w:hint="eastAsia" w:ascii="仿宋" w:hAnsi="仿宋" w:eastAsia="仿宋" w:cs="仿宋"/>
                  <w:color w:val="000000" w:themeColor="text1"/>
                  <w:sz w:val="21"/>
                  <w:szCs w:val="21"/>
                  <w:lang w:val="zh-TW" w:eastAsia="zh-TW"/>
                  <w14:textFill>
                    <w14:solidFill>
                      <w14:schemeClr w14:val="tx1"/>
                    </w14:solidFill>
                  </w14:textFill>
                </w:rPr>
                <w:delText>老</w:delText>
              </w:r>
            </w:del>
            <w:del w:id="1161"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师航班</w:delText>
              </w:r>
            </w:del>
            <w:del w:id="1162" w:author="Poppy Liu" w:date="2024-05-11T14:47:00Z">
              <w:r>
                <w:rPr>
                  <w:rFonts w:ascii="仿宋" w:hAnsi="仿宋" w:eastAsia="仿宋" w:cs="仿宋"/>
                  <w:color w:val="000000" w:themeColor="text1"/>
                  <w:sz w:val="21"/>
                  <w:szCs w:val="21"/>
                  <w14:textFill>
                    <w14:solidFill>
                      <w14:schemeClr w14:val="tx1"/>
                    </w14:solidFill>
                  </w14:textFill>
                </w:rPr>
                <w:delText>/</w:delText>
              </w:r>
            </w:del>
            <w:del w:id="116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高铁</w:delText>
              </w:r>
            </w:del>
            <w:del w:id="1164" w:author="Poppy Liu" w:date="2024-05-11T14:47:00Z">
              <w:r>
                <w:rPr>
                  <w:rFonts w:hint="eastAsia" w:ascii="仿宋" w:hAnsi="仿宋" w:eastAsia="仿宋" w:cs="仿宋"/>
                  <w:b/>
                  <w:bCs/>
                  <w:color w:val="000000" w:themeColor="text1"/>
                  <w:sz w:val="21"/>
                  <w:szCs w:val="21"/>
                  <w:lang w:val="zh-TW" w:eastAsia="zh-TW"/>
                  <w14:textFill>
                    <w14:solidFill>
                      <w14:schemeClr w14:val="tx1"/>
                    </w14:solidFill>
                  </w14:textFill>
                </w:rPr>
                <w:delText>及</w:delText>
              </w:r>
            </w:del>
            <w:del w:id="1165"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到达时间</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166" w:author="Poppy Liu" w:date="2024-05-11T14:47:00Z"/>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67" w:author="Poppy Liu" w:date="2024-05-11T14:47:00Z"/>
                <w:rFonts w:ascii="仿宋" w:hAnsi="仿宋" w:eastAsia="仿宋"/>
                <w:color w:val="000000" w:themeColor="text1"/>
                <w:sz w:val="21"/>
                <w:szCs w:val="21"/>
                <w14:textFill>
                  <w14:solidFill>
                    <w14:schemeClr w14:val="tx1"/>
                  </w14:solidFill>
                </w14:textFill>
              </w:rPr>
            </w:pPr>
            <w:del w:id="1168" w:author="Poppy Liu" w:date="2024-05-11T14:47:00Z">
              <w:r>
                <w:rPr>
                  <w:rFonts w:hint="eastAsia" w:ascii="仿宋" w:hAnsi="仿宋" w:eastAsia="仿宋" w:cs="仿宋"/>
                  <w:color w:val="000000" w:themeColor="text1"/>
                  <w:sz w:val="21"/>
                  <w:szCs w:val="21"/>
                  <w:lang w:val="zh-TW" w:eastAsia="zh-TW"/>
                  <w14:textFill>
                    <w14:solidFill>
                      <w14:schemeClr w14:val="tx1"/>
                    </w14:solidFill>
                  </w14:textFill>
                </w:rPr>
                <w:delText>老</w:delText>
              </w:r>
            </w:del>
            <w:del w:id="1169"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师入住酒店</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170"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del w:id="1171"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72" w:author="Poppy Liu" w:date="2024-05-11T14:47:00Z"/>
                <w:rFonts w:ascii="仿宋" w:hAnsi="仿宋" w:eastAsia="仿宋"/>
                <w:color w:val="000000" w:themeColor="text1"/>
                <w:sz w:val="21"/>
                <w:szCs w:val="21"/>
                <w:lang w:eastAsia="zh-Hans"/>
                <w14:textFill>
                  <w14:solidFill>
                    <w14:schemeClr w14:val="tx1"/>
                  </w14:solidFill>
                </w14:textFill>
              </w:rPr>
            </w:pPr>
            <w:del w:id="117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服务主体</w:delText>
              </w:r>
            </w:del>
            <w:del w:id="1174"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企业</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175" w:author="Poppy Liu" w:date="2024-05-11T14:47:00Z"/>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76" w:author="Poppy Liu" w:date="2024-05-11T14:47:00Z"/>
                <w:rFonts w:ascii="仿宋" w:hAnsi="仿宋" w:eastAsia="仿宋"/>
                <w:color w:val="000000" w:themeColor="text1"/>
                <w:sz w:val="21"/>
                <w:szCs w:val="21"/>
                <w14:textFill>
                  <w14:solidFill>
                    <w14:schemeClr w14:val="tx1"/>
                  </w14:solidFill>
                </w14:textFill>
              </w:rPr>
            </w:pPr>
            <w:del w:id="1177"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17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地点</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179"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543" w:hRule="atLeast"/>
          <w:del w:id="1180"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81" w:author="Poppy Liu" w:date="2024-05-11T14:47:00Z"/>
                <w:rFonts w:ascii="仿宋" w:hAnsi="仿宋" w:eastAsia="仿宋"/>
                <w:color w:val="000000" w:themeColor="text1"/>
                <w:sz w:val="21"/>
                <w:szCs w:val="21"/>
                <w14:textFill>
                  <w14:solidFill>
                    <w14:schemeClr w14:val="tx1"/>
                  </w14:solidFill>
                </w14:textFill>
              </w:rPr>
            </w:pPr>
            <w:del w:id="1182"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18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期间</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84" w:author="Poppy Liu" w:date="2024-05-11T14:47:00Z"/>
                <w:rFonts w:ascii="仿宋" w:hAnsi="仿宋" w:eastAsia="仿宋"/>
                <w:color w:val="000000" w:themeColor="text1"/>
                <w:sz w:val="21"/>
                <w:szCs w:val="21"/>
                <w14:textFill>
                  <w14:solidFill>
                    <w14:schemeClr w14:val="tx1"/>
                  </w14:solidFill>
                </w14:textFill>
              </w:rPr>
            </w:pPr>
            <w:del w:id="1185" w:author="Poppy Liu" w:date="2024-05-11T14:47:00Z">
              <w:r>
                <w:rPr>
                  <w:rFonts w:ascii="仿宋" w:hAnsi="仿宋" w:eastAsia="仿宋" w:cs="仿宋"/>
                  <w:color w:val="000000" w:themeColor="text1"/>
                  <w:sz w:val="21"/>
                  <w:szCs w:val="21"/>
                  <w14:textFill>
                    <w14:solidFill>
                      <w14:schemeClr w14:val="tx1"/>
                    </w14:solidFill>
                  </w14:textFill>
                </w:rPr>
                <w:delText xml:space="preserve">20  </w:delText>
              </w:r>
            </w:del>
            <w:del w:id="1186"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187"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8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189"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90"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日至</w:delText>
              </w:r>
            </w:del>
            <w:del w:id="1191" w:author="Poppy Liu" w:date="2024-05-11T14:47:00Z">
              <w:r>
                <w:rPr>
                  <w:rFonts w:ascii="仿宋" w:hAnsi="仿宋" w:eastAsia="仿宋" w:cs="仿宋"/>
                  <w:color w:val="000000" w:themeColor="text1"/>
                  <w:sz w:val="21"/>
                  <w:szCs w:val="21"/>
                  <w14:textFill>
                    <w14:solidFill>
                      <w14:schemeClr w14:val="tx1"/>
                    </w14:solidFill>
                  </w14:textFill>
                </w:rPr>
                <w:delText xml:space="preserve">20  </w:delText>
              </w:r>
            </w:del>
            <w:del w:id="1192"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193"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94"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195" w:author="Poppy Liu" w:date="2024-05-11T14:47:00Z">
              <w:r>
                <w:rPr>
                  <w:rFonts w:ascii="仿宋" w:hAnsi="仿宋" w:eastAsia="仿宋" w:cs="仿宋"/>
                  <w:color w:val="000000" w:themeColor="text1"/>
                  <w:sz w:val="21"/>
                  <w:szCs w:val="21"/>
                  <w14:textFill>
                    <w14:solidFill>
                      <w14:schemeClr w14:val="tx1"/>
                    </w14:solidFill>
                  </w14:textFill>
                </w:rPr>
                <w:delText xml:space="preserve"> </w:delText>
              </w:r>
            </w:del>
            <w:del w:id="1196"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日，共计【】日</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97" w:author="Poppy Liu" w:date="2024-05-11T14:47:00Z"/>
                <w:rFonts w:ascii="仿宋" w:hAnsi="仿宋" w:eastAsia="仿宋"/>
                <w:color w:val="000000" w:themeColor="text1"/>
                <w:sz w:val="21"/>
                <w:szCs w:val="21"/>
                <w14:textFill>
                  <w14:solidFill>
                    <w14:schemeClr w14:val="tx1"/>
                  </w14:solidFill>
                </w14:textFill>
              </w:rPr>
            </w:pPr>
            <w:del w:id="1198"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199"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时</w:delText>
              </w:r>
            </w:del>
            <w:del w:id="1200"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长</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01" w:author="Poppy Liu" w:date="2024-05-11T14:47:00Z"/>
                <w:rFonts w:ascii="仿宋" w:hAnsi="仿宋" w:eastAsia="仿宋"/>
                <w:color w:val="000000" w:themeColor="text1"/>
                <w:sz w:val="21"/>
                <w:szCs w:val="21"/>
                <w14:textFill>
                  <w14:solidFill>
                    <w14:schemeClr w14:val="tx1"/>
                  </w14:solidFill>
                </w14:textFill>
              </w:rPr>
            </w:pPr>
            <w:del w:id="1202"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0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期间每日上午【】时至【】时，下午【】时至【】时，晚间【】时至几时，合计【】小时。</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del w:id="1204"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05" w:author="Poppy Liu" w:date="2024-05-11T14:47:00Z"/>
                <w:rFonts w:ascii="仿宋" w:hAnsi="仿宋" w:eastAsia="仿宋" w:cs="仿宋"/>
                <w:color w:val="000000" w:themeColor="text1"/>
                <w:sz w:val="21"/>
                <w:szCs w:val="21"/>
                <w14:textFill>
                  <w14:solidFill>
                    <w14:schemeClr w14:val="tx1"/>
                  </w14:solidFill>
                </w14:textFill>
              </w:rPr>
            </w:pPr>
            <w:del w:id="1206"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07"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08" w:author="Poppy Liu" w:date="2024-05-11T14:47:00Z"/>
                <w:rFonts w:ascii="仿宋" w:hAnsi="仿宋" w:eastAsia="仿宋"/>
                <w:color w:val="000000" w:themeColor="text1"/>
                <w:sz w:val="21"/>
                <w:szCs w:val="21"/>
                <w14:textFill>
                  <w14:solidFill>
                    <w14:schemeClr w14:val="tx1"/>
                  </w14:solidFill>
                </w14:textFill>
              </w:rPr>
            </w:pPr>
            <w:del w:id="1209"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10" w:author="Poppy Liu" w:date="2024-05-11T14:47:00Z"/>
                <w:rFonts w:ascii="仿宋" w:hAnsi="仿宋" w:eastAsia="仿宋"/>
                <w:color w:val="000000" w:themeColor="text1"/>
                <w:sz w:val="21"/>
                <w:szCs w:val="21"/>
                <w14:textFill>
                  <w14:solidFill>
                    <w14:schemeClr w14:val="tx1"/>
                  </w14:solidFill>
                </w14:textFill>
              </w:rPr>
            </w:pPr>
            <w:del w:id="1211" w:author="Poppy Liu" w:date="2024-05-11T14:47:00Z">
              <w:r>
                <w:rPr>
                  <w:rFonts w:ascii="仿宋" w:hAnsi="仿宋" w:eastAsia="仿宋" w:cs="仿宋"/>
                  <w:color w:val="000000" w:themeColor="text1"/>
                  <w:sz w:val="21"/>
                  <w:szCs w:val="21"/>
                  <w14:textFill>
                    <w14:solidFill>
                      <w14:schemeClr w14:val="tx1"/>
                    </w14:solidFill>
                  </w14:textFill>
                </w:rPr>
                <w:delText>□</w:delText>
              </w:r>
            </w:del>
            <w:del w:id="1212"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 xml:space="preserve">线下 </w:delText>
              </w:r>
            </w:del>
            <w:del w:id="1213" w:author="Poppy Liu" w:date="2024-05-11T14:47:00Z">
              <w:r>
                <w:rPr>
                  <w:rFonts w:ascii="仿宋" w:hAnsi="仿宋" w:eastAsia="仿宋" w:cs="仿宋"/>
                  <w:color w:val="000000" w:themeColor="text1"/>
                  <w:sz w:val="21"/>
                  <w:szCs w:val="21"/>
                  <w14:textFill>
                    <w14:solidFill>
                      <w14:schemeClr w14:val="tx1"/>
                    </w14:solidFill>
                  </w14:textFill>
                </w:rPr>
                <w:delText>□</w:delText>
              </w:r>
            </w:del>
            <w:del w:id="1214"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线上</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15" w:author="Poppy Liu" w:date="2024-05-11T14:47:00Z"/>
                <w:rFonts w:ascii="仿宋" w:hAnsi="仿宋" w:eastAsia="仿宋"/>
                <w:color w:val="000000" w:themeColor="text1"/>
                <w:sz w:val="21"/>
                <w:szCs w:val="21"/>
                <w14:textFill>
                  <w14:solidFill>
                    <w14:schemeClr w14:val="tx1"/>
                  </w14:solidFill>
                </w14:textFill>
              </w:rPr>
            </w:pPr>
            <w:del w:id="1216"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服务</w:delText>
              </w:r>
            </w:del>
            <w:del w:id="1217"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收费</w:delText>
              </w:r>
            </w:del>
            <w:del w:id="121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方式、总额（元）以及分配比例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219"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951" w:hRule="atLeast"/>
          <w:del w:id="1220"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21" w:author="Poppy Liu" w:date="2024-05-11T14:47:00Z"/>
                <w:rFonts w:ascii="仿宋" w:hAnsi="仿宋" w:eastAsia="仿宋"/>
                <w:color w:val="000000" w:themeColor="text1"/>
                <w:sz w:val="21"/>
                <w:szCs w:val="21"/>
                <w14:textFill>
                  <w14:solidFill>
                    <w14:schemeClr w14:val="tx1"/>
                  </w14:solidFill>
                </w14:textFill>
              </w:rPr>
            </w:pPr>
            <w:del w:id="1222"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客户</w:delText>
              </w:r>
            </w:del>
            <w:del w:id="1223"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需求及目标</w:delText>
              </w:r>
            </w:del>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224"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del w:id="1225"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26" w:author="Poppy Liu" w:date="2024-05-11T14:47:00Z"/>
                <w:rFonts w:ascii="仿宋" w:hAnsi="仿宋" w:eastAsia="仿宋"/>
                <w:color w:val="000000" w:themeColor="text1"/>
                <w:sz w:val="21"/>
                <w:szCs w:val="21"/>
                <w14:textFill>
                  <w14:solidFill>
                    <w14:schemeClr w14:val="tx1"/>
                  </w14:solidFill>
                </w14:textFill>
              </w:rPr>
            </w:pPr>
            <w:del w:id="1227" w:author="Poppy Liu" w:date="2024-05-11T14:47: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28"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计划</w:delText>
              </w:r>
            </w:del>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229" w:author="Poppy Liu" w:date="2024-05-11T14:47: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del w:id="1230" w:author="Poppy Liu" w:date="2024-05-11T14:47:00Z"/>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31" w:author="Poppy Liu" w:date="2024-05-11T14:47:00Z"/>
                <w:rFonts w:ascii="仿宋" w:hAnsi="仿宋" w:eastAsia="仿宋"/>
                <w:color w:val="000000" w:themeColor="text1"/>
                <w:sz w:val="21"/>
                <w:szCs w:val="21"/>
                <w14:textFill>
                  <w14:solidFill>
                    <w14:schemeClr w14:val="tx1"/>
                  </w14:solidFill>
                </w14:textFill>
              </w:rPr>
            </w:pPr>
            <w:del w:id="1232" w:author="Poppy Liu" w:date="2024-05-11T14:47:00Z">
              <w:r>
                <w:rPr>
                  <w:rFonts w:ascii="仿宋" w:hAnsi="仿宋" w:eastAsia="仿宋" w:cs="仿宋"/>
                  <w:color w:val="000000" w:themeColor="text1"/>
                  <w:sz w:val="21"/>
                  <w:szCs w:val="21"/>
                  <w:lang w:val="zh-TW" w:eastAsia="zh-TW"/>
                  <w14:textFill>
                    <w14:solidFill>
                      <w14:schemeClr w14:val="tx1"/>
                    </w14:solidFill>
                  </w14:textFill>
                </w:rPr>
                <w:delText>其他备注事项</w:delText>
              </w:r>
            </w:del>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233" w:author="Poppy Liu" w:date="2024-05-11T14:47:00Z"/>
                <w:rFonts w:ascii="仿宋" w:hAnsi="仿宋" w:eastAsia="仿宋"/>
                <w:color w:val="000000" w:themeColor="text1"/>
                <w:sz w:val="21"/>
                <w:szCs w:val="21"/>
                <w14:textFill>
                  <w14:solidFill>
                    <w14:schemeClr w14:val="tx1"/>
                  </w14:solidFill>
                </w14:textFill>
              </w:rPr>
            </w:pP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34" w:author="Poppy Liu" w:date="2024-05-11T14:47:00Z"/>
          <w:rFonts w:ascii="仿宋" w:hAnsi="仿宋" w:eastAsia="仿宋" w:cs="仿宋"/>
          <w:b/>
          <w:bCs/>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35" w:author="Poppy Liu" w:date="2024-05-11T14:47:00Z"/>
          <w:rFonts w:ascii="仿宋" w:hAnsi="仿宋" w:eastAsia="仿宋" w:cs="仿宋"/>
          <w:color w:val="000000" w:themeColor="text1"/>
          <w:lang w:val="zh-TW" w:eastAsia="zh-TW"/>
          <w14:textFill>
            <w14:solidFill>
              <w14:schemeClr w14:val="tx1"/>
            </w14:solidFill>
          </w14:textFill>
        </w:rPr>
      </w:pPr>
      <w:del w:id="1236" w:author="Poppy Liu" w:date="2024-05-11T14:47:00Z">
        <w:r>
          <w:rPr>
            <w:rFonts w:ascii="仿宋" w:hAnsi="仿宋" w:eastAsia="仿宋" w:cs="仿宋"/>
            <w:color w:val="000000" w:themeColor="text1"/>
            <w:lang w:val="zh-TW" w:eastAsia="zh-TW"/>
            <w14:textFill>
              <w14:solidFill>
                <w14:schemeClr w14:val="tx1"/>
              </w14:solidFill>
            </w14:textFill>
          </w:rPr>
          <w:delText>本服务单应当于具体服务开始前由高维学堂开出发送至</w:delText>
        </w:r>
      </w:del>
      <w:del w:id="1237" w:author="Poppy Liu" w:date="2024-05-11T14:47:00Z">
        <w:r>
          <w:rPr>
            <w:rFonts w:hint="eastAsia" w:ascii="仿宋" w:hAnsi="仿宋" w:eastAsia="仿宋" w:cs="仿宋"/>
            <w:color w:val="000000" w:themeColor="text1"/>
            <w:lang w:val="zh-TW" w:eastAsia="zh-TW"/>
            <w14:textFill>
              <w14:solidFill>
                <w14:schemeClr w14:val="tx1"/>
              </w14:solidFill>
            </w14:textFill>
          </w:rPr>
          <w:delText>老</w:delText>
        </w:r>
      </w:del>
      <w:del w:id="1238" w:author="Poppy Liu" w:date="2024-05-11T14:47:00Z">
        <w:r>
          <w:rPr>
            <w:rFonts w:ascii="仿宋" w:hAnsi="仿宋" w:eastAsia="仿宋" w:cs="仿宋"/>
            <w:color w:val="000000" w:themeColor="text1"/>
            <w:lang w:val="zh-TW" w:eastAsia="zh-TW"/>
            <w14:textFill>
              <w14:solidFill>
                <w14:schemeClr w14:val="tx1"/>
              </w14:solidFill>
            </w14:textFill>
          </w:rPr>
          <w:delText>师，并由</w:delText>
        </w:r>
      </w:del>
      <w:del w:id="1239" w:author="Poppy Liu" w:date="2024-05-11T14:47:00Z">
        <w:r>
          <w:rPr>
            <w:rFonts w:hint="eastAsia" w:ascii="仿宋" w:hAnsi="仿宋" w:eastAsia="仿宋" w:cs="仿宋"/>
            <w:color w:val="000000" w:themeColor="text1"/>
            <w:lang w:val="zh-TW" w:eastAsia="zh-TW"/>
            <w14:textFill>
              <w14:solidFill>
                <w14:schemeClr w14:val="tx1"/>
              </w14:solidFill>
            </w14:textFill>
          </w:rPr>
          <w:delText>老</w:delText>
        </w:r>
      </w:del>
      <w:del w:id="1240" w:author="Poppy Liu" w:date="2024-05-11T14:47:00Z">
        <w:r>
          <w:rPr>
            <w:rFonts w:ascii="仿宋" w:hAnsi="仿宋" w:eastAsia="仿宋" w:cs="仿宋"/>
            <w:color w:val="000000" w:themeColor="text1"/>
            <w:lang w:val="zh-TW" w:eastAsia="zh-TW"/>
            <w14:textFill>
              <w14:solidFill>
                <w14:schemeClr w14:val="tx1"/>
              </w14:solidFill>
            </w14:textFill>
          </w:rPr>
          <w:delText>师于收到之日起</w:delText>
        </w:r>
      </w:del>
      <w:del w:id="1241" w:author="Poppy Liu" w:date="2024-05-11T14:47:00Z">
        <w:r>
          <w:rPr>
            <w:rFonts w:ascii="仿宋" w:hAnsi="仿宋" w:eastAsia="仿宋" w:cs="仿宋"/>
            <w:color w:val="000000" w:themeColor="text1"/>
            <w14:textFill>
              <w14:solidFill>
                <w14:schemeClr w14:val="tx1"/>
              </w14:solidFill>
            </w14:textFill>
          </w:rPr>
          <w:delText>2</w:delText>
        </w:r>
      </w:del>
      <w:del w:id="1242" w:author="Poppy Liu" w:date="2024-05-11T14:47:00Z">
        <w:r>
          <w:rPr>
            <w:rFonts w:ascii="仿宋" w:hAnsi="仿宋" w:eastAsia="仿宋" w:cs="仿宋"/>
            <w:color w:val="000000" w:themeColor="text1"/>
            <w:lang w:val="zh-TW" w:eastAsia="zh-TW"/>
            <w14:textFill>
              <w14:solidFill>
                <w14:schemeClr w14:val="tx1"/>
              </w14:solidFill>
            </w14:textFill>
          </w:rPr>
          <w:delText>日内完成</w:delText>
        </w:r>
      </w:del>
      <w:del w:id="1243" w:author="Poppy Liu" w:date="2024-05-11T14:47:00Z">
        <w:r>
          <w:rPr>
            <w:rFonts w:hint="eastAsia" w:ascii="仿宋" w:hAnsi="仿宋" w:eastAsia="仿宋" w:cs="仿宋"/>
            <w:color w:val="000000" w:themeColor="text1"/>
            <w:lang w:eastAsia="zh-Hans"/>
            <w14:textFill>
              <w14:solidFill>
                <w14:schemeClr w14:val="tx1"/>
              </w14:solidFill>
            </w14:textFill>
          </w:rPr>
          <w:delText>共同</w:delText>
        </w:r>
      </w:del>
      <w:del w:id="1244" w:author="Poppy Liu" w:date="2024-05-11T14:47:00Z">
        <w:r>
          <w:rPr>
            <w:rFonts w:ascii="仿宋" w:hAnsi="仿宋" w:eastAsia="仿宋" w:cs="仿宋"/>
            <w:color w:val="000000" w:themeColor="text1"/>
            <w:lang w:val="zh-TW" w:eastAsia="zh-TW"/>
            <w14:textFill>
              <w14:solidFill>
                <w14:schemeClr w14:val="tx1"/>
              </w14:solidFill>
            </w14:textFill>
          </w:rPr>
          <w:delText>确认。双方执行完毕具体</w:delText>
        </w:r>
      </w:del>
      <w:del w:id="1245" w:author="Poppy Liu" w:date="2024-05-11T14:47:00Z">
        <w:r>
          <w:rPr>
            <w:rFonts w:hint="eastAsia" w:ascii="仿宋" w:hAnsi="仿宋" w:eastAsia="仿宋" w:cs="仿宋"/>
            <w:color w:val="000000" w:themeColor="text1"/>
            <w:lang w:eastAsia="zh-Hans"/>
            <w14:textFill>
              <w14:solidFill>
                <w14:schemeClr w14:val="tx1"/>
              </w14:solidFill>
            </w14:textFill>
          </w:rPr>
          <w:delText>项目交付</w:delText>
        </w:r>
      </w:del>
      <w:del w:id="1246" w:author="Poppy Liu" w:date="2024-05-11T14:47:00Z">
        <w:r>
          <w:rPr>
            <w:rFonts w:ascii="仿宋" w:hAnsi="仿宋" w:eastAsia="仿宋" w:cs="仿宋"/>
            <w:color w:val="000000" w:themeColor="text1"/>
            <w:lang w:val="zh-TW" w:eastAsia="zh-TW"/>
            <w14:textFill>
              <w14:solidFill>
                <w14:schemeClr w14:val="tx1"/>
              </w14:solidFill>
            </w14:textFill>
          </w:rPr>
          <w:delText>并结算付款开票完毕后，应当再通过电子邮件</w:delText>
        </w:r>
      </w:del>
      <w:del w:id="1247" w:author="Poppy Liu" w:date="2024-05-11T14:47:00Z">
        <w:r>
          <w:rPr>
            <w:rFonts w:hint="eastAsia" w:ascii="仿宋" w:hAnsi="仿宋" w:eastAsia="仿宋" w:cs="仿宋"/>
            <w:color w:val="000000" w:themeColor="text1"/>
            <w:lang w:eastAsia="zh-Hans"/>
            <w14:textFill>
              <w14:solidFill>
                <w14:schemeClr w14:val="tx1"/>
              </w14:solidFill>
            </w14:textFill>
          </w:rPr>
          <w:delText>或微信文件</w:delText>
        </w:r>
      </w:del>
      <w:del w:id="1248" w:author="Poppy Liu" w:date="2024-05-11T14:47:00Z">
        <w:r>
          <w:rPr>
            <w:rFonts w:ascii="仿宋" w:hAnsi="仿宋" w:eastAsia="仿宋" w:cs="仿宋"/>
            <w:color w:val="000000" w:themeColor="text1"/>
            <w:lang w:val="zh-TW" w:eastAsia="zh-TW"/>
            <w14:textFill>
              <w14:solidFill>
                <w14:schemeClr w14:val="tx1"/>
              </w14:solidFill>
            </w14:textFill>
          </w:rPr>
          <w:delText>的形式共同确认</w:delText>
        </w:r>
      </w:del>
      <w:del w:id="1249" w:author="Poppy Liu" w:date="2024-05-11T14:47:00Z">
        <w:r>
          <w:rPr>
            <w:rFonts w:hint="eastAsia" w:ascii="仿宋" w:hAnsi="仿宋" w:eastAsia="仿宋" w:cs="仿宋"/>
            <w:color w:val="000000" w:themeColor="text1"/>
            <w:lang w:eastAsia="zh-Hans"/>
            <w14:textFill>
              <w14:solidFill>
                <w14:schemeClr w14:val="tx1"/>
              </w14:solidFill>
            </w14:textFill>
          </w:rPr>
          <w:delText>交付</w:delText>
        </w:r>
      </w:del>
      <w:del w:id="1250" w:author="Poppy Liu" w:date="2024-05-11T14:47:00Z">
        <w:r>
          <w:rPr>
            <w:rFonts w:ascii="仿宋" w:hAnsi="仿宋" w:eastAsia="仿宋" w:cs="仿宋"/>
            <w:color w:val="000000" w:themeColor="text1"/>
            <w:lang w:val="zh-TW" w:eastAsia="zh-TW"/>
            <w14:textFill>
              <w14:solidFill>
                <w14:schemeClr w14:val="tx1"/>
              </w14:solidFill>
            </w14:textFill>
          </w:rPr>
          <w:delText>单已执行完毕。</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51" w:author="Poppy Liu" w:date="2024-05-11T14:10: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52" w:author="Poppy Liu" w:date="2024-05-11T14:10: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53" w:author="Poppy Liu" w:date="2024-05-11T14:10:00Z"/>
          <w:rFonts w:ascii="仿宋" w:hAnsi="仿宋" w:eastAsia="仿宋" w:cs="仿宋"/>
          <w:color w:val="000000" w:themeColor="text1"/>
          <w:lang w:val="zh-TW" w:eastAsia="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54" w:author="Poppy Liu" w:date="2024-05-11T14:47:00Z"/>
          <w:rFonts w:ascii="仿宋" w:hAnsi="仿宋" w:eastAsia="仿宋" w:cs="仿宋"/>
          <w:color w:val="000000" w:themeColor="text1"/>
          <w:lang w:val="zh-TW"/>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lang w:val="zh-TW"/>
          <w14:textFill>
            <w14:solidFill>
              <w14:schemeClr w14:val="tx1"/>
            </w14:solidFill>
          </w14:textFill>
        </w:rPr>
      </w:pPr>
      <w:del w:id="1255" w:author="Poppy Liu" w:date="2024-05-11T14:47:00Z">
        <w:r>
          <w:rPr>
            <w:rFonts w:hint="eastAsia" w:ascii="仿宋" w:hAnsi="仿宋" w:eastAsia="仿宋" w:cs="仿宋"/>
            <w:color w:val="000000" w:themeColor="text1"/>
            <w:lang w:val="zh-TW" w:eastAsia="zh-TW"/>
            <w14:textFill>
              <w14:solidFill>
                <w14:schemeClr w14:val="tx1"/>
              </w14:solidFill>
            </w14:textFill>
          </w:rPr>
          <w:delText>附件</w:delText>
        </w:r>
      </w:del>
      <w:del w:id="1256" w:author="Poppy Liu" w:date="2024-05-11T14:10:00Z">
        <w:r>
          <w:rPr>
            <w:rFonts w:hint="eastAsia" w:ascii="仿宋" w:hAnsi="仿宋" w:eastAsia="仿宋" w:cs="仿宋"/>
            <w:color w:val="000000" w:themeColor="text1"/>
            <w:lang w:val="zh-TW" w:eastAsia="zh-TW"/>
            <w14:textFill>
              <w14:solidFill>
                <w14:schemeClr w14:val="tx1"/>
              </w14:solidFill>
            </w14:textFill>
          </w:rPr>
          <w:delText>五</w:delText>
        </w:r>
      </w:del>
    </w:p>
    <w:tbl>
      <w:tblPr>
        <w:tblStyle w:val="12"/>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764"/>
        <w:gridCol w:w="2490"/>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高维学堂</w:t>
            </w:r>
            <w:del w:id="1257" w:author="Poppy Liu" w:date="2024-05-11T14:11:00Z">
              <w:r>
                <w:rPr>
                  <w:rFonts w:hint="eastAsia" w:ascii="仿宋" w:hAnsi="仿宋" w:eastAsia="仿宋" w:cs="仿宋"/>
                  <w:b/>
                  <w:bCs/>
                  <w:color w:val="000000" w:themeColor="text1"/>
                  <w:lang w:val="zh-TW" w:eastAsia="zh-TW"/>
                  <w14:textFill>
                    <w14:solidFill>
                      <w14:schemeClr w14:val="tx1"/>
                    </w14:solidFill>
                  </w14:textFill>
                </w:rPr>
                <w:delText>老师</w:delText>
              </w:r>
            </w:del>
            <w:del w:id="1258" w:author="Poppy Liu" w:date="2024-05-11T14:10:00Z">
              <w:r>
                <w:rPr>
                  <w:rFonts w:hint="eastAsia" w:ascii="仿宋" w:hAnsi="仿宋" w:eastAsia="仿宋" w:cs="仿宋"/>
                  <w:b/>
                  <w:bCs/>
                  <w:color w:val="000000" w:themeColor="text1"/>
                  <w:lang w:val="zh-TW" w:eastAsia="zh-TW"/>
                  <w14:textFill>
                    <w14:solidFill>
                      <w14:schemeClr w14:val="tx1"/>
                    </w14:solidFill>
                  </w14:textFill>
                </w:rPr>
                <w:delText>咨询</w:delText>
              </w:r>
            </w:del>
            <w:del w:id="1259" w:author="Poppy Liu" w:date="2024-05-11T14:10:00Z">
              <w:r>
                <w:rPr>
                  <w:rFonts w:hint="eastAsia" w:ascii="仿宋" w:hAnsi="仿宋" w:eastAsia="仿宋" w:cs="仿宋"/>
                  <w:b/>
                  <w:bCs/>
                  <w:color w:val="000000" w:themeColor="text1"/>
                  <w:lang w:eastAsia="zh-Hans"/>
                  <w14:textFill>
                    <w14:solidFill>
                      <w14:schemeClr w14:val="tx1"/>
                    </w14:solidFill>
                  </w14:textFill>
                </w:rPr>
                <w:delText>交付</w:delText>
              </w:r>
            </w:del>
            <w:ins w:id="1260" w:author="Poppy Liu" w:date="2024-05-11T14:10:00Z">
              <w:r>
                <w:rPr>
                  <w:rFonts w:hint="eastAsia" w:ascii="仿宋" w:hAnsi="仿宋" w:eastAsia="仿宋" w:cs="仿宋"/>
                  <w:b/>
                  <w:bCs/>
                  <w:color w:val="000000" w:themeColor="text1"/>
                  <w:lang w:val="zh-TW" w:eastAsia="zh-TW"/>
                  <w14:textFill>
                    <w14:solidFill>
                      <w14:schemeClr w14:val="tx1"/>
                    </w14:solidFill>
                  </w14:textFill>
                </w:rPr>
                <w:t>咨询</w:t>
              </w:r>
            </w:ins>
            <w:ins w:id="1261" w:author="Poppy Liu" w:date="2024-05-11T14:11:00Z">
              <w:r>
                <w:rPr>
                  <w:rFonts w:hint="eastAsia" w:ascii="仿宋" w:hAnsi="仿宋" w:eastAsia="仿宋" w:cs="仿宋"/>
                  <w:b/>
                  <w:bCs/>
                  <w:color w:val="000000" w:themeColor="text1"/>
                  <w:lang w:val="zh-TW" w:eastAsia="zh-TW"/>
                  <w14:textFill>
                    <w14:solidFill>
                      <w14:schemeClr w14:val="tx1"/>
                    </w14:solidFill>
                  </w14:textFill>
                </w:rPr>
                <w:t>费确认</w:t>
              </w:r>
            </w:ins>
            <w:r>
              <w:rPr>
                <w:rFonts w:ascii="仿宋" w:hAnsi="仿宋" w:eastAsia="仿宋" w:cs="仿宋"/>
                <w:b/>
                <w:bCs/>
                <w:color w:val="000000" w:themeColor="text1"/>
                <w:lang w:val="zh-TW" w:eastAsia="zh-TW"/>
                <w14:textFill>
                  <w14:solidFill>
                    <w14:schemeClr w14:val="tx1"/>
                  </w14:solidFill>
                </w14:textFill>
              </w:rPr>
              <w:t>单</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del w:id="1262" w:author="Poppy Liu" w:date="2024-05-11T14:11:00Z">
              <w:r>
                <w:rPr>
                  <w:rFonts w:hint="eastAsia" w:ascii="仿宋" w:hAnsi="仿宋" w:eastAsia="仿宋" w:cs="仿宋"/>
                  <w:color w:val="000000" w:themeColor="text1"/>
                  <w:sz w:val="21"/>
                  <w:szCs w:val="21"/>
                  <w:lang w:val="zh-TW" w:eastAsia="zh-TW"/>
                  <w14:textFill>
                    <w14:solidFill>
                      <w14:schemeClr w14:val="tx1"/>
                    </w14:solidFill>
                  </w14:textFill>
                </w:rPr>
                <w:delText>所属合同编号</w:delText>
              </w:r>
            </w:del>
            <w:ins w:id="1263" w:author="Poppy Liu" w:date="2024-05-11T14:13:00Z">
              <w:r>
                <w:rPr>
                  <w:rFonts w:hint="eastAsia" w:ascii="仿宋" w:hAnsi="仿宋" w:eastAsia="仿宋" w:cs="仿宋"/>
                  <w:color w:val="000000" w:themeColor="text1"/>
                  <w:sz w:val="21"/>
                  <w:szCs w:val="21"/>
                  <w:lang w:val="zh-TW" w:eastAsia="zh-TW"/>
                  <w14:textFill>
                    <w14:solidFill>
                      <w14:schemeClr w14:val="tx1"/>
                    </w14:solidFill>
                  </w14:textFill>
                </w:rPr>
                <w:t>咨询</w:t>
              </w:r>
            </w:ins>
            <w:ins w:id="1264" w:author="Poppy Liu" w:date="2024-05-11T14:11:00Z">
              <w:r>
                <w:rPr>
                  <w:rFonts w:hint="eastAsia" w:ascii="仿宋" w:hAnsi="仿宋" w:eastAsia="仿宋" w:cs="仿宋"/>
                  <w:color w:val="000000" w:themeColor="text1"/>
                  <w:sz w:val="21"/>
                  <w:szCs w:val="21"/>
                  <w:lang w:val="zh-TW" w:eastAsia="zh-TW"/>
                  <w14:textFill>
                    <w14:solidFill>
                      <w14:schemeClr w14:val="tx1"/>
                    </w14:solidFill>
                  </w14:textFill>
                </w:rPr>
                <w:t>品牌</w:t>
              </w:r>
            </w:ins>
            <w:r>
              <w:rPr>
                <w:rFonts w:ascii="仿宋" w:hAnsi="仿宋" w:eastAsia="仿宋" w:cs="仿宋"/>
                <w:color w:val="000000" w:themeColor="text1"/>
                <w:sz w:val="21"/>
                <w:szCs w:val="21"/>
                <w:lang w:val="zh-TW" w:eastAsia="zh-TW"/>
                <w14:textFill>
                  <w14:solidFill>
                    <w14:schemeClr w14:val="tx1"/>
                  </w14:solidFill>
                </w14:textFill>
              </w:rPr>
              <w:t>：</w:t>
            </w:r>
            <w:ins w:id="1265" w:author="Poppy Liu" w:date="2024-05-11T15:01:00Z">
              <w:r>
                <w:rPr>
                  <w:rFonts w:hint="eastAsia" w:ascii="仿宋" w:hAnsi="仿宋" w:eastAsia="仿宋" w:cs="仿宋"/>
                  <w:color w:val="000000" w:themeColor="text1"/>
                  <w:sz w:val="21"/>
                  <w:szCs w:val="21"/>
                  <w:lang w:val="zh-TW"/>
                  <w14:textFill>
                    <w14:solidFill>
                      <w14:schemeClr w14:val="tx1"/>
                    </w14:solidFill>
                  </w14:textFill>
                </w:rPr>
                <w:t>咬不得生煎</w:t>
              </w:r>
            </w:ins>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ins w:id="1266" w:author="Poppy Liu" w:date="2024-05-11T14:12:00Z">
              <w:r>
                <w:rPr>
                  <w:rFonts w:hint="eastAsia" w:ascii="仿宋" w:hAnsi="仿宋" w:eastAsia="仿宋" w:cs="仿宋"/>
                  <w:color w:val="000000" w:themeColor="text1"/>
                  <w:sz w:val="21"/>
                  <w:szCs w:val="21"/>
                  <w:lang w:val="zh-TW"/>
                  <w14:textFill>
                    <w14:solidFill>
                      <w14:schemeClr w14:val="tx1"/>
                    </w14:solidFill>
                  </w14:textFill>
                </w:rPr>
                <w:t>高维负责人：</w:t>
              </w:r>
            </w:ins>
            <w:ins w:id="1267" w:author="Poppy Liu" w:date="2024-05-11T14:49:00Z">
              <w:r>
                <w:rPr>
                  <w:rFonts w:hint="eastAsia" w:ascii="仿宋" w:hAnsi="仿宋" w:eastAsia="仿宋" w:cs="仿宋"/>
                  <w:color w:val="000000" w:themeColor="text1"/>
                  <w:sz w:val="21"/>
                  <w:szCs w:val="21"/>
                  <w:lang w:val="zh-TW"/>
                  <w14:textFill>
                    <w14:solidFill>
                      <w14:schemeClr w14:val="tx1"/>
                    </w14:solidFill>
                  </w14:textFill>
                </w:rPr>
                <w:t>方金玉</w:t>
              </w:r>
            </w:ins>
            <w:del w:id="1268" w:author="Poppy Liu" w:date="2024-05-11T14:11: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69" w:author="Poppy Liu" w:date="2024-05-11T14:11:00Z">
              <w:r>
                <w:rPr>
                  <w:rFonts w:ascii="仿宋" w:hAnsi="仿宋" w:eastAsia="仿宋" w:cs="仿宋"/>
                  <w:color w:val="000000" w:themeColor="text1"/>
                  <w:sz w:val="21"/>
                  <w:szCs w:val="21"/>
                  <w:lang w:val="zh-TW" w:eastAsia="zh-TW"/>
                  <w14:textFill>
                    <w14:solidFill>
                      <w14:schemeClr w14:val="tx1"/>
                    </w14:solidFill>
                  </w14:textFill>
                </w:rPr>
                <w:delText>单编号：</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70" w:author="Poppy Liu" w:date="2024-05-11T14:12:00Z"/>
                <w:rFonts w:ascii="仿宋" w:hAnsi="仿宋" w:eastAsia="仿宋" w:cs="仿宋"/>
                <w:color w:val="000000" w:themeColor="text1"/>
                <w:sz w:val="21"/>
                <w:szCs w:val="21"/>
                <w:lang w:val="zh-TW" w:eastAsia="zh-TW"/>
                <w14:textFill>
                  <w14:solidFill>
                    <w14:schemeClr w14:val="tx1"/>
                  </w14:solidFill>
                </w14:textFill>
              </w:rPr>
            </w:pPr>
            <w:ins w:id="1271" w:author="Poppy Liu" w:date="2024-05-11T14:12:00Z">
              <w:r>
                <w:rPr>
                  <w:rFonts w:hint="eastAsia" w:ascii="仿宋" w:hAnsi="仿宋" w:eastAsia="仿宋" w:cs="仿宋"/>
                  <w:color w:val="000000" w:themeColor="text1"/>
                  <w:sz w:val="21"/>
                  <w:szCs w:val="21"/>
                  <w14:textFill>
                    <w14:solidFill>
                      <w14:schemeClr w14:val="tx1"/>
                    </w14:solidFill>
                  </w14:textFill>
                </w:rPr>
                <w:t>付款</w:t>
              </w:r>
            </w:ins>
            <w:del w:id="1272" w:author="Poppy Liu" w:date="2024-05-11T14:12:00Z">
              <w:r>
                <w:rPr>
                  <w:rFonts w:hint="eastAsia" w:ascii="仿宋" w:hAnsi="仿宋" w:eastAsia="仿宋" w:cs="仿宋"/>
                  <w:color w:val="000000" w:themeColor="text1"/>
                  <w:sz w:val="21"/>
                  <w:szCs w:val="21"/>
                  <w:lang w:eastAsia="zh-Hans"/>
                  <w14:textFill>
                    <w14:solidFill>
                      <w14:schemeClr w14:val="tx1"/>
                    </w14:solidFill>
                  </w14:textFill>
                </w:rPr>
                <w:delText>下单</w:delText>
              </w:r>
            </w:del>
            <w:ins w:id="1273" w:author="Poppy Liu" w:date="2024-05-11T14:13:00Z">
              <w:r>
                <w:rPr>
                  <w:rFonts w:hint="eastAsia" w:ascii="仿宋" w:hAnsi="仿宋" w:eastAsia="仿宋" w:cs="仿宋"/>
                  <w:color w:val="000000" w:themeColor="text1"/>
                  <w:sz w:val="21"/>
                  <w:szCs w:val="21"/>
                  <w:lang w:val="zh-TW"/>
                  <w14:textFill>
                    <w14:solidFill>
                      <w14:schemeClr w14:val="tx1"/>
                    </w14:solidFill>
                  </w14:textFill>
                </w:rPr>
                <w:t>日期</w:t>
              </w:r>
            </w:ins>
            <w:del w:id="1274"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时间</w:delText>
              </w:r>
            </w:del>
            <w:r>
              <w:rPr>
                <w:rFonts w:ascii="仿宋" w:hAnsi="仿宋" w:eastAsia="仿宋" w:cs="仿宋"/>
                <w:color w:val="000000" w:themeColor="text1"/>
                <w:sz w:val="21"/>
                <w:szCs w:val="21"/>
                <w:lang w:val="zh-TW" w:eastAsia="zh-TW"/>
                <w14:textFill>
                  <w14:solidFill>
                    <w14:schemeClr w14:val="tx1"/>
                  </w14:solidFill>
                </w14:textFill>
              </w:rPr>
              <w:t>：</w:t>
            </w: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20</w:t>
            </w:r>
            <w:ins w:id="1275" w:author="Poppy Liu" w:date="2024-05-11T14:49:00Z">
              <w:r>
                <w:rPr>
                  <w:rFonts w:hint="eastAsia" w:ascii="仿宋" w:hAnsi="仿宋" w:eastAsia="仿宋" w:cs="仿宋"/>
                  <w:color w:val="000000" w:themeColor="text1"/>
                  <w:sz w:val="21"/>
                  <w:szCs w:val="21"/>
                  <w14:textFill>
                    <w14:solidFill>
                      <w14:schemeClr w14:val="tx1"/>
                    </w14:solidFill>
                  </w14:textFill>
                </w:rPr>
                <w:t>23</w:t>
              </w:r>
            </w:ins>
            <w:del w:id="1276" w:author="Poppy Liu" w:date="2024-05-11T14:49:00Z">
              <w:r>
                <w:rPr>
                  <w:rFonts w:ascii="仿宋" w:hAnsi="仿宋" w:eastAsia="仿宋" w:cs="仿宋"/>
                  <w:color w:val="000000" w:themeColor="text1"/>
                  <w:sz w:val="21"/>
                  <w:szCs w:val="21"/>
                  <w14:textFill>
                    <w14:solidFill>
                      <w14:schemeClr w14:val="tx1"/>
                    </w14:solidFill>
                  </w14:textFill>
                </w:rPr>
                <w:delText xml:space="preserve">  </w:delText>
              </w:r>
            </w:del>
            <w:r>
              <w:rPr>
                <w:rFonts w:ascii="仿宋" w:hAnsi="仿宋" w:eastAsia="仿宋" w:cs="仿宋"/>
                <w:color w:val="000000" w:themeColor="text1"/>
                <w:sz w:val="21"/>
                <w:szCs w:val="21"/>
                <w:lang w:val="zh-TW" w:eastAsia="zh-TW"/>
                <w14:textFill>
                  <w14:solidFill>
                    <w14:schemeClr w14:val="tx1"/>
                  </w14:solidFill>
                </w14:textFill>
              </w:rPr>
              <w:t xml:space="preserve">年 </w:t>
            </w:r>
            <w:ins w:id="1277" w:author="Poppy Liu" w:date="2024-05-11T14:49:00Z">
              <w:r>
                <w:rPr>
                  <w:rFonts w:hint="eastAsia" w:ascii="仿宋" w:hAnsi="仿宋" w:eastAsia="仿宋" w:cs="仿宋"/>
                  <w:color w:val="000000" w:themeColor="text1"/>
                  <w:sz w:val="21"/>
                  <w:szCs w:val="21"/>
                  <w:lang w:val="zh-TW"/>
                  <w14:textFill>
                    <w14:solidFill>
                      <w14:schemeClr w14:val="tx1"/>
                    </w14:solidFill>
                  </w14:textFill>
                </w:rPr>
                <w:t>2</w:t>
              </w:r>
            </w:ins>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月</w:t>
            </w:r>
            <w:del w:id="1278"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 xml:space="preserve"> </w:delText>
              </w:r>
            </w:del>
            <w:del w:id="1279" w:author="Poppy Liu" w:date="2024-05-11T14:12:00Z">
              <w:r>
                <w:rPr>
                  <w:rFonts w:ascii="仿宋" w:hAnsi="仿宋" w:eastAsia="仿宋" w:cs="仿宋"/>
                  <w:color w:val="000000" w:themeColor="text1"/>
                  <w:sz w:val="21"/>
                  <w:szCs w:val="21"/>
                  <w14:textFill>
                    <w14:solidFill>
                      <w14:schemeClr w14:val="tx1"/>
                    </w14:solidFill>
                  </w14:textFill>
                </w:rPr>
                <w:delText xml:space="preserve"> </w:delText>
              </w:r>
            </w:del>
            <w:del w:id="1280"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日</w:delText>
              </w:r>
            </w:del>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81" w:author="Poppy Liu" w:date="2024-05-11T14:12:00Z"/>
                <w:rFonts w:ascii="仿宋" w:hAnsi="仿宋" w:eastAsia="仿宋" w:cs="仿宋"/>
                <w:color w:val="000000" w:themeColor="text1"/>
                <w:sz w:val="21"/>
                <w:szCs w:val="21"/>
                <w:lang w:val="zh-TW" w:eastAsia="zh-TW"/>
                <w14:textFill>
                  <w14:solidFill>
                    <w14:schemeClr w14:val="tx1"/>
                  </w14:solidFill>
                </w14:textFill>
              </w:rPr>
            </w:pPr>
            <w:ins w:id="1282" w:author="Poppy Liu" w:date="2024-05-11T14:12:00Z">
              <w:r>
                <w:rPr>
                  <w:rFonts w:hint="eastAsia" w:ascii="仿宋" w:hAnsi="仿宋" w:eastAsia="仿宋" w:cs="仿宋"/>
                  <w:color w:val="000000" w:themeColor="text1"/>
                  <w:sz w:val="21"/>
                  <w:szCs w:val="21"/>
                  <w:lang w:val="zh-TW" w:eastAsia="zh-TW"/>
                  <w14:textFill>
                    <w14:solidFill>
                      <w14:schemeClr w14:val="tx1"/>
                    </w14:solidFill>
                  </w14:textFill>
                </w:rPr>
                <w:t>付款金额：</w:t>
              </w:r>
            </w:ins>
            <w:ins w:id="1283" w:author="Poppy Liu" w:date="2024-05-11T14:49:00Z">
              <w:r>
                <w:rPr>
                  <w:rFonts w:hint="eastAsia" w:ascii="仿宋" w:hAnsi="仿宋" w:eastAsia="仿宋" w:cs="仿宋"/>
                  <w:color w:val="000000" w:themeColor="text1"/>
                  <w:sz w:val="21"/>
                  <w:szCs w:val="21"/>
                  <w:lang w:val="zh-TW"/>
                  <w14:textFill>
                    <w14:solidFill>
                      <w14:schemeClr w14:val="tx1"/>
                    </w14:solidFill>
                  </w14:textFill>
                </w:rPr>
                <w:t>1</w:t>
              </w:r>
            </w:ins>
            <w:ins w:id="1284" w:author="Poppy Liu" w:date="2024-05-11T15:01:00Z">
              <w:r>
                <w:rPr>
                  <w:rFonts w:hint="eastAsia" w:ascii="仿宋" w:hAnsi="仿宋" w:eastAsia="仿宋" w:cs="仿宋"/>
                  <w:color w:val="000000" w:themeColor="text1"/>
                  <w:sz w:val="21"/>
                  <w:szCs w:val="21"/>
                  <w:lang w:val="zh-TW"/>
                  <w14:textFill>
                    <w14:solidFill>
                      <w14:schemeClr w14:val="tx1"/>
                    </w14:solidFill>
                  </w14:textFill>
                </w:rPr>
                <w:t>200</w:t>
              </w:r>
            </w:ins>
            <w:ins w:id="1285" w:author="Poppy Liu" w:date="2024-05-11T14:49:00Z">
              <w:r>
                <w:rPr>
                  <w:rFonts w:hint="eastAsia" w:ascii="仿宋" w:hAnsi="仿宋" w:eastAsia="仿宋" w:cs="仿宋"/>
                  <w:color w:val="000000" w:themeColor="text1"/>
                  <w:sz w:val="21"/>
                  <w:szCs w:val="21"/>
                  <w:lang w:val="zh-TW"/>
                  <w14:textFill>
                    <w14:solidFill>
                      <w14:schemeClr w14:val="tx1"/>
                    </w14:solidFill>
                  </w14:textFill>
                </w:rPr>
                <w:t>0</w:t>
              </w:r>
            </w:ins>
            <w:ins w:id="1286" w:author="Poppy Liu" w:date="2024-05-11T14:51:00Z">
              <w:r>
                <w:rPr>
                  <w:rFonts w:hint="eastAsia" w:ascii="仿宋" w:hAnsi="仿宋" w:eastAsia="仿宋" w:cs="仿宋"/>
                  <w:color w:val="000000" w:themeColor="text1"/>
                  <w:sz w:val="21"/>
                  <w:szCs w:val="21"/>
                  <w:lang w:val="zh-TW"/>
                  <w14:textFill>
                    <w14:solidFill>
                      <w14:schemeClr w14:val="tx1"/>
                    </w14:solidFill>
                  </w14:textFill>
                </w:rPr>
                <w:t>元</w:t>
              </w:r>
            </w:ins>
            <w:ins w:id="1287" w:author="Poppy Liu" w:date="2024-05-11T14:51:00Z">
              <w:r>
                <w:rPr>
                  <w:rFonts w:hint="eastAsia" w:ascii="仿宋" w:hAnsi="仿宋" w:eastAsia="仿宋" w:cs="仿宋"/>
                  <w:color w:val="000000" w:themeColor="text1"/>
                  <w:sz w:val="21"/>
                  <w:szCs w:val="21"/>
                  <w:lang w:val="zh-TW" w:eastAsia="zh-TW"/>
                  <w14:textFill>
                    <w14:solidFill>
                      <w14:schemeClr w14:val="tx1"/>
                    </w14:solidFill>
                  </w14:textFill>
                </w:rPr>
                <w:t>（大写：</w:t>
              </w:r>
            </w:ins>
            <w:ins w:id="1288" w:author="Poppy Liu" w:date="2024-05-11T14:51:00Z">
              <w:r>
                <w:rPr>
                  <w:rFonts w:hint="eastAsia" w:ascii="仿宋" w:hAnsi="仿宋" w:eastAsia="仿宋" w:cs="仿宋"/>
                  <w:color w:val="000000" w:themeColor="text1"/>
                  <w:sz w:val="21"/>
                  <w:szCs w:val="21"/>
                  <w:shd w:val="clear" w:color="auto" w:fill="auto"/>
                  <w:lang w:val="zh-TW" w:eastAsia="zh-TW"/>
                  <w:rPrChange w:id="1289" w:author="Poppy Liu" w:date="2024-05-11T14:51:00Z">
                    <w:rPr>
                      <w:rFonts w:hint="eastAsia" w:ascii="Arial" w:hAnsi="Arial" w:cs="Arial"/>
                      <w:color w:val="222222"/>
                      <w:sz w:val="32"/>
                      <w:szCs w:val="32"/>
                      <w:shd w:val="clear" w:color="auto" w:fill="FFFFFF"/>
                    </w:rPr>
                  </w:rPrChange>
                  <w14:textFill>
                    <w14:solidFill>
                      <w14:schemeClr w14:val="tx1"/>
                    </w14:solidFill>
                  </w14:textFill>
                </w:rPr>
                <w:t>人民币</w:t>
              </w:r>
            </w:ins>
            <w:ins w:id="1290" w:author="Poppy Liu" w:date="2024-05-11T15:02:00Z">
              <w:r>
                <w:rPr>
                  <w:rFonts w:hint="eastAsia" w:ascii="仿宋" w:hAnsi="仿宋" w:eastAsia="仿宋" w:cs="仿宋"/>
                  <w:color w:val="000000" w:themeColor="text1"/>
                  <w:sz w:val="21"/>
                  <w:szCs w:val="21"/>
                  <w:shd w:val="clear" w:color="auto" w:fill="auto"/>
                  <w:lang w:val="zh-TW" w:eastAsia="zh-TW"/>
                  <w:rPrChange w:id="1291" w:author="Poppy Liu" w:date="2024-05-11T15:02:00Z">
                    <w:rPr>
                      <w:rFonts w:hint="eastAsia" w:ascii="Arial" w:hAnsi="Arial" w:cs="Arial"/>
                      <w:color w:val="222222"/>
                      <w:sz w:val="32"/>
                      <w:szCs w:val="32"/>
                      <w:shd w:val="clear" w:color="auto" w:fill="FFFFFF"/>
                    </w:rPr>
                  </w:rPrChange>
                  <w14:textFill>
                    <w14:solidFill>
                      <w14:schemeClr w14:val="tx1"/>
                    </w14:solidFill>
                  </w14:textFill>
                </w:rPr>
                <w:t>壹万贰仟元整</w:t>
              </w:r>
            </w:ins>
            <w:ins w:id="1292" w:author="Poppy Liu" w:date="2024-05-11T14:51:00Z">
              <w:r>
                <w:rPr>
                  <w:rFonts w:hint="eastAsia" w:ascii="仿宋" w:hAnsi="仿宋" w:eastAsia="仿宋" w:cs="仿宋"/>
                  <w:color w:val="000000" w:themeColor="text1"/>
                  <w:sz w:val="21"/>
                  <w:szCs w:val="21"/>
                  <w:lang w:val="zh-TW" w:eastAsia="zh-TW"/>
                  <w14:textFill>
                    <w14:solidFill>
                      <w14:schemeClr w14:val="tx1"/>
                    </w14:solidFill>
                  </w14:textFill>
                </w:rPr>
                <w:t>）</w:t>
              </w:r>
            </w:ins>
            <w:del w:id="1293"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本</w:delText>
              </w:r>
            </w:del>
            <w:del w:id="1294" w:author="Poppy Liu" w:date="2024-05-11T14:12:00Z">
              <w:r>
                <w:rPr>
                  <w:rFonts w:hint="eastAsia" w:ascii="仿宋" w:hAnsi="仿宋" w:eastAsia="仿宋" w:cs="仿宋"/>
                  <w:color w:val="000000" w:themeColor="text1"/>
                  <w:sz w:val="21"/>
                  <w:szCs w:val="21"/>
                  <w:lang w:val="zh-TW" w:eastAsia="zh-TW"/>
                  <w:rPrChange w:id="1295" w:author="Poppy Liu" w:date="2024-05-11T14:51:00Z">
                    <w:rPr>
                      <w:rFonts w:hint="eastAsia" w:ascii="仿宋" w:hAnsi="仿宋" w:eastAsia="仿宋" w:cs="仿宋"/>
                      <w:color w:val="000000" w:themeColor="text1"/>
                      <w:sz w:val="21"/>
                      <w:szCs w:val="21"/>
                      <w:lang w:eastAsia="zh-Hans"/>
                      <w14:textFill>
                        <w14:solidFill>
                          <w14:schemeClr w14:val="tx1"/>
                        </w14:solidFill>
                      </w14:textFill>
                    </w:rPr>
                  </w:rPrChange>
                  <w14:textFill>
                    <w14:solidFill>
                      <w14:schemeClr w14:val="tx1"/>
                    </w14:solidFill>
                  </w14:textFill>
                </w:rPr>
                <w:delText>订</w:delText>
              </w:r>
            </w:del>
            <w:del w:id="1296"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单高维联系人及联系方式：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val="zh-TW" w:eastAsia="zh-TW"/>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58" w:hRule="atLeast"/>
          <w:del w:id="1297"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98" w:author="Poppy Liu" w:date="2024-05-11T14:13:00Z"/>
                <w:rFonts w:ascii="仿宋" w:hAnsi="仿宋" w:eastAsia="仿宋" w:cs="仿宋"/>
                <w:color w:val="000000" w:themeColor="text1"/>
                <w:sz w:val="21"/>
                <w:szCs w:val="21"/>
                <w14:textFill>
                  <w14:solidFill>
                    <w14:schemeClr w14:val="tx1"/>
                  </w14:solidFill>
                </w14:textFill>
              </w:rPr>
            </w:pPr>
            <w:del w:id="129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服务单项目</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00" w:author="Poppy Liu" w:date="2024-05-11T14:13:00Z"/>
                <w:rFonts w:ascii="仿宋" w:hAnsi="仿宋" w:eastAsia="仿宋"/>
                <w:color w:val="000000" w:themeColor="text1"/>
                <w:sz w:val="21"/>
                <w:szCs w:val="21"/>
                <w14:textFill>
                  <w14:solidFill>
                    <w14:schemeClr w14:val="tx1"/>
                  </w14:solidFill>
                </w14:textFill>
              </w:rPr>
            </w:pPr>
            <w:del w:id="1301"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02" w:author="Poppy Liu" w:date="2024-05-11T14:13:00Z"/>
                <w:rFonts w:ascii="仿宋" w:hAnsi="仿宋" w:eastAsia="仿宋"/>
                <w:color w:val="000000" w:themeColor="text1"/>
                <w:sz w:val="21"/>
                <w:szCs w:val="21"/>
                <w14:textFill>
                  <w14:solidFill>
                    <w14:schemeClr w14:val="tx1"/>
                  </w14:solidFill>
                </w14:textFill>
              </w:rPr>
            </w:pPr>
            <w:del w:id="1303"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0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内训</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05" w:author="Poppy Liu" w:date="2024-05-11T14:13:00Z"/>
                <w:rFonts w:ascii="仿宋" w:hAnsi="仿宋" w:eastAsia="仿宋"/>
                <w:color w:val="000000" w:themeColor="text1"/>
                <w:sz w:val="21"/>
                <w:szCs w:val="21"/>
                <w14:textFill>
                  <w14:solidFill>
                    <w14:schemeClr w14:val="tx1"/>
                  </w14:solidFill>
                </w14:textFill>
              </w:rPr>
            </w:pPr>
            <w:del w:id="1306"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07"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第三方课程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08" w:author="Poppy Liu" w:date="2024-05-11T14:13:00Z"/>
                <w:rFonts w:ascii="仿宋" w:hAnsi="仿宋" w:eastAsia="仿宋"/>
                <w:color w:val="000000" w:themeColor="text1"/>
                <w:sz w:val="21"/>
                <w:szCs w:val="21"/>
                <w14:textFill>
                  <w14:solidFill>
                    <w14:schemeClr w14:val="tx1"/>
                  </w14:solidFill>
                </w14:textFill>
              </w:rPr>
            </w:pPr>
            <w:del w:id="1309" w:author="Poppy Liu" w:date="2024-05-11T14:13:00Z">
              <w:r>
                <w:rPr>
                  <w:rFonts w:ascii="仿宋" w:hAnsi="仿宋" w:eastAsia="仿宋" w:cs="仿宋"/>
                  <w:color w:val="000000" w:themeColor="text1"/>
                  <w:sz w:val="21"/>
                  <w:szCs w:val="21"/>
                  <w14:textFill>
                    <w14:solidFill>
                      <w14:schemeClr w14:val="tx1"/>
                    </w14:solidFill>
                  </w14:textFill>
                </w:rPr>
                <w:sym w:font="Wingdings 2" w:char="0052"/>
              </w:r>
            </w:del>
            <w:del w:id="1310"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咨询</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del w:id="1311"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12" w:author="Poppy Liu" w:date="2024-05-11T14:13:00Z"/>
                <w:rFonts w:ascii="仿宋" w:hAnsi="仿宋" w:eastAsia="仿宋"/>
                <w:color w:val="000000" w:themeColor="text1"/>
                <w:sz w:val="21"/>
                <w:szCs w:val="21"/>
                <w:lang w:eastAsia="zh-Hans"/>
                <w14:textFill>
                  <w14:solidFill>
                    <w14:schemeClr w14:val="tx1"/>
                  </w14:solidFill>
                </w14:textFill>
              </w:rPr>
            </w:pPr>
            <w:del w:id="131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服务主体</w:delText>
              </w:r>
            </w:del>
            <w:del w:id="1314"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企业</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315" w:author="Poppy Liu" w:date="2024-05-11T14:13:00Z"/>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16" w:author="Poppy Liu" w:date="2024-05-11T14:13:00Z"/>
                <w:rFonts w:ascii="仿宋" w:hAnsi="仿宋" w:eastAsia="仿宋"/>
                <w:color w:val="000000" w:themeColor="text1"/>
                <w:sz w:val="21"/>
                <w:szCs w:val="21"/>
                <w14:textFill>
                  <w14:solidFill>
                    <w14:schemeClr w14:val="tx1"/>
                  </w14:solidFill>
                </w14:textFill>
              </w:rPr>
            </w:pPr>
            <w:del w:id="1317"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1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地点</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319"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543" w:hRule="atLeast"/>
          <w:del w:id="1320"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21" w:author="Poppy Liu" w:date="2024-05-11T14:13:00Z"/>
                <w:rFonts w:ascii="仿宋" w:hAnsi="仿宋" w:eastAsia="仿宋"/>
                <w:color w:val="000000" w:themeColor="text1"/>
                <w:sz w:val="21"/>
                <w:szCs w:val="21"/>
                <w14:textFill>
                  <w14:solidFill>
                    <w14:schemeClr w14:val="tx1"/>
                  </w14:solidFill>
                </w14:textFill>
              </w:rPr>
            </w:pPr>
            <w:del w:id="1322"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2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期间</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24" w:author="Poppy Liu" w:date="2024-05-11T14:13:00Z"/>
                <w:rFonts w:ascii="仿宋" w:hAnsi="仿宋" w:eastAsia="仿宋"/>
                <w:color w:val="000000" w:themeColor="text1"/>
                <w:sz w:val="21"/>
                <w:szCs w:val="21"/>
                <w14:textFill>
                  <w14:solidFill>
                    <w14:schemeClr w14:val="tx1"/>
                  </w14:solidFill>
                </w14:textFill>
              </w:rPr>
            </w:pPr>
            <w:del w:id="1325" w:author="Poppy Liu" w:date="2024-05-11T14:13:00Z">
              <w:r>
                <w:rPr>
                  <w:rFonts w:ascii="仿宋" w:hAnsi="仿宋" w:eastAsia="仿宋" w:cs="仿宋"/>
                  <w:color w:val="000000" w:themeColor="text1"/>
                  <w:sz w:val="21"/>
                  <w:szCs w:val="21"/>
                  <w14:textFill>
                    <w14:solidFill>
                      <w14:schemeClr w14:val="tx1"/>
                    </w14:solidFill>
                  </w14:textFill>
                </w:rPr>
                <w:delText xml:space="preserve">20  </w:delText>
              </w:r>
            </w:del>
            <w:del w:id="1326"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327"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32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329"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330"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日至</w:delText>
              </w:r>
            </w:del>
            <w:del w:id="1331" w:author="Poppy Liu" w:date="2024-05-11T14:13:00Z">
              <w:r>
                <w:rPr>
                  <w:rFonts w:ascii="仿宋" w:hAnsi="仿宋" w:eastAsia="仿宋" w:cs="仿宋"/>
                  <w:color w:val="000000" w:themeColor="text1"/>
                  <w:sz w:val="21"/>
                  <w:szCs w:val="21"/>
                  <w14:textFill>
                    <w14:solidFill>
                      <w14:schemeClr w14:val="tx1"/>
                    </w14:solidFill>
                  </w14:textFill>
                </w:rPr>
                <w:delText xml:space="preserve">20  </w:delText>
              </w:r>
            </w:del>
            <w:del w:id="1332"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333"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33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335"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336"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日，共计【】日</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37" w:author="Poppy Liu" w:date="2024-05-11T14:13:00Z"/>
                <w:rFonts w:ascii="仿宋" w:hAnsi="仿宋" w:eastAsia="仿宋"/>
                <w:color w:val="000000" w:themeColor="text1"/>
                <w:sz w:val="21"/>
                <w:szCs w:val="21"/>
                <w14:textFill>
                  <w14:solidFill>
                    <w14:schemeClr w14:val="tx1"/>
                  </w14:solidFill>
                </w14:textFill>
              </w:rPr>
            </w:pPr>
            <w:del w:id="1338"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3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时</w:delText>
              </w:r>
            </w:del>
            <w:del w:id="1340"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长</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41" w:author="Poppy Liu" w:date="2024-05-11T14:13:00Z"/>
                <w:rFonts w:ascii="仿宋" w:hAnsi="仿宋" w:eastAsia="仿宋"/>
                <w:color w:val="000000" w:themeColor="text1"/>
                <w:sz w:val="21"/>
                <w:szCs w:val="21"/>
                <w14:textFill>
                  <w14:solidFill>
                    <w14:schemeClr w14:val="tx1"/>
                  </w14:solidFill>
                </w14:textFill>
              </w:rPr>
            </w:pPr>
            <w:del w:id="1342"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4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期间每日上午【】时至【】时，下午【】时至【】时，晚间【】时至几时，合计【】小时。</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del w:id="1344"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45" w:author="Poppy Liu" w:date="2024-05-11T14:13:00Z"/>
                <w:rFonts w:ascii="仿宋" w:hAnsi="仿宋" w:eastAsia="仿宋" w:cs="仿宋"/>
                <w:color w:val="000000" w:themeColor="text1"/>
                <w:sz w:val="21"/>
                <w:szCs w:val="21"/>
                <w14:textFill>
                  <w14:solidFill>
                    <w14:schemeClr w14:val="tx1"/>
                  </w14:solidFill>
                </w14:textFill>
              </w:rPr>
            </w:pPr>
            <w:del w:id="1346"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47"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方式</w:delText>
              </w:r>
            </w:del>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48" w:author="Poppy Liu" w:date="2024-05-11T14:13:00Z"/>
                <w:rFonts w:ascii="仿宋" w:hAnsi="仿宋" w:eastAsia="仿宋"/>
                <w:color w:val="000000" w:themeColor="text1"/>
                <w:sz w:val="21"/>
                <w:szCs w:val="21"/>
                <w14:textFill>
                  <w14:solidFill>
                    <w14:schemeClr w14:val="tx1"/>
                  </w14:solidFill>
                </w14:textFill>
              </w:rPr>
            </w:pPr>
            <w:del w:id="134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50" w:author="Poppy Liu" w:date="2024-05-11T14:13:00Z"/>
                <w:rFonts w:ascii="仿宋" w:hAnsi="仿宋" w:eastAsia="仿宋"/>
                <w:color w:val="000000" w:themeColor="text1"/>
                <w:sz w:val="21"/>
                <w:szCs w:val="21"/>
                <w14:textFill>
                  <w14:solidFill>
                    <w14:schemeClr w14:val="tx1"/>
                  </w14:solidFill>
                </w14:textFill>
              </w:rPr>
            </w:pPr>
            <w:del w:id="1351"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52"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线下 </w:delText>
              </w:r>
            </w:del>
            <w:del w:id="1353"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5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线上</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55" w:author="Poppy Liu" w:date="2024-05-11T14:13:00Z"/>
                <w:rFonts w:ascii="仿宋" w:hAnsi="仿宋" w:eastAsia="仿宋"/>
                <w:color w:val="000000" w:themeColor="text1"/>
                <w:sz w:val="21"/>
                <w:szCs w:val="21"/>
                <w14:textFill>
                  <w14:solidFill>
                    <w14:schemeClr w14:val="tx1"/>
                  </w14:solidFill>
                </w14:textFill>
              </w:rPr>
            </w:pPr>
            <w:del w:id="1356"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w:delText>
              </w:r>
            </w:del>
            <w:del w:id="1357"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收费</w:delText>
              </w:r>
            </w:del>
            <w:del w:id="135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方式、总额（元）以及分配比例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359"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951" w:hRule="atLeast"/>
          <w:del w:id="1360"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61" w:author="Poppy Liu" w:date="2024-05-11T14:13:00Z"/>
                <w:rFonts w:ascii="仿宋" w:hAnsi="仿宋" w:eastAsia="仿宋"/>
                <w:color w:val="000000" w:themeColor="text1"/>
                <w:sz w:val="21"/>
                <w:szCs w:val="21"/>
                <w14:textFill>
                  <w14:solidFill>
                    <w14:schemeClr w14:val="tx1"/>
                  </w14:solidFill>
                </w14:textFill>
              </w:rPr>
            </w:pPr>
            <w:del w:id="1362"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客户</w:delText>
              </w:r>
            </w:del>
            <w:del w:id="136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需求及目标</w:delText>
              </w:r>
            </w:del>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364"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del w:id="1365"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66" w:author="Poppy Liu" w:date="2024-05-11T14:13:00Z"/>
                <w:rFonts w:ascii="仿宋" w:hAnsi="仿宋" w:eastAsia="仿宋"/>
                <w:color w:val="000000" w:themeColor="text1"/>
                <w:sz w:val="21"/>
                <w:szCs w:val="21"/>
                <w14:textFill>
                  <w14:solidFill>
                    <w14:schemeClr w14:val="tx1"/>
                  </w14:solidFill>
                </w14:textFill>
              </w:rPr>
            </w:pPr>
            <w:del w:id="1367"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36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计划</w:delText>
              </w:r>
            </w:del>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369"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其他备注事项</w:t>
            </w:r>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ins w:id="1370" w:author="Poppy Liu" w:date="2024-05-11T14:48:00Z"/>
          <w:rFonts w:ascii="仿宋" w:hAnsi="仿宋" w:eastAsia="仿宋"/>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ins w:id="1371" w:author="Poppy Liu" w:date="2024-05-11T14:48:00Z"/>
          <w:rFonts w:ascii="仿宋" w:hAnsi="仿宋" w:eastAsia="仿宋"/>
          <w:color w:val="000000" w:themeColor="text1"/>
          <w14:textFill>
            <w14:solidFill>
              <w14:schemeClr w14:val="tx1"/>
            </w14:solidFill>
          </w14:textFill>
        </w:rPr>
      </w:pPr>
    </w:p>
    <w:tbl>
      <w:tblPr>
        <w:tblStyle w:val="12"/>
        <w:tblW w:w="8505" w:type="dxa"/>
        <w:tblInd w:w="27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Change w:id="1372" w:author="Poppy Liu" w:date="2024-05-11T14:49:00Z">
          <w:tblPr>
            <w:tblStyle w:val="12"/>
            <w:tblW w:w="9638" w:type="dxa"/>
            <w:tblInd w:w="1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PrChange>
      </w:tblPr>
      <w:tblGrid>
        <w:gridCol w:w="4609"/>
        <w:gridCol w:w="3896"/>
        <w:tblGridChange w:id="1373">
          <w:tblGrid>
            <w:gridCol w:w="4778"/>
            <w:gridCol w:w="4860"/>
          </w:tblGrid>
        </w:tblGridChange>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Change w:id="1375" w:author="Poppy Liu" w:date="2024-05-11T14:49:00Z">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blPrExChange>
        </w:tblPrEx>
        <w:trPr>
          <w:trHeight w:val="2889" w:hRule="atLeast"/>
          <w:ins w:id="1374" w:author="Poppy Liu" w:date="2024-05-11T14:49:00Z"/>
          <w:trPrChange w:id="1375" w:author="Poppy Liu" w:date="2024-05-11T14:49:00Z">
            <w:trPr>
              <w:trHeight w:val="2889" w:hRule="atLeast"/>
            </w:trPr>
          </w:trPrChange>
        </w:trPr>
        <w:tc>
          <w:tcPr>
            <w:tcW w:w="46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Change w:id="1376" w:author="Poppy Liu" w:date="2024-05-11T14:49:00Z">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tcPrChange>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ins w:id="1377" w:author="Poppy Liu" w:date="2024-05-11T14:49:00Z"/>
                <w:rFonts w:hint="default" w:ascii="仿宋" w:hAnsi="仿宋" w:eastAsia="仿宋" w:cs="仿宋"/>
                <w:color w:val="000000" w:themeColor="text1"/>
                <w:kern w:val="0"/>
                <w:sz w:val="24"/>
                <w:szCs w:val="24"/>
                <w14:textFill>
                  <w14:solidFill>
                    <w14:schemeClr w14:val="tx1"/>
                  </w14:solidFill>
                </w14:textFill>
              </w:rPr>
            </w:pPr>
            <w:ins w:id="1378"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甲方</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ins w:id="1379" w:author="Poppy Liu" w:date="2024-05-11T14:49:00Z"/>
                <w:rFonts w:hint="default" w:ascii="仿宋" w:hAnsi="仿宋" w:eastAsia="仿宋" w:cs="仿宋"/>
                <w:color w:val="000000" w:themeColor="text1"/>
                <w:kern w:val="0"/>
                <w:sz w:val="24"/>
                <w:szCs w:val="24"/>
                <w14:textFill>
                  <w14:solidFill>
                    <w14:schemeClr w14:val="tx1"/>
                  </w14:solidFill>
                </w14:textFill>
              </w:rPr>
            </w:pPr>
            <w:ins w:id="1380"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（盖章）</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381" w:author="Poppy Liu" w:date="2024-05-11T14:49:00Z"/>
                <w:rFonts w:hint="default" w:ascii="仿宋" w:hAnsi="仿宋" w:eastAsia="仿宋" w:cs="仿宋"/>
                <w:color w:val="000000" w:themeColor="text1"/>
                <w:kern w:val="0"/>
                <w:sz w:val="24"/>
                <w:szCs w:val="24"/>
                <w14:textFill>
                  <w14:solidFill>
                    <w14:schemeClr w14:val="tx1"/>
                  </w14:solidFill>
                </w14:textFill>
              </w:rPr>
            </w:pPr>
            <w:ins w:id="1382"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甲方：高维信息技术（深圳）有限公司</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383" w:author="Poppy Liu" w:date="2024-05-11T14:49:00Z"/>
                <w:rFonts w:hint="default" w:ascii="仿宋" w:hAnsi="仿宋" w:eastAsia="仿宋" w:cs="仿宋"/>
                <w:color w:val="000000" w:themeColor="text1"/>
                <w:kern w:val="0"/>
                <w:sz w:val="24"/>
                <w:szCs w:val="24"/>
                <w14:textFill>
                  <w14:solidFill>
                    <w14:schemeClr w14:val="tx1"/>
                  </w14:solidFill>
                </w14:textFill>
              </w:rPr>
            </w:pPr>
            <w:ins w:id="1384"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法定代表人：林传科</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385" w:author="Poppy Liu" w:date="2024-05-11T14:49:00Z"/>
                <w:rFonts w:hint="default" w:ascii="仿宋" w:hAnsi="仿宋" w:eastAsia="仿宋" w:cs="仿宋"/>
                <w:color w:val="000000" w:themeColor="text1"/>
                <w:kern w:val="0"/>
                <w:sz w:val="24"/>
                <w:szCs w:val="24"/>
                <w14:textFill>
                  <w14:solidFill>
                    <w14:schemeClr w14:val="tx1"/>
                  </w14:solidFill>
                </w14:textFill>
              </w:rPr>
            </w:pPr>
            <w:ins w:id="1386"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受委托</w:t>
              </w:r>
            </w:ins>
            <w:ins w:id="1387" w:author="Poppy Liu" w:date="2024-05-11T14:49:00Z">
              <w:r>
                <w:rPr>
                  <w:rFonts w:ascii="仿宋" w:hAnsi="仿宋" w:eastAsia="仿宋" w:cs="仿宋"/>
                  <w:color w:val="000000" w:themeColor="text1"/>
                  <w:kern w:val="0"/>
                  <w:sz w:val="24"/>
                  <w:szCs w:val="24"/>
                  <w14:textFill>
                    <w14:solidFill>
                      <w14:schemeClr w14:val="tx1"/>
                    </w14:solidFill>
                  </w14:textFill>
                </w:rPr>
                <w:t>/</w:t>
              </w:r>
            </w:ins>
            <w:ins w:id="1388"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 xml:space="preserve">代理人： </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389" w:author="Poppy Liu" w:date="2024-05-11T14:49:00Z"/>
                <w:rFonts w:hint="default" w:ascii="仿宋" w:hAnsi="仿宋" w:eastAsia="仿宋"/>
                <w:color w:val="000000" w:themeColor="text1"/>
                <w:sz w:val="24"/>
                <w:szCs w:val="24"/>
                <w14:textFill>
                  <w14:solidFill>
                    <w14:schemeClr w14:val="tx1"/>
                  </w14:solidFill>
                </w14:textFill>
              </w:rPr>
            </w:pPr>
            <w:ins w:id="1390"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日期：       年      月     日</w:t>
              </w:r>
            </w:ins>
          </w:p>
        </w:tc>
        <w:tc>
          <w:tcPr>
            <w:tcW w:w="389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Change w:id="1391" w:author="Poppy Liu" w:date="2024-05-11T14:49:00Z">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tcPrChange>
          </w:tcPr>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ins w:id="1392" w:author="Poppy Liu" w:date="2024-05-11T14:49:00Z"/>
                <w:rFonts w:hint="default" w:ascii="仿宋" w:hAnsi="仿宋" w:eastAsia="仿宋" w:cs="仿宋"/>
                <w:color w:val="000000" w:themeColor="text1"/>
                <w:kern w:val="0"/>
                <w:sz w:val="24"/>
                <w:szCs w:val="24"/>
                <w14:textFill>
                  <w14:solidFill>
                    <w14:schemeClr w14:val="tx1"/>
                  </w14:solidFill>
                </w14:textFill>
              </w:rPr>
            </w:pPr>
            <w:ins w:id="1393"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乙方</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ins w:id="1394" w:author="Poppy Liu" w:date="2024-05-11T14:49:00Z"/>
                <w:rFonts w:hint="default" w:ascii="仿宋" w:hAnsi="仿宋" w:eastAsia="仿宋" w:cs="仿宋"/>
                <w:color w:val="000000" w:themeColor="text1"/>
                <w:kern w:val="0"/>
                <w:sz w:val="24"/>
                <w:szCs w:val="24"/>
                <w14:textFill>
                  <w14:solidFill>
                    <w14:schemeClr w14:val="tx1"/>
                  </w14:solidFill>
                </w14:textFill>
              </w:rPr>
            </w:pPr>
            <w:ins w:id="1395"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（盖章）</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1396" w:author="Poppy Liu" w:date="2024-05-11T14:49:00Z"/>
                <w:rFonts w:hint="default" w:ascii="仿宋" w:hAnsi="仿宋" w:eastAsia="仿宋" w:cs="仿宋"/>
                <w:color w:val="000000" w:themeColor="text1"/>
                <w:sz w:val="24"/>
                <w:szCs w:val="24"/>
                <w:lang w:val="zh-TW"/>
                <w14:textFill>
                  <w14:solidFill>
                    <w14:schemeClr w14:val="tx1"/>
                  </w14:solidFill>
                </w14:textFill>
              </w:rPr>
            </w:pPr>
            <w:ins w:id="1397"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乙方：</w:t>
              </w:r>
            </w:ins>
            <w:ins w:id="1398" w:author="Poppy Liu" w:date="2024-05-20T11:46:00Z">
              <w:r>
                <w:rPr>
                  <w:rFonts w:ascii="仿宋" w:hAnsi="仿宋" w:eastAsia="仿宋" w:cs="仿宋"/>
                  <w:color w:val="000000" w:themeColor="text1"/>
                  <w:sz w:val="24"/>
                  <w:szCs w:val="24"/>
                  <w:lang w:val="zh-TW" w:eastAsia="zh-TW"/>
                  <w14:textFill>
                    <w14:solidFill>
                      <w14:schemeClr w14:val="tx1"/>
                    </w14:solidFill>
                  </w14:textFill>
                </w:rPr>
                <w:t>北京赢营管理咨询服务有限公司</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399" w:author="Poppy Liu" w:date="2024-05-11T14:49:00Z"/>
                <w:rFonts w:hint="default" w:ascii="仿宋" w:hAnsi="仿宋" w:eastAsia="仿宋" w:cs="仿宋"/>
                <w:color w:val="000000" w:themeColor="text1"/>
                <w:kern w:val="0"/>
                <w:sz w:val="24"/>
                <w:szCs w:val="24"/>
                <w14:textFill>
                  <w14:solidFill>
                    <w14:schemeClr w14:val="tx1"/>
                  </w14:solidFill>
                </w14:textFill>
              </w:rPr>
            </w:pPr>
            <w:ins w:id="1400"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法定代表人：刘晴</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401" w:author="Poppy Liu" w:date="2024-05-11T14:49:00Z"/>
                <w:rFonts w:hint="default" w:ascii="仿宋" w:hAnsi="仿宋" w:eastAsia="仿宋" w:cs="仿宋"/>
                <w:color w:val="000000" w:themeColor="text1"/>
                <w:kern w:val="0"/>
                <w:sz w:val="24"/>
                <w:szCs w:val="24"/>
                <w14:textFill>
                  <w14:solidFill>
                    <w14:schemeClr w14:val="tx1"/>
                  </w14:solidFill>
                </w14:textFill>
              </w:rPr>
            </w:pPr>
            <w:ins w:id="1402"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受委托</w:t>
              </w:r>
            </w:ins>
            <w:ins w:id="1403" w:author="Poppy Liu" w:date="2024-05-11T14:49:00Z">
              <w:r>
                <w:rPr>
                  <w:rFonts w:ascii="仿宋" w:hAnsi="仿宋" w:eastAsia="仿宋" w:cs="仿宋"/>
                  <w:color w:val="000000" w:themeColor="text1"/>
                  <w:kern w:val="0"/>
                  <w:sz w:val="24"/>
                  <w:szCs w:val="24"/>
                  <w14:textFill>
                    <w14:solidFill>
                      <w14:schemeClr w14:val="tx1"/>
                    </w14:solidFill>
                  </w14:textFill>
                </w:rPr>
                <w:t>/</w:t>
              </w:r>
            </w:ins>
            <w:ins w:id="1404"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代理人：</w:t>
              </w:r>
            </w:ins>
          </w:p>
          <w:p>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ins w:id="1405" w:author="Poppy Liu" w:date="2024-05-11T14:49:00Z"/>
                <w:rFonts w:hint="default" w:ascii="仿宋" w:hAnsi="仿宋" w:eastAsia="仿宋"/>
                <w:color w:val="000000" w:themeColor="text1"/>
                <w:sz w:val="24"/>
                <w:szCs w:val="24"/>
                <w14:textFill>
                  <w14:solidFill>
                    <w14:schemeClr w14:val="tx1"/>
                  </w14:solidFill>
                </w14:textFill>
              </w:rPr>
            </w:pPr>
            <w:ins w:id="1406" w:author="Poppy Liu" w:date="2024-05-11T14:49:00Z">
              <w:r>
                <w:rPr>
                  <w:rFonts w:ascii="仿宋" w:hAnsi="仿宋" w:eastAsia="仿宋" w:cs="仿宋"/>
                  <w:color w:val="000000" w:themeColor="text1"/>
                  <w:kern w:val="0"/>
                  <w:sz w:val="24"/>
                  <w:szCs w:val="24"/>
                  <w:lang w:val="zh-TW" w:eastAsia="zh-TW"/>
                  <w14:textFill>
                    <w14:solidFill>
                      <w14:schemeClr w14:val="tx1"/>
                    </w14:solidFill>
                  </w14:textFill>
                </w:rPr>
                <w:t>日期：        年      月     日</w:t>
              </w:r>
            </w:ins>
          </w:p>
        </w:tc>
      </w:tr>
    </w:tbl>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ins w:id="1407" w:author="Poppy Liu" w:date="2024-05-11T14:48:00Z"/>
          <w:rFonts w:ascii="仿宋" w:hAnsi="仿宋" w:eastAsia="仿宋"/>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ins w:id="1408" w:author="Poppy Liu" w:date="2024-05-11T14:48:00Z"/>
          <w:rFonts w:ascii="仿宋" w:hAnsi="仿宋" w:eastAsia="仿宋"/>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ins w:id="1409" w:author="Poppy Liu" w:date="2024-05-11T14:48:00Z"/>
          <w:rFonts w:ascii="仿宋" w:hAnsi="仿宋" w:eastAsia="仿宋"/>
          <w:color w:val="000000" w:themeColor="text1"/>
          <w14:textFill>
            <w14:solidFill>
              <w14:schemeClr w14:val="tx1"/>
            </w14:solidFill>
          </w14:textFill>
        </w:rPr>
      </w:pPr>
    </w:p>
    <w:p>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14:textFill>
            <w14:solidFill>
              <w14:schemeClr w14:val="tx1"/>
            </w14:solidFill>
          </w14:textFill>
        </w:rPr>
      </w:pPr>
    </w:p>
    <w:sectPr>
      <w:footerReference r:id="rId3"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oppy Liu">
    <w15:presenceInfo w15:providerId="Windows Live" w15:userId="28ff8c6c7354f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E7"/>
    <w:rsid w:val="000471E1"/>
    <w:rsid w:val="000549BB"/>
    <w:rsid w:val="00081DD5"/>
    <w:rsid w:val="000A540E"/>
    <w:rsid w:val="000C3FF6"/>
    <w:rsid w:val="000F0D10"/>
    <w:rsid w:val="0011097C"/>
    <w:rsid w:val="00144768"/>
    <w:rsid w:val="0018383E"/>
    <w:rsid w:val="00194F3D"/>
    <w:rsid w:val="001F2A4D"/>
    <w:rsid w:val="0022391D"/>
    <w:rsid w:val="002526FA"/>
    <w:rsid w:val="00266664"/>
    <w:rsid w:val="00283BD9"/>
    <w:rsid w:val="00297A50"/>
    <w:rsid w:val="002A506D"/>
    <w:rsid w:val="002C60DF"/>
    <w:rsid w:val="0031074D"/>
    <w:rsid w:val="00312A2F"/>
    <w:rsid w:val="00327A0D"/>
    <w:rsid w:val="00354CB2"/>
    <w:rsid w:val="00362A37"/>
    <w:rsid w:val="00375D16"/>
    <w:rsid w:val="0038158B"/>
    <w:rsid w:val="00385E01"/>
    <w:rsid w:val="00412F41"/>
    <w:rsid w:val="00421468"/>
    <w:rsid w:val="004546FB"/>
    <w:rsid w:val="00481F0F"/>
    <w:rsid w:val="00483A9D"/>
    <w:rsid w:val="004A5E7D"/>
    <w:rsid w:val="004C18E3"/>
    <w:rsid w:val="004C5ACC"/>
    <w:rsid w:val="00511943"/>
    <w:rsid w:val="00542035"/>
    <w:rsid w:val="005721A9"/>
    <w:rsid w:val="00577EFD"/>
    <w:rsid w:val="005B53E2"/>
    <w:rsid w:val="006052C6"/>
    <w:rsid w:val="0063783D"/>
    <w:rsid w:val="00661028"/>
    <w:rsid w:val="00672334"/>
    <w:rsid w:val="0067515B"/>
    <w:rsid w:val="006762E6"/>
    <w:rsid w:val="006854A8"/>
    <w:rsid w:val="006A02DE"/>
    <w:rsid w:val="006B43A5"/>
    <w:rsid w:val="006B704D"/>
    <w:rsid w:val="006D3952"/>
    <w:rsid w:val="006F4121"/>
    <w:rsid w:val="007004BF"/>
    <w:rsid w:val="0071102F"/>
    <w:rsid w:val="0075796A"/>
    <w:rsid w:val="00790E9B"/>
    <w:rsid w:val="0079211B"/>
    <w:rsid w:val="00807DF9"/>
    <w:rsid w:val="00821E86"/>
    <w:rsid w:val="00842ECC"/>
    <w:rsid w:val="00844A55"/>
    <w:rsid w:val="008547D6"/>
    <w:rsid w:val="008718E6"/>
    <w:rsid w:val="008739D3"/>
    <w:rsid w:val="0087505D"/>
    <w:rsid w:val="008855AC"/>
    <w:rsid w:val="008B2651"/>
    <w:rsid w:val="008C68E0"/>
    <w:rsid w:val="009001E6"/>
    <w:rsid w:val="00904566"/>
    <w:rsid w:val="00910FFA"/>
    <w:rsid w:val="009704AD"/>
    <w:rsid w:val="0099038D"/>
    <w:rsid w:val="00A06DBB"/>
    <w:rsid w:val="00A17E5D"/>
    <w:rsid w:val="00A34520"/>
    <w:rsid w:val="00A347C4"/>
    <w:rsid w:val="00AB5B63"/>
    <w:rsid w:val="00AB5CB1"/>
    <w:rsid w:val="00AD1FC4"/>
    <w:rsid w:val="00B24B34"/>
    <w:rsid w:val="00B347F8"/>
    <w:rsid w:val="00B627DD"/>
    <w:rsid w:val="00B67BCA"/>
    <w:rsid w:val="00BD504A"/>
    <w:rsid w:val="00BF33EC"/>
    <w:rsid w:val="00C054C2"/>
    <w:rsid w:val="00C879D9"/>
    <w:rsid w:val="00CD290E"/>
    <w:rsid w:val="00CE140C"/>
    <w:rsid w:val="00CF0C45"/>
    <w:rsid w:val="00CF683E"/>
    <w:rsid w:val="00D30FE7"/>
    <w:rsid w:val="00D551D5"/>
    <w:rsid w:val="00DC4E98"/>
    <w:rsid w:val="00E21115"/>
    <w:rsid w:val="00EA4AA4"/>
    <w:rsid w:val="00ED1D91"/>
    <w:rsid w:val="00ED20CE"/>
    <w:rsid w:val="00EE455E"/>
    <w:rsid w:val="00EF22A3"/>
    <w:rsid w:val="00F32714"/>
    <w:rsid w:val="00F81FA9"/>
    <w:rsid w:val="00F861FF"/>
    <w:rsid w:val="00F95281"/>
    <w:rsid w:val="2A7020A3"/>
    <w:rsid w:val="3FFED33C"/>
    <w:rsid w:val="546C094A"/>
    <w:rsid w:val="5CEDB7E1"/>
    <w:rsid w:val="65AF7009"/>
    <w:rsid w:val="777FF868"/>
    <w:rsid w:val="7FFE5AFF"/>
    <w:rsid w:val="99F7542E"/>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header"/>
    <w:basedOn w:val="1"/>
    <w:link w:val="21"/>
    <w:unhideWhenUsed/>
    <w:uiPriority w:val="99"/>
    <w:pPr>
      <w:tabs>
        <w:tab w:val="center" w:pos="4153"/>
        <w:tab w:val="right" w:pos="8306"/>
      </w:tabs>
      <w:snapToGrid w:val="0"/>
      <w:jc w:val="center"/>
    </w:pPr>
    <w:rPr>
      <w:sz w:val="18"/>
      <w:szCs w:val="18"/>
    </w:rPr>
  </w:style>
  <w:style w:type="paragraph" w:styleId="5">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6">
    <w:name w:val="annotation subject"/>
    <w:basedOn w:val="2"/>
    <w:next w:val="2"/>
    <w:link w:val="19"/>
    <w:unhideWhenUsed/>
    <w:qFormat/>
    <w:uiPriority w:val="99"/>
    <w:rPr>
      <w:b/>
      <w:bCs/>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qFormat/>
    <w:uiPriority w:val="0"/>
    <w:rPr>
      <w:u w:val="single"/>
    </w:rPr>
  </w:style>
  <w:style w:type="character" w:styleId="11">
    <w:name w:val="annotation reference"/>
    <w:basedOn w:val="9"/>
    <w:autoRedefine/>
    <w:unhideWhenUsed/>
    <w:qFormat/>
    <w:uiPriority w:val="99"/>
    <w:rPr>
      <w:sz w:val="21"/>
      <w:szCs w:val="21"/>
    </w:rPr>
  </w:style>
  <w:style w:type="table" w:customStyle="1" w:styleId="12">
    <w:name w:val="Table Normal"/>
    <w:qFormat/>
    <w:uiPriority w:val="0"/>
    <w:tblPr>
      <w:tblCellMar>
        <w:top w:w="0" w:type="dxa"/>
        <w:left w:w="0" w:type="dxa"/>
        <w:bottom w:w="0" w:type="dxa"/>
        <w:right w:w="0" w:type="dxa"/>
      </w:tblCellMar>
    </w:tblPr>
  </w:style>
  <w:style w:type="paragraph" w:customStyle="1" w:styleId="13">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4">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5">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6">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7">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8">
    <w:name w:val="批注文字 字符"/>
    <w:basedOn w:val="9"/>
    <w:link w:val="2"/>
    <w:semiHidden/>
    <w:qFormat/>
    <w:uiPriority w:val="99"/>
    <w:rPr>
      <w:sz w:val="24"/>
      <w:szCs w:val="24"/>
      <w:lang w:eastAsia="en-US"/>
    </w:rPr>
  </w:style>
  <w:style w:type="character" w:customStyle="1" w:styleId="19">
    <w:name w:val="批注主题 字符"/>
    <w:basedOn w:val="18"/>
    <w:link w:val="6"/>
    <w:semiHidden/>
    <w:qFormat/>
    <w:uiPriority w:val="99"/>
    <w:rPr>
      <w:b/>
      <w:bCs/>
      <w:sz w:val="24"/>
      <w:szCs w:val="24"/>
      <w:lang w:eastAsia="en-US"/>
    </w:rPr>
  </w:style>
  <w:style w:type="paragraph" w:customStyle="1" w:styleId="20">
    <w:name w:val="Revision"/>
    <w:hidden/>
    <w:semiHidden/>
    <w:uiPriority w:val="99"/>
    <w:rPr>
      <w:rFonts w:ascii="宋体" w:hAnsi="宋体" w:eastAsia="宋体" w:cs="宋体"/>
      <w:sz w:val="24"/>
      <w:szCs w:val="24"/>
      <w:lang w:val="en-US" w:eastAsia="zh-CN" w:bidi="ar-SA"/>
    </w:rPr>
  </w:style>
  <w:style w:type="character" w:customStyle="1" w:styleId="21">
    <w:name w:val="页眉 字符"/>
    <w:basedOn w:val="9"/>
    <w:link w:val="4"/>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1</Pages>
  <Words>1064</Words>
  <Characters>6070</Characters>
  <Lines>50</Lines>
  <Paragraphs>14</Paragraphs>
  <TotalTime>2</TotalTime>
  <ScaleCrop>false</ScaleCrop>
  <LinksUpToDate>false</LinksUpToDate>
  <CharactersWithSpaces>7120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2024-05-11T07:01:00Z</dcterms:created>
  <dc:creator>Data</dc:creator>
  <cp:lastModifiedBy>王灿平Sunny</cp:lastModifiedBy>
  <cp:lastPrinted>2023-04-04T18:01:00Z</cp:lastPrinted>
  <dcterms:modified xsi:type="dcterms:W3CDTF">2024-05-20T09:50:17Z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7121E30281A84ABAA022F0CBC2FA86AA_13</vt:lpwstr>
  </property>
</Properties>
</file>