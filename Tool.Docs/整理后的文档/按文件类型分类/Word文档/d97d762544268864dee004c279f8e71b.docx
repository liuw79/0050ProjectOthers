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咨询过程录音/录像知情同意书</w:t>
      </w:r>
    </w:p>
    <w:p/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在心理咨询师的专业训练中，录音和录像是一个非常重要的组成部分。同时，只有在来访者同意的情况下，才会进行录音和录像。我们希望签署本知情同意书，以获得你对于咨询过程录音和（或）录像的许可。</w:t>
      </w:r>
    </w:p>
    <w:p/>
    <w:p>
      <w:r>
        <w:rPr>
          <w:rFonts w:hint="eastAsia" w:ascii="宋体" w:hAnsi="宋体" w:eastAsia="宋体"/>
        </w:rPr>
        <w:t>你在文末的签名表示允许</w:t>
      </w:r>
      <w:r>
        <w:t xml:space="preserve"> _____________ </w:t>
      </w:r>
      <w:r>
        <w:rPr>
          <w:rFonts w:hint="eastAsia" w:ascii="宋体" w:hAnsi="宋体" w:eastAsia="宋体"/>
        </w:rPr>
        <w:t>（咨询师姓名）对咨询过程录音/录像（请勾选一个或两个），且理解并同意以下内容：</w:t>
      </w:r>
    </w:p>
    <w:p/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来访者</w:t>
      </w:r>
      <w:r>
        <w:rPr>
          <w:rFonts w:hint="eastAsia" w:ascii="宋体" w:hAnsi="宋体" w:eastAsia="宋体"/>
        </w:rPr>
        <w:t>可以在任何时候要求关闭录音机或录像机，并可以要求删除所有内容或其中的任何片段。</w:t>
      </w:r>
      <w:r>
        <w:rPr>
          <w:rFonts w:hint="eastAsia" w:ascii="宋体" w:hAnsi="宋体" w:eastAsia="宋体"/>
          <w:lang w:val="en-US" w:eastAsia="zh-CN"/>
        </w:rPr>
        <w:t>来访者</w:t>
      </w:r>
      <w:r>
        <w:rPr>
          <w:rFonts w:hint="eastAsia" w:ascii="宋体" w:hAnsi="宋体" w:eastAsia="宋体"/>
        </w:rPr>
        <w:t>可以在任何时候终</w:t>
      </w:r>
      <w:bookmarkStart w:id="0" w:name="_GoBack"/>
      <w:bookmarkEnd w:id="0"/>
      <w:r>
        <w:rPr>
          <w:rFonts w:hint="eastAsia" w:ascii="宋体" w:hAnsi="宋体" w:eastAsia="宋体"/>
        </w:rPr>
        <w:t>止此录音/录像许可，并已知悉上述的任何行为（包括拒绝签署此同意书）都不会影响</w:t>
      </w:r>
      <w:r>
        <w:rPr>
          <w:rFonts w:hint="eastAsia" w:ascii="宋体" w:hAnsi="宋体" w:eastAsia="宋体"/>
          <w:lang w:val="en-US" w:eastAsia="zh-CN"/>
        </w:rPr>
        <w:t>来访者</w:t>
      </w:r>
      <w:r>
        <w:rPr>
          <w:rFonts w:hint="eastAsia" w:ascii="宋体" w:hAnsi="宋体" w:eastAsia="宋体"/>
        </w:rPr>
        <w:t>继续接受此咨询师咨询的资格。</w:t>
      </w:r>
    </w:p>
    <w:p>
      <w:pPr>
        <w:pStyle w:val="8"/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录音/录像仅用于培训和督导。这将允许此咨询师以个人或团体督导的形式向其督导师呈报，督导师可以单独或在团督中的其他咨询师面前听或看录音/录像。所有观看录音/录像的人(包括此咨询师），都将遵守中国心理学会临床与咨询心理学工作伦理守则（第二版）。 </w:t>
      </w:r>
      <w:r>
        <w:rPr>
          <w:rFonts w:hint="eastAsia" w:ascii="宋体" w:hAnsi="宋体" w:eastAsia="宋体"/>
          <w:lang w:val="en-US" w:eastAsia="zh-CN"/>
        </w:rPr>
        <w:t>咨询师</w:t>
      </w:r>
      <w:r>
        <w:rPr>
          <w:rFonts w:hint="eastAsia" w:ascii="宋体" w:hAnsi="宋体" w:eastAsia="宋体"/>
        </w:rPr>
        <w:t>的督导师的姓名</w:t>
      </w:r>
      <w:r>
        <w:rPr>
          <w:rFonts w:hint="eastAsia" w:ascii="宋体" w:hAnsi="宋体" w:eastAsia="宋体"/>
          <w:lang w:eastAsia="zh-CN"/>
        </w:rPr>
        <w:t>：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               </w:t>
      </w:r>
      <w:r>
        <w:rPr>
          <w:rFonts w:hint="eastAsia" w:ascii="宋体" w:hAnsi="宋体" w:eastAsia="宋体"/>
          <w:u w:val="none"/>
          <w:lang w:val="en-US" w:eastAsia="zh-CN"/>
        </w:rPr>
        <w:t xml:space="preserve"> ；        </w:t>
      </w:r>
      <w:r>
        <w:rPr>
          <w:rFonts w:hint="eastAsia" w:ascii="宋体" w:hAnsi="宋体" w:eastAsia="宋体"/>
        </w:rPr>
        <w:t>电子邮件是：</w:t>
      </w:r>
      <w:r>
        <w:rPr>
          <w:rFonts w:hint="eastAsia" w:ascii="宋体" w:hAnsi="宋体" w:eastAsia="宋体"/>
          <w:lang w:val="en-US" w:eastAsia="zh-CN"/>
        </w:rPr>
        <w:t>_____________________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                </w:t>
      </w:r>
    </w:p>
    <w:p>
      <w:pPr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录音/录像的内容均是保密的，这些信息不会在个体督导和团体督导范围之外分享</w:t>
      </w:r>
      <w:ins w:id="0" w:author="lenovo" w:date="2021-06-19T01:01:54Z">
        <w:r>
          <w:rPr>
            <w:rFonts w:hint="eastAsia" w:ascii="宋体" w:hAnsi="宋体" w:eastAsia="宋体"/>
            <w:lang w:val="en-US" w:eastAsia="zh-CN"/>
          </w:rPr>
          <w:t>；</w:t>
        </w:r>
      </w:ins>
      <w:ins w:id="1" w:author="lenovo" w:date="2021-06-19T01:01:56Z">
        <w:r>
          <w:rPr>
            <w:rFonts w:hint="eastAsia" w:ascii="宋体" w:hAnsi="宋体" w:eastAsia="宋体"/>
            <w:lang w:val="en-US" w:eastAsia="zh-CN"/>
          </w:rPr>
          <w:t>并且</w:t>
        </w:r>
      </w:ins>
      <w:ins w:id="2" w:author="lenovo" w:date="2021-06-19T01:02:51Z">
        <w:r>
          <w:rPr>
            <w:rFonts w:hint="eastAsia" w:ascii="宋体" w:hAnsi="宋体" w:eastAsia="宋体"/>
            <w:lang w:val="en-US" w:eastAsia="zh-CN"/>
          </w:rPr>
          <w:t>在</w:t>
        </w:r>
      </w:ins>
      <w:ins w:id="3" w:author="lenovo" w:date="2021-06-19T01:02:52Z">
        <w:r>
          <w:rPr>
            <w:rFonts w:hint="eastAsia" w:ascii="宋体" w:hAnsi="宋体" w:eastAsia="宋体"/>
            <w:lang w:val="en-US" w:eastAsia="zh-CN"/>
          </w:rPr>
          <w:t>录</w:t>
        </w:r>
      </w:ins>
      <w:ins w:id="4" w:author="lenovo" w:date="2021-06-19T01:03:00Z">
        <w:r>
          <w:rPr>
            <w:rFonts w:hint="eastAsia" w:ascii="宋体" w:hAnsi="宋体" w:eastAsia="宋体"/>
            <w:lang w:val="en-US" w:eastAsia="zh-CN"/>
          </w:rPr>
          <w:t>像</w:t>
        </w:r>
      </w:ins>
      <w:ins w:id="5" w:author="lenovo" w:date="2021-06-19T01:03:01Z">
        <w:r>
          <w:rPr>
            <w:rFonts w:hint="eastAsia" w:ascii="宋体" w:hAnsi="宋体" w:eastAsia="宋体"/>
            <w:lang w:val="en-US" w:eastAsia="zh-CN"/>
          </w:rPr>
          <w:t>过程中，</w:t>
        </w:r>
      </w:ins>
      <w:ins w:id="6" w:author="lenovo" w:date="2021-06-19T01:01:57Z">
        <w:r>
          <w:rPr>
            <w:rFonts w:hint="eastAsia" w:ascii="宋体" w:hAnsi="宋体" w:eastAsia="宋体"/>
            <w:lang w:val="en-US" w:eastAsia="zh-CN"/>
          </w:rPr>
          <w:t>来访</w:t>
        </w:r>
      </w:ins>
      <w:ins w:id="7" w:author="lenovo" w:date="2021-06-19T01:01:58Z">
        <w:r>
          <w:rPr>
            <w:rFonts w:hint="eastAsia" w:ascii="宋体" w:hAnsi="宋体" w:eastAsia="宋体"/>
            <w:lang w:val="en-US" w:eastAsia="zh-CN"/>
          </w:rPr>
          <w:t>者的</w:t>
        </w:r>
      </w:ins>
      <w:ins w:id="8" w:author="lenovo" w:date="2021-06-19T01:02:01Z">
        <w:r>
          <w:rPr>
            <w:rFonts w:hint="eastAsia" w:ascii="宋体" w:hAnsi="宋体" w:eastAsia="宋体"/>
            <w:lang w:val="en-US" w:eastAsia="zh-CN"/>
          </w:rPr>
          <w:t>面部</w:t>
        </w:r>
      </w:ins>
      <w:ins w:id="9" w:author="lenovo" w:date="2021-06-19T01:02:02Z">
        <w:r>
          <w:rPr>
            <w:rFonts w:hint="eastAsia" w:ascii="宋体" w:hAnsi="宋体" w:eastAsia="宋体"/>
            <w:lang w:val="en-US" w:eastAsia="zh-CN"/>
          </w:rPr>
          <w:t>会被</w:t>
        </w:r>
      </w:ins>
      <w:ins w:id="10" w:author="lenovo" w:date="2021-06-19T01:02:04Z">
        <w:r>
          <w:rPr>
            <w:rFonts w:hint="eastAsia" w:ascii="宋体" w:hAnsi="宋体" w:eastAsia="宋体"/>
            <w:lang w:val="en-US" w:eastAsia="zh-CN"/>
          </w:rPr>
          <w:t>隐去</w:t>
        </w:r>
      </w:ins>
      <w:r>
        <w:rPr>
          <w:rFonts w:hint="eastAsia" w:ascii="宋体" w:hAnsi="宋体" w:eastAsia="宋体"/>
        </w:rPr>
        <w:t>。</w:t>
      </w:r>
    </w:p>
    <w:p>
      <w:pPr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录音/录像将被保存在有密码保护的电脑中。除培训和督导目的外，未经来访者明确的书面许可，不会用于任何其他目的。</w:t>
      </w:r>
    </w:p>
    <w:p>
      <w:pPr>
        <w:pStyle w:val="8"/>
        <w:rPr>
          <w:rFonts w:hint="eastAsia" w:ascii="宋体" w:hAnsi="宋体" w:eastAsia="宋体"/>
        </w:rPr>
      </w:pPr>
    </w:p>
    <w:p>
      <w:pPr>
        <w:pStyle w:val="8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在</w:t>
      </w:r>
      <w:r>
        <w:rPr>
          <w:rFonts w:hint="eastAsia" w:ascii="宋体" w:hAnsi="宋体" w:eastAsia="宋体"/>
          <w:lang w:val="en-US" w:eastAsia="zh-CN"/>
        </w:rPr>
        <w:t>该培训和督导</w:t>
      </w:r>
      <w:r>
        <w:rPr>
          <w:rFonts w:hint="eastAsia" w:ascii="宋体" w:hAnsi="宋体" w:eastAsia="宋体"/>
        </w:rPr>
        <w:t>结束后，录音/录像将被删除。</w:t>
      </w:r>
    </w:p>
    <w:p/>
    <w:p/>
    <w:p/>
    <w:p/>
    <w:p>
      <w:r>
        <w:tab/>
      </w:r>
      <w:r>
        <w:tab/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来访者</w:t>
      </w:r>
      <w:r>
        <w:rPr>
          <w:rFonts w:hint="eastAsia" w:ascii="宋体" w:hAnsi="宋体" w:eastAsia="宋体"/>
          <w:lang w:eastAsia="zh-CN"/>
        </w:rPr>
        <w:t>：</w:t>
      </w:r>
      <w:r>
        <w:tab/>
      </w:r>
      <w:r>
        <w:tab/>
      </w:r>
      <w:r>
        <w:rPr>
          <w:rFonts w:hint="eastAsia" w:ascii="宋体" w:hAnsi="宋体" w:eastAsia="宋体"/>
        </w:rPr>
        <w:t>日期</w:t>
      </w:r>
      <w:r>
        <w:rPr>
          <w:rFonts w:hint="eastAsia" w:ascii="宋体" w:hAnsi="宋体" w:eastAsia="宋体"/>
          <w:lang w:eastAsia="zh-CN"/>
        </w:rPr>
        <w:t>：</w:t>
      </w:r>
      <w:r>
        <w:rPr>
          <w:rFonts w:hint="eastAsia" w:ascii="宋体" w:hAnsi="宋体" w:eastAsia="宋体"/>
          <w:lang w:val="en-US" w:eastAsia="zh-CN"/>
        </w:rPr>
        <w:t xml:space="preserve">               </w:t>
      </w:r>
      <w:r>
        <w:rPr>
          <w:rFonts w:hint="eastAsia" w:ascii="宋体" w:hAnsi="宋体" w:eastAsia="宋体"/>
        </w:rPr>
        <w:t>咨询师</w:t>
      </w:r>
      <w:r>
        <w:rPr>
          <w:rFonts w:hint="eastAsia" w:ascii="宋体" w:hAnsi="宋体" w:eastAsia="宋体"/>
          <w:lang w:eastAsia="zh-CN"/>
        </w:rPr>
        <w:t>：</w:t>
      </w:r>
      <w:r>
        <w:tab/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日期</w:t>
      </w:r>
      <w:r>
        <w:rPr>
          <w:rFonts w:hint="eastAsia" w:ascii="宋体" w:hAnsi="宋体" w:eastAsia="宋体"/>
          <w:lang w:eastAsia="zh-CN"/>
        </w:rPr>
        <w:t>：</w:t>
      </w:r>
    </w:p>
    <w:p>
      <w:pPr>
        <w:spacing w:after="160" w:line="259" w:lineRule="auto"/>
      </w:pPr>
    </w:p>
    <w:p/>
    <w:p>
      <w:pPr>
        <w:pStyle w:val="2"/>
        <w:shd w:val="clear" w:color="auto" w:fill="FFFFFF"/>
        <w:spacing w:before="0" w:beforeAutospacing="0" w:after="150" w:afterAutospacing="0"/>
        <w:rPr>
          <w:rFonts w:ascii="Helvetica Neue" w:hAnsi="Helvetica Neue"/>
          <w:color w:val="505964"/>
        </w:rPr>
      </w:pPr>
    </w:p>
    <w:p>
      <w:pPr>
        <w:pStyle w:val="2"/>
        <w:shd w:val="clear" w:color="auto" w:fill="FFFFFF"/>
        <w:spacing w:before="0" w:beforeAutospacing="0" w:after="150" w:afterAutospacing="0"/>
        <w:rPr>
          <w:rFonts w:ascii="Helvetica Neue" w:hAnsi="Helvetica Neue"/>
          <w:color w:val="505964"/>
        </w:rPr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C3006"/>
    <w:multiLevelType w:val="multilevel"/>
    <w:tmpl w:val="536C30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56F"/>
    <w:rsid w:val="00213909"/>
    <w:rsid w:val="0021656F"/>
    <w:rsid w:val="004D6476"/>
    <w:rsid w:val="004F1930"/>
    <w:rsid w:val="00737011"/>
    <w:rsid w:val="00761BFB"/>
    <w:rsid w:val="008339E4"/>
    <w:rsid w:val="00842F04"/>
    <w:rsid w:val="008C59E0"/>
    <w:rsid w:val="009658F3"/>
    <w:rsid w:val="0097230F"/>
    <w:rsid w:val="00AB04A1"/>
    <w:rsid w:val="00AE0E1B"/>
    <w:rsid w:val="00B4461B"/>
    <w:rsid w:val="00E55505"/>
    <w:rsid w:val="014C72F8"/>
    <w:rsid w:val="61192C4F"/>
    <w:rsid w:val="7381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2234</Characters>
  <Lines>18</Lines>
  <Paragraphs>5</Paragraphs>
  <TotalTime>15</TotalTime>
  <ScaleCrop>false</ScaleCrop>
  <LinksUpToDate>false</LinksUpToDate>
  <CharactersWithSpaces>2620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2021-06-15T04:04:00Z</dcterms:created>
  <dc:creator>Mark Yang</dc:creator>
  <cp:lastModifiedBy>lenovo</cp:lastModifiedBy>
  <dcterms:modified xsi:type="dcterms:W3CDTF">2021-06-18T17:06:11Z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3F2682B6AB844CAABDCBBF0D914A365D</vt:lpwstr>
  </property>
</Properties>
</file>