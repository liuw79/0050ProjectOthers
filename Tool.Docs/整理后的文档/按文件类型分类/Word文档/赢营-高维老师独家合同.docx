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color w:val="000000" w:themeColor="text1"/>
          <w:sz w:val="24"/>
          <w:szCs w:val="24"/>
          <w14:textFill>
            <w14:solidFill>
              <w14:schemeClr w14:val="tx1"/>
            </w14:solidFill>
          </w14:textFill>
        </w:rPr>
      </w:pPr>
      <w:bookmarkStart w:id="5" w:name="_GoBack"/>
      <w:bookmarkEnd w:id="5"/>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color w:val="000000" w:themeColor="text1"/>
          <w:sz w:val="24"/>
          <w:szCs w:val="24"/>
          <w14:textFill>
            <w14:solidFill>
              <w14:schemeClr w14:val="tx1"/>
            </w14:solidFill>
          </w14:textFill>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color w:val="000000" w:themeColor="text1"/>
          <w:sz w:val="24"/>
          <w:szCs w:val="24"/>
          <w14:textFill>
            <w14:solidFill>
              <w14:schemeClr w14:val="tx1"/>
            </w14:solidFill>
          </w14:textFill>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color w:val="000000" w:themeColor="text1"/>
          <w:sz w:val="24"/>
          <w:szCs w:val="24"/>
          <w:lang w:val="zh-TW" w:eastAsia="zh-TW"/>
          <w14:textFill>
            <w14:solidFill>
              <w14:schemeClr w14:val="tx1"/>
            </w14:solidFill>
          </w14:textFill>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黑体"/>
          <w:b/>
          <w:bCs/>
          <w:color w:val="000000" w:themeColor="text1"/>
          <w:sz w:val="44"/>
          <w:szCs w:val="44"/>
          <w:lang w:val="zh-TW" w:eastAsia="zh-TW"/>
          <w14:textFill>
            <w14:solidFill>
              <w14:schemeClr w14:val="tx1"/>
            </w14:solidFill>
          </w14:textFill>
        </w:rPr>
      </w:pPr>
      <w:r>
        <w:rPr>
          <w:rFonts w:ascii="仿宋" w:hAnsi="仿宋" w:eastAsia="仿宋" w:cs="黑体"/>
          <w:b/>
          <w:bCs/>
          <w:color w:val="000000" w:themeColor="text1"/>
          <w:sz w:val="44"/>
          <w:szCs w:val="44"/>
          <w:lang w:val="zh-TW" w:eastAsia="zh-TW"/>
          <w14:textFill>
            <w14:solidFill>
              <w14:schemeClr w14:val="tx1"/>
            </w14:solidFill>
          </w14:textFill>
        </w:rPr>
        <w:t>高维信息技术（深圳）有限公司</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color w:val="000000" w:themeColor="text1"/>
          <w:sz w:val="24"/>
          <w:szCs w:val="24"/>
          <w:lang w:val="zh-TW" w:eastAsia="zh-TW"/>
          <w14:textFill>
            <w14:solidFill>
              <w14:schemeClr w14:val="tx1"/>
            </w14:solidFill>
          </w14:textFill>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color w:val="000000" w:themeColor="text1"/>
          <w:sz w:val="24"/>
          <w:szCs w:val="24"/>
          <w:lang w:val="zh-TW" w:eastAsia="zh-TW"/>
          <w14:textFill>
            <w14:solidFill>
              <w14:schemeClr w14:val="tx1"/>
            </w14:solidFill>
          </w14:textFill>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hint="default" w:ascii="仿宋" w:hAnsi="仿宋" w:eastAsia="仿宋" w:cs="仿宋"/>
          <w:color w:val="000000" w:themeColor="text1"/>
          <w14:textFill>
            <w14:solidFill>
              <w14:schemeClr w14:val="tx1"/>
            </w14:solidFill>
          </w14:textFill>
        </w:rPr>
      </w:pPr>
      <w:r>
        <w:rPr>
          <w:rFonts w:hint="default" w:ascii="仿宋" w:hAnsi="仿宋" w:eastAsia="仿宋" w:cs="仿宋"/>
          <w:b/>
          <w:bCs/>
          <w:color w:val="000000" w:themeColor="text1"/>
          <w:sz w:val="24"/>
          <w:szCs w:val="24"/>
          <w14:textFill>
            <w14:solidFill>
              <w14:schemeClr w14:val="tx1"/>
            </w14:solidFill>
          </w14:textFill>
        </w:rPr>
        <w:drawing>
          <wp:inline distT="0" distB="0" distL="0" distR="0">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6"/>
                    <a:stretch>
                      <a:fillRect/>
                    </a:stretch>
                  </pic:blipFill>
                  <pic:spPr>
                    <a:xfrm>
                      <a:off x="0" y="0"/>
                      <a:ext cx="3559810" cy="2181473"/>
                    </a:xfrm>
                    <a:prstGeom prst="rect">
                      <a:avLst/>
                    </a:prstGeom>
                    <a:ln w="12700" cap="flat">
                      <a:noFill/>
                      <a:miter lim="400000"/>
                      <a:headEnd/>
                      <a:tailEnd/>
                    </a:ln>
                    <a:effectLst/>
                  </pic:spPr>
                </pic:pic>
              </a:graphicData>
            </a:graphic>
          </wp:inline>
        </w:drawing>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color w:val="000000" w:themeColor="text1"/>
          <w:sz w:val="24"/>
          <w:szCs w:val="24"/>
          <w:lang w:val="zh-TW" w:eastAsia="zh-TW"/>
          <w14:textFill>
            <w14:solidFill>
              <w14:schemeClr w14:val="tx1"/>
            </w14:solidFill>
          </w14:textFill>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olor w:val="000000" w:themeColor="text1"/>
          <w:sz w:val="57"/>
          <w:szCs w:val="57"/>
          <w:lang w:val="zh-CN"/>
          <w14:textFill>
            <w14:solidFill>
              <w14:schemeClr w14:val="tx1"/>
            </w14:solidFill>
          </w14:textFill>
        </w:rPr>
      </w:pPr>
      <w:r>
        <w:rPr>
          <w:rFonts w:ascii="仿宋" w:hAnsi="仿宋" w:eastAsia="仿宋"/>
          <w:color w:val="000000" w:themeColor="text1"/>
          <w:sz w:val="57"/>
          <w:szCs w:val="57"/>
          <w:lang w:eastAsia="zh-Hans"/>
          <w14:textFill>
            <w14:solidFill>
              <w14:schemeClr w14:val="tx1"/>
            </w14:solidFill>
          </w14:textFill>
        </w:rPr>
        <w:t>课程独家</w:t>
      </w:r>
      <w:r>
        <w:rPr>
          <w:rFonts w:ascii="仿宋" w:hAnsi="仿宋" w:eastAsia="仿宋"/>
          <w:color w:val="000000" w:themeColor="text1"/>
          <w:sz w:val="57"/>
          <w:szCs w:val="57"/>
          <w:lang w:val="zh-CN"/>
          <w14:textFill>
            <w14:solidFill>
              <w14:schemeClr w14:val="tx1"/>
            </w14:solidFill>
          </w14:textFill>
        </w:rPr>
        <w:t>合作协议</w:t>
      </w: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color w:val="000000" w:themeColor="text1"/>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color w:val="000000" w:themeColor="text1"/>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color w:val="000000" w:themeColor="text1"/>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color w:val="000000" w:themeColor="text1"/>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color w:val="000000" w:themeColor="text1"/>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color w:val="000000" w:themeColor="text1"/>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color w:val="000000" w:themeColor="text1"/>
          <w14:textFill>
            <w14:solidFill>
              <w14:schemeClr w14:val="tx1"/>
            </w14:solidFill>
          </w14:textFill>
        </w:rPr>
      </w:pPr>
    </w:p>
    <w:p>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color w:val="000000" w:themeColor="text1"/>
          <w14:textFill>
            <w14:solidFill>
              <w14:schemeClr w14:val="tx1"/>
            </w14:solidFill>
          </w14:textFill>
        </w:rPr>
      </w:pP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 xml:space="preserve">合同编号： </w:t>
      </w:r>
      <w:r>
        <w:rPr>
          <w:rFonts w:ascii="仿宋" w:hAnsi="仿宋" w:eastAsia="仿宋" w:cs="仿宋"/>
          <w:color w:val="000000" w:themeColor="text1"/>
          <w:sz w:val="24"/>
          <w:szCs w:val="24"/>
          <w14:textFill>
            <w14:solidFill>
              <w14:schemeClr w14:val="tx1"/>
            </w14:solidFill>
          </w14:textFill>
        </w:rPr>
        <w:t>T</w:t>
      </w:r>
      <w:r>
        <w:rPr>
          <w:rFonts w:ascii="仿宋" w:hAnsi="仿宋" w:eastAsia="仿宋" w:cs="仿宋"/>
          <w:color w:val="000000" w:themeColor="text1"/>
          <w:sz w:val="24"/>
          <w:szCs w:val="24"/>
          <w:lang w:val="zh-TW" w:eastAsia="zh-TW"/>
          <w14:textFill>
            <w14:solidFill>
              <w14:schemeClr w14:val="tx1"/>
            </w14:solidFill>
          </w14:textFill>
        </w:rPr>
        <w:t>202</w:t>
      </w:r>
      <w:ins w:id="0" w:author="Poppy Liu" w:date="2024-05-11T14:13:00Z">
        <w:r>
          <w:rPr>
            <w:rFonts w:ascii="仿宋" w:hAnsi="仿宋" w:eastAsia="仿宋" w:cs="仿宋"/>
            <w:color w:val="000000" w:themeColor="text1"/>
            <w:sz w:val="24"/>
            <w:szCs w:val="24"/>
            <w14:textFill>
              <w14:solidFill>
                <w14:schemeClr w14:val="tx1"/>
              </w14:solidFill>
            </w14:textFill>
          </w:rPr>
          <w:t>3</w:t>
        </w:r>
      </w:ins>
      <w:del w:id="1" w:author="Poppy Liu" w:date="2024-05-11T14:13:00Z">
        <w:r>
          <w:rPr>
            <w:rFonts w:hint="default" w:ascii="仿宋" w:hAnsi="仿宋" w:eastAsia="仿宋" w:cs="仿宋"/>
            <w:color w:val="000000" w:themeColor="text1"/>
            <w:sz w:val="24"/>
            <w:szCs w:val="24"/>
            <w:lang w:eastAsia="zh-TW"/>
            <w14:textFill>
              <w14:solidFill>
                <w14:schemeClr w14:val="tx1"/>
              </w14:solidFill>
            </w14:textFill>
          </w:rPr>
          <w:delText>4</w:delText>
        </w:r>
      </w:del>
      <w:r>
        <w:rPr>
          <w:rFonts w:hint="default" w:ascii="仿宋" w:hAnsi="仿宋" w:eastAsia="仿宋" w:cs="仿宋"/>
          <w:color w:val="000000" w:themeColor="text1"/>
          <w:sz w:val="24"/>
          <w:szCs w:val="24"/>
          <w:lang w:eastAsia="zh-TW"/>
          <w14:textFill>
            <w14:solidFill>
              <w14:schemeClr w14:val="tx1"/>
            </w14:solidFill>
          </w14:textFill>
        </w:rPr>
        <w:t>00</w:t>
      </w:r>
      <w:ins w:id="2" w:author="Poppy Liu" w:date="2024-05-11T14:13:00Z">
        <w:r>
          <w:rPr>
            <w:rFonts w:ascii="仿宋" w:hAnsi="仿宋" w:eastAsia="仿宋" w:cs="仿宋"/>
            <w:color w:val="000000" w:themeColor="text1"/>
            <w:sz w:val="24"/>
            <w:szCs w:val="24"/>
            <w14:textFill>
              <w14:solidFill>
                <w14:schemeClr w14:val="tx1"/>
              </w14:solidFill>
            </w14:textFill>
          </w:rPr>
          <w:t>1</w:t>
        </w:r>
      </w:ins>
      <w:del w:id="3" w:author="Poppy Liu" w:date="2024-05-11T14:13:00Z">
        <w:r>
          <w:rPr>
            <w:rFonts w:hint="default" w:ascii="仿宋" w:hAnsi="仿宋" w:eastAsia="仿宋" w:cs="仿宋"/>
            <w:color w:val="000000" w:themeColor="text1"/>
            <w:sz w:val="24"/>
            <w:szCs w:val="24"/>
            <w:lang w:eastAsia="zh-TW"/>
            <w14:textFill>
              <w14:solidFill>
                <w14:schemeClr w14:val="tx1"/>
              </w14:solidFill>
            </w14:textFill>
          </w:rPr>
          <w:delText>4</w:delText>
        </w:r>
      </w:del>
      <w:r>
        <w:rPr>
          <w:rFonts w:ascii="仿宋" w:hAnsi="仿宋" w:eastAsia="仿宋" w:cs="仿宋"/>
          <w:color w:val="000000" w:themeColor="text1"/>
          <w:sz w:val="24"/>
          <w:szCs w:val="24"/>
          <w:lang w:val="zh-TW" w:eastAsia="zh-TW"/>
          <w14:textFill>
            <w14:solidFill>
              <w14:schemeClr w14:val="tx1"/>
            </w14:solidFill>
          </w14:textFill>
        </w:rPr>
        <w:t>0</w:t>
      </w:r>
      <w:r>
        <w:rPr>
          <w:rFonts w:hint="default" w:ascii="仿宋" w:hAnsi="仿宋" w:eastAsia="仿宋" w:cs="仿宋"/>
          <w:color w:val="000000" w:themeColor="text1"/>
          <w:sz w:val="24"/>
          <w:szCs w:val="24"/>
          <w:lang w:val="zh-TW" w:eastAsia="zh-TW"/>
          <w14:textFill>
            <w14:solidFill>
              <w14:schemeClr w14:val="tx1"/>
            </w14:solidFill>
          </w14:textFill>
        </w:rPr>
        <w:t>1</w:t>
      </w: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00" w:themeColor="text1"/>
          <w:sz w:val="24"/>
          <w:szCs w:val="24"/>
          <w:lang w:val="zh-TW" w:eastAsia="zh-TW"/>
          <w14:textFill>
            <w14:solidFill>
              <w14:schemeClr w14:val="tx1"/>
            </w14:solidFill>
          </w14:textFill>
        </w:rPr>
      </w:pP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00" w:themeColor="text1"/>
          <w:sz w:val="24"/>
          <w:szCs w:val="24"/>
          <w:lang w:val="zh-TW" w:eastAsia="zh-TW"/>
          <w14:textFill>
            <w14:solidFill>
              <w14:schemeClr w14:val="tx1"/>
            </w14:solidFill>
          </w14:textFill>
        </w:rPr>
      </w:pP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00" w:themeColor="text1"/>
          <w:sz w:val="24"/>
          <w:szCs w:val="24"/>
          <w:lang w:val="zh-TW" w:eastAsia="zh-TW"/>
          <w14:textFill>
            <w14:solidFill>
              <w14:schemeClr w14:val="tx1"/>
            </w14:solidFill>
          </w14:textFill>
        </w:rPr>
      </w:pPr>
      <w:r>
        <w:rPr>
          <w:rFonts w:ascii="仿宋" w:hAnsi="仿宋" w:eastAsia="仿宋" w:cs="仿宋"/>
          <w:b/>
          <w:bCs/>
          <w:color w:val="000000" w:themeColor="text1"/>
          <w:sz w:val="24"/>
          <w:szCs w:val="24"/>
          <w:lang w:val="zh-TW" w:eastAsia="zh-TW"/>
          <w14:textFill>
            <w14:solidFill>
              <w14:schemeClr w14:val="tx1"/>
            </w14:solidFill>
          </w14:textFill>
        </w:rPr>
        <w:t>甲    方：高维信息技术（深圳）有限公司</w:t>
      </w: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00" w:themeColor="text1"/>
          <w:sz w:val="24"/>
          <w:szCs w:val="24"/>
          <w:lang w:eastAsia="zh-Hans"/>
          <w14:textFill>
            <w14:solidFill>
              <w14:schemeClr w14:val="tx1"/>
            </w14:solidFill>
          </w14:textFill>
        </w:rPr>
      </w:pPr>
      <w:r>
        <w:rPr>
          <w:rFonts w:ascii="仿宋" w:hAnsi="仿宋" w:eastAsia="仿宋" w:cs="仿宋"/>
          <w:b/>
          <w:bCs/>
          <w:color w:val="000000" w:themeColor="text1"/>
          <w:sz w:val="24"/>
          <w:szCs w:val="24"/>
          <w:lang w:eastAsia="zh-Hans"/>
          <w14:textFill>
            <w14:solidFill>
              <w14:schemeClr w14:val="tx1"/>
            </w14:solidFill>
          </w14:textFill>
        </w:rPr>
        <w:t>统一社会信用代码</w:t>
      </w:r>
      <w:r>
        <w:rPr>
          <w:rFonts w:hint="default" w:ascii="仿宋" w:hAnsi="仿宋" w:eastAsia="仿宋" w:cs="仿宋"/>
          <w:b/>
          <w:bCs/>
          <w:color w:val="000000" w:themeColor="text1"/>
          <w:sz w:val="24"/>
          <w:szCs w:val="24"/>
          <w:lang w:eastAsia="zh-Hans"/>
          <w14:textFill>
            <w14:solidFill>
              <w14:schemeClr w14:val="tx1"/>
            </w14:solidFill>
          </w14:textFill>
        </w:rPr>
        <w:t>：914403003427084712</w:t>
      </w: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00" w:themeColor="text1"/>
          <w:sz w:val="24"/>
          <w:szCs w:val="24"/>
          <w:lang w:eastAsia="zh-Hans"/>
          <w14:textFill>
            <w14:solidFill>
              <w14:schemeClr w14:val="tx1"/>
            </w14:solidFill>
          </w14:textFill>
        </w:rPr>
      </w:pPr>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00" w:themeColor="text1"/>
          <w:sz w:val="24"/>
          <w:szCs w:val="24"/>
          <w:lang w:val="zh-TW"/>
          <w14:textFill>
            <w14:solidFill>
              <w14:schemeClr w14:val="tx1"/>
            </w14:solidFill>
          </w14:textFill>
        </w:rPr>
      </w:pPr>
      <w:r>
        <w:rPr>
          <w:rFonts w:ascii="仿宋" w:hAnsi="仿宋" w:eastAsia="仿宋" w:cs="仿宋"/>
          <w:b/>
          <w:bCs/>
          <w:color w:val="000000" w:themeColor="text1"/>
          <w:sz w:val="24"/>
          <w:szCs w:val="24"/>
          <w:lang w:val="zh-TW" w:eastAsia="zh-TW"/>
          <w14:textFill>
            <w14:solidFill>
              <w14:schemeClr w14:val="tx1"/>
            </w14:solidFill>
          </w14:textFill>
        </w:rPr>
        <w:t>乙</w:t>
      </w:r>
      <w:r>
        <w:rPr>
          <w:rFonts w:ascii="仿宋" w:hAnsi="仿宋" w:eastAsia="仿宋" w:cs="仿宋"/>
          <w:b/>
          <w:bCs/>
          <w:color w:val="000000" w:themeColor="text1"/>
          <w:sz w:val="24"/>
          <w:szCs w:val="24"/>
          <w:lang w:val="zh-TW"/>
          <w14:textFill>
            <w14:solidFill>
              <w14:schemeClr w14:val="tx1"/>
            </w14:solidFill>
          </w14:textFill>
        </w:rPr>
        <w:t xml:space="preserve"> </w:t>
      </w:r>
      <w:r>
        <w:rPr>
          <w:rFonts w:hint="default" w:ascii="仿宋" w:hAnsi="仿宋" w:eastAsia="仿宋" w:cs="仿宋"/>
          <w:b/>
          <w:bCs/>
          <w:color w:val="000000" w:themeColor="text1"/>
          <w:sz w:val="24"/>
          <w:szCs w:val="24"/>
          <w:lang w:val="zh-TW" w:eastAsia="zh-TW"/>
          <w14:textFill>
            <w14:solidFill>
              <w14:schemeClr w14:val="tx1"/>
            </w14:solidFill>
          </w14:textFill>
        </w:rPr>
        <w:t xml:space="preserve">   </w:t>
      </w:r>
      <w:r>
        <w:rPr>
          <w:rFonts w:ascii="仿宋" w:hAnsi="仿宋" w:eastAsia="仿宋" w:cs="仿宋"/>
          <w:b/>
          <w:bCs/>
          <w:color w:val="000000" w:themeColor="text1"/>
          <w:sz w:val="24"/>
          <w:szCs w:val="24"/>
          <w:lang w:val="zh-TW" w:eastAsia="zh-TW"/>
          <w14:textFill>
            <w14:solidFill>
              <w14:schemeClr w14:val="tx1"/>
            </w14:solidFill>
          </w14:textFill>
        </w:rPr>
        <w:t>方：</w:t>
      </w:r>
      <w:ins w:id="4" w:author="Poppy Liu" w:date="2024-05-20T11:08:00Z">
        <w:r>
          <w:rPr>
            <w:rFonts w:ascii="仿宋" w:hAnsi="仿宋" w:eastAsia="仿宋" w:cs="仿宋"/>
            <w:b/>
            <w:bCs/>
            <w:color w:val="000000" w:themeColor="text1"/>
            <w:sz w:val="24"/>
            <w:szCs w:val="24"/>
            <w:lang w:val="zh-TW" w:eastAsia="zh-TW"/>
            <w14:textFill>
              <w14:solidFill>
                <w14:schemeClr w14:val="tx1"/>
              </w14:solidFill>
            </w14:textFill>
          </w:rPr>
          <w:t>北京赢营管理咨询服务有限公司</w:t>
        </w:r>
      </w:ins>
      <w:del w:id="5" w:author="Poppy Liu" w:date="2024-05-11T14:06:00Z">
        <w:r>
          <w:rPr>
            <w:rFonts w:ascii="仿宋" w:hAnsi="仿宋" w:eastAsia="仿宋" w:cs="仿宋"/>
            <w:b/>
            <w:bCs/>
            <w:color w:val="000000" w:themeColor="text1"/>
            <w:sz w:val="24"/>
            <w:szCs w:val="24"/>
            <w:lang w:val="zh-TW" w:eastAsia="zh-TW"/>
            <w14:textFill>
              <w14:solidFill>
                <w14:schemeClr w14:val="tx1"/>
              </w14:solidFill>
            </w14:textFill>
          </w:rPr>
          <w:delText>刘晴</w:delText>
        </w:r>
      </w:del>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00" w:themeColor="text1"/>
          <w:sz w:val="24"/>
          <w:szCs w:val="24"/>
          <w:lang w:val="zh-TW" w:eastAsia="zh-TW"/>
          <w14:textFill>
            <w14:solidFill>
              <w14:schemeClr w14:val="tx1"/>
            </w14:solidFill>
          </w14:textFill>
        </w:rPr>
      </w:pPr>
      <w:ins w:id="6" w:author="Poppy Liu" w:date="2024-05-11T14:06:00Z">
        <w:r>
          <w:rPr>
            <w:rFonts w:ascii="仿宋" w:hAnsi="仿宋" w:eastAsia="仿宋" w:cs="仿宋"/>
            <w:b/>
            <w:bCs/>
            <w:color w:val="000000" w:themeColor="text1"/>
            <w:sz w:val="24"/>
            <w:szCs w:val="24"/>
            <w:lang w:eastAsia="zh-Hans"/>
            <w14:textFill>
              <w14:solidFill>
                <w14:schemeClr w14:val="tx1"/>
              </w14:solidFill>
            </w14:textFill>
          </w:rPr>
          <w:t>统一社会信用代码</w:t>
        </w:r>
      </w:ins>
      <w:ins w:id="7" w:author="Poppy Liu" w:date="2024-05-11T14:06:00Z">
        <w:r>
          <w:rPr>
            <w:rFonts w:hint="default" w:ascii="仿宋" w:hAnsi="仿宋" w:eastAsia="仿宋" w:cs="仿宋"/>
            <w:b/>
            <w:bCs/>
            <w:color w:val="000000" w:themeColor="text1"/>
            <w:sz w:val="24"/>
            <w:szCs w:val="24"/>
            <w:lang w:eastAsia="zh-Hans"/>
            <w14:textFill>
              <w14:solidFill>
                <w14:schemeClr w14:val="tx1"/>
              </w14:solidFill>
            </w14:textFill>
          </w:rPr>
          <w:t>：</w:t>
        </w:r>
      </w:ins>
      <w:del w:id="8" w:author="Poppy Liu" w:date="2024-05-11T14:06:00Z">
        <w:r>
          <w:rPr>
            <w:rFonts w:ascii="仿宋" w:hAnsi="仿宋" w:eastAsia="仿宋" w:cs="仿宋"/>
            <w:b/>
            <w:bCs/>
            <w:color w:val="000000" w:themeColor="text1"/>
            <w:sz w:val="24"/>
            <w:szCs w:val="24"/>
            <w:lang w:val="zh-TW" w:eastAsia="zh-TW"/>
            <w14:textFill>
              <w14:solidFill>
                <w14:schemeClr w14:val="tx1"/>
              </w14:solidFill>
            </w14:textFill>
          </w:rPr>
          <w:delText>身份证号：</w:delText>
        </w:r>
      </w:del>
      <w:ins w:id="9" w:author="Poppy Liu" w:date="2024-05-20T11:41:00Z">
        <w:r>
          <w:rPr>
            <w:rFonts w:ascii="仿宋" w:hAnsi="仿宋" w:eastAsia="仿宋" w:cs="仿宋"/>
            <w:b/>
            <w:bCs/>
            <w:color w:val="000000" w:themeColor="text1"/>
            <w:sz w:val="24"/>
            <w:szCs w:val="24"/>
            <w:lang w:val="zh-TW" w:eastAsia="zh-TW"/>
            <w14:textFill>
              <w14:solidFill>
                <w14:schemeClr w14:val="tx1"/>
              </w14:solidFill>
            </w14:textFill>
          </w:rPr>
          <w:t>911101083552357816</w:t>
        </w:r>
      </w:ins>
    </w:p>
    <w:p>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00" w:themeColor="text1"/>
          <w:sz w:val="24"/>
          <w:szCs w:val="24"/>
          <w:lang w:eastAsia="zh-Hans"/>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甲乙双方经友好协商，</w:t>
      </w:r>
      <w:r>
        <w:rPr>
          <w:rFonts w:hint="eastAsia" w:ascii="仿宋" w:hAnsi="仿宋" w:eastAsia="仿宋" w:cs="仿宋"/>
          <w:color w:val="000000" w:themeColor="text1"/>
          <w:lang w:val="zh-TW" w:eastAsia="zh-TW"/>
          <w14:textFill>
            <w14:solidFill>
              <w14:schemeClr w14:val="tx1"/>
            </w14:solidFill>
          </w14:textFill>
        </w:rPr>
        <w:t>甲方邀请乙方携手共同</w:t>
      </w:r>
      <w:r>
        <w:rPr>
          <w:rFonts w:hint="eastAsia" w:ascii="仿宋" w:hAnsi="仿宋" w:eastAsia="仿宋" w:cs="仿宋"/>
          <w:color w:val="000000" w:themeColor="text1"/>
          <w:lang w:eastAsia="zh-Hans"/>
          <w14:textFill>
            <w14:solidFill>
              <w14:schemeClr w14:val="tx1"/>
            </w14:solidFill>
          </w14:textFill>
        </w:rPr>
        <w:t>开</w:t>
      </w:r>
      <w:r>
        <w:rPr>
          <w:rFonts w:hint="eastAsia" w:ascii="仿宋" w:hAnsi="仿宋" w:eastAsia="仿宋" w:cs="仿宋"/>
          <w:color w:val="000000" w:themeColor="text1"/>
          <w:lang w:val="zh-TW" w:eastAsia="zh-TW"/>
          <w14:textFill>
            <w14:solidFill>
              <w14:schemeClr w14:val="tx1"/>
            </w14:solidFill>
          </w14:textFill>
        </w:rPr>
        <w:t>发</w:t>
      </w:r>
      <w:r>
        <w:rPr>
          <w:rFonts w:hint="eastAsia" w:ascii="仿宋" w:hAnsi="仿宋" w:eastAsia="仿宋" w:cs="仿宋"/>
          <w:color w:val="000000" w:themeColor="text1"/>
          <w:lang w:eastAsia="zh-Hans"/>
          <w14:textFill>
            <w14:solidFill>
              <w14:schemeClr w14:val="tx1"/>
            </w14:solidFill>
          </w14:textFill>
        </w:rPr>
        <w:t>和联合经营</w:t>
      </w:r>
      <w:r>
        <w:rPr>
          <w:rFonts w:ascii="仿宋" w:hAnsi="仿宋" w:eastAsia="仿宋" w:cs="仿宋"/>
          <w:color w:val="000000" w:themeColor="text1"/>
          <w:u w:val="single"/>
          <w:lang w:val="zh-TW" w:eastAsia="zh-TW"/>
          <w14:textFill>
            <w14:solidFill>
              <w14:schemeClr w14:val="tx1"/>
            </w14:solidFill>
          </w14:textFill>
        </w:rPr>
        <w:t>《</w:t>
      </w:r>
      <w:ins w:id="10" w:author="Poppy Liu" w:date="2024-05-20T11:41:00Z">
        <w:r>
          <w:rPr>
            <w:rFonts w:hint="eastAsia" w:ascii="仿宋" w:hAnsi="仿宋" w:eastAsia="仿宋" w:cs="仿宋"/>
            <w:color w:val="000000" w:themeColor="text1"/>
            <w:u w:val="single"/>
            <w:lang w:val="zh-TW"/>
            <w14:textFill>
              <w14:solidFill>
                <w14:schemeClr w14:val="tx1"/>
              </w14:solidFill>
            </w14:textFill>
          </w:rPr>
          <w:t>线上运营</w:t>
        </w:r>
      </w:ins>
      <w:del w:id="11" w:author="Poppy Liu" w:date="2024-05-20T11:41:00Z">
        <w:r>
          <w:rPr>
            <w:rFonts w:hint="eastAsia" w:ascii="仿宋" w:hAnsi="仿宋" w:eastAsia="仿宋" w:cs="仿宋"/>
            <w:color w:val="000000" w:themeColor="text1"/>
            <w:u w:val="single"/>
            <w:lang w:val="zh-TW" w:eastAsia="zh-TW"/>
            <w14:textFill>
              <w14:solidFill>
                <w14:schemeClr w14:val="tx1"/>
              </w14:solidFill>
            </w14:textFill>
          </w:rPr>
          <w:delText>外卖</w:delText>
        </w:r>
      </w:del>
      <w:r>
        <w:rPr>
          <w:rFonts w:hint="eastAsia" w:ascii="仿宋" w:hAnsi="仿宋" w:eastAsia="仿宋" w:cs="仿宋"/>
          <w:color w:val="000000" w:themeColor="text1"/>
          <w:u w:val="single"/>
          <w:lang w:val="zh-TW" w:eastAsia="zh-TW"/>
          <w14:textFill>
            <w14:solidFill>
              <w14:schemeClr w14:val="tx1"/>
            </w14:solidFill>
          </w14:textFill>
        </w:rPr>
        <w:t>盈利实战课</w:t>
      </w:r>
      <w:r>
        <w:rPr>
          <w:rFonts w:ascii="仿宋" w:hAnsi="仿宋" w:eastAsia="仿宋" w:cs="仿宋"/>
          <w:color w:val="000000" w:themeColor="text1"/>
          <w:u w:val="single"/>
          <w:lang w:val="zh-TW" w:eastAsia="zh-TW"/>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课</w:t>
      </w:r>
      <w:r>
        <w:rPr>
          <w:rFonts w:hint="eastAsia" w:ascii="仿宋" w:hAnsi="仿宋" w:eastAsia="仿宋" w:cs="仿宋"/>
          <w:color w:val="000000" w:themeColor="text1"/>
          <w:lang w:eastAsia="zh-Hans"/>
          <w14:textFill>
            <w14:solidFill>
              <w14:schemeClr w14:val="tx1"/>
            </w14:solidFill>
          </w14:textFill>
        </w:rPr>
        <w:t>程</w:t>
      </w:r>
      <w:r>
        <w:rPr>
          <w:rFonts w:ascii="仿宋" w:hAnsi="仿宋" w:eastAsia="仿宋" w:cs="仿宋"/>
          <w:color w:val="000000" w:themeColor="text1"/>
          <w:lang w:val="zh-TW" w:eastAsia="zh-TW"/>
          <w14:textFill>
            <w14:solidFill>
              <w14:schemeClr w14:val="tx1"/>
            </w14:solidFill>
          </w14:textFill>
        </w:rPr>
        <w:t>（以下称“</w:t>
      </w:r>
      <w:r>
        <w:rPr>
          <w:rFonts w:ascii="仿宋" w:hAnsi="仿宋" w:eastAsia="仿宋" w:cs="仿宋"/>
          <w:color w:val="000000" w:themeColor="text1"/>
          <w:lang w:eastAsia="zh-TW"/>
          <w14:textFill>
            <w14:solidFill>
              <w14:schemeClr w14:val="tx1"/>
            </w14:solidFill>
          </w14:textFill>
        </w:rPr>
        <w:t>课程</w:t>
      </w:r>
      <w:r>
        <w:rPr>
          <w:rFonts w:ascii="仿宋" w:hAnsi="仿宋" w:eastAsia="仿宋" w:cs="仿宋"/>
          <w:color w:val="000000" w:themeColor="text1"/>
          <w:lang w:val="zh-TW" w:eastAsia="zh-TW"/>
          <w14:textFill>
            <w14:solidFill>
              <w14:schemeClr w14:val="tx1"/>
            </w14:solidFill>
          </w14:textFill>
        </w:rPr>
        <w:t>”）</w:t>
      </w:r>
      <w:r>
        <w:rPr>
          <w:rFonts w:hint="eastAsia" w:ascii="仿宋" w:hAnsi="仿宋" w:eastAsia="仿宋" w:cs="仿宋"/>
          <w:color w:val="000000" w:themeColor="text1"/>
          <w:lang w:val="zh-TW"/>
          <w14:textFill>
            <w14:solidFill>
              <w14:schemeClr w14:val="tx1"/>
            </w14:solidFill>
          </w14:textFill>
        </w:rPr>
        <w:t>，并</w:t>
      </w:r>
      <w:r>
        <w:rPr>
          <w:rFonts w:hint="eastAsia" w:ascii="仿宋" w:hAnsi="仿宋" w:eastAsia="仿宋" w:cs="仿宋"/>
          <w:color w:val="000000" w:themeColor="text1"/>
          <w:lang w:val="zh-TW" w:eastAsia="zh-TW"/>
          <w14:textFill>
            <w14:solidFill>
              <w14:schemeClr w14:val="tx1"/>
            </w14:solidFill>
          </w14:textFill>
        </w:rPr>
        <w:t>愿</w:t>
      </w:r>
      <w:r>
        <w:rPr>
          <w:rFonts w:ascii="仿宋" w:hAnsi="仿宋" w:eastAsia="仿宋" w:cs="仿宋"/>
          <w:color w:val="000000" w:themeColor="text1"/>
          <w:lang w:val="zh-TW" w:eastAsia="zh-TW"/>
          <w14:textFill>
            <w14:solidFill>
              <w14:schemeClr w14:val="tx1"/>
            </w14:solidFill>
          </w14:textFill>
        </w:rPr>
        <w:t>基于各自优势合作互惠共赢，</w:t>
      </w:r>
      <w:r>
        <w:rPr>
          <w:rFonts w:hint="eastAsia" w:ascii="仿宋" w:hAnsi="仿宋" w:eastAsia="仿宋" w:cs="仿宋"/>
          <w:color w:val="000000" w:themeColor="text1"/>
          <w:lang w:val="zh-TW" w:eastAsia="zh-TW"/>
          <w14:textFill>
            <w14:solidFill>
              <w14:schemeClr w14:val="tx1"/>
            </w14:solidFill>
          </w14:textFill>
        </w:rPr>
        <w:t>为了</w:t>
      </w:r>
      <w:r>
        <w:rPr>
          <w:rFonts w:ascii="仿宋" w:hAnsi="仿宋" w:eastAsia="仿宋" w:cs="仿宋"/>
          <w:color w:val="000000" w:themeColor="text1"/>
          <w:lang w:eastAsia="zh-TW"/>
          <w14:textFill>
            <w14:solidFill>
              <w14:schemeClr w14:val="tx1"/>
            </w14:solidFill>
          </w14:textFill>
        </w:rPr>
        <w:t>课程</w:t>
      </w:r>
      <w:r>
        <w:rPr>
          <w:rFonts w:hint="eastAsia" w:ascii="仿宋" w:hAnsi="仿宋" w:eastAsia="仿宋" w:cs="仿宋"/>
          <w:color w:val="000000" w:themeColor="text1"/>
          <w:lang w:val="zh-TW" w:eastAsia="zh-TW"/>
          <w14:textFill>
            <w14:solidFill>
              <w14:schemeClr w14:val="tx1"/>
            </w14:solidFill>
          </w14:textFill>
        </w:rPr>
        <w:t>的持续健康发展</w:t>
      </w:r>
      <w:r>
        <w:rPr>
          <w:rFonts w:hint="eastAsia" w:ascii="仿宋" w:hAnsi="仿宋" w:eastAsia="仿宋" w:cs="仿宋"/>
          <w:color w:val="000000" w:themeColor="text1"/>
          <w:lang w:val="zh-TW"/>
          <w14:textFill>
            <w14:solidFill>
              <w14:schemeClr w14:val="tx1"/>
            </w14:solidFill>
          </w14:textFill>
        </w:rPr>
        <w:t>，</w:t>
      </w:r>
      <w:r>
        <w:rPr>
          <w:rFonts w:hint="eastAsia" w:ascii="仿宋" w:hAnsi="仿宋" w:eastAsia="仿宋" w:cs="仿宋"/>
          <w:color w:val="000000" w:themeColor="text1"/>
          <w:lang w:val="zh-TW" w:eastAsia="zh-TW"/>
          <w14:textFill>
            <w14:solidFill>
              <w14:schemeClr w14:val="tx1"/>
            </w14:solidFill>
          </w14:textFill>
        </w:rPr>
        <w:t>就</w:t>
      </w:r>
      <w:r>
        <w:rPr>
          <w:rFonts w:ascii="仿宋" w:hAnsi="仿宋" w:eastAsia="仿宋" w:cs="仿宋"/>
          <w:color w:val="000000" w:themeColor="text1"/>
          <w:lang w:val="zh-TW" w:eastAsia="zh-TW"/>
          <w14:textFill>
            <w14:solidFill>
              <w14:schemeClr w14:val="tx1"/>
            </w14:solidFill>
          </w14:textFill>
        </w:rPr>
        <w:t>共同进行传播、培训、咨询、经纪、投资服务等合作事宜达成一致并约定以下协议，以资信守。</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color w:val="000000" w:themeColor="text1"/>
          <w:lang w:val="zh-TW" w:eastAsia="zh-TW"/>
          <w14:textFill>
            <w14:solidFill>
              <w14:schemeClr w14:val="tx1"/>
            </w14:solidFill>
          </w14:textFill>
        </w:rPr>
      </w:pPr>
    </w:p>
    <w:p>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left="0"/>
        <w:rPr>
          <w:rFonts w:ascii="仿宋" w:hAnsi="仿宋" w:eastAsia="仿宋" w:cs="仿宋"/>
          <w:b/>
          <w:bCs/>
          <w:color w:val="000000" w:themeColor="text1"/>
          <w:lang w:val="zh-TW" w:eastAsia="zh-TW"/>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合作</w:t>
      </w:r>
      <w:r>
        <w:rPr>
          <w:rFonts w:hint="eastAsia" w:ascii="仿宋" w:hAnsi="仿宋" w:eastAsia="仿宋" w:cs="仿宋"/>
          <w:b/>
          <w:bCs/>
          <w:color w:val="000000" w:themeColor="text1"/>
          <w:lang w:val="zh-TW" w:eastAsia="zh-TW"/>
          <w14:textFill>
            <w14:solidFill>
              <w14:schemeClr w14:val="tx1"/>
            </w14:solidFill>
          </w14:textFill>
        </w:rPr>
        <w:t>说明</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color w:val="000000" w:themeColor="text1"/>
          <w14:textFill>
            <w14:solidFill>
              <w14:schemeClr w14:val="tx1"/>
            </w14:solidFill>
          </w14:textFill>
        </w:rPr>
      </w:pPr>
      <w:r>
        <w:rPr>
          <w:rFonts w:ascii="仿宋" w:hAnsi="仿宋" w:eastAsia="仿宋" w:cs="仿宋"/>
          <w:b/>
          <w:bCs/>
          <w:color w:val="000000" w:themeColor="text1"/>
          <w14:textFill>
            <w14:solidFill>
              <w14:schemeClr w14:val="tx1"/>
            </w14:solidFill>
          </w14:textFill>
        </w:rPr>
        <w:t>1.1合作项目细则</w:t>
      </w:r>
      <w:r>
        <w:rPr>
          <w:rFonts w:hint="eastAsia" w:ascii="仿宋" w:hAnsi="仿宋" w:eastAsia="仿宋" w:cs="仿宋"/>
          <w:b/>
          <w:bCs/>
          <w:color w:val="000000" w:themeColor="text1"/>
          <w14:textFill>
            <w14:solidFill>
              <w14:schemeClr w14:val="tx1"/>
            </w14:solidFill>
          </w14:textFill>
        </w:rPr>
        <w:t>说明</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甲乙双方均确认，本条款的约定视为甲乙双方均同意并承诺就本合同项下</w:t>
      </w:r>
      <w:r>
        <w:rPr>
          <w:rFonts w:hint="eastAsia" w:ascii="仿宋" w:hAnsi="仿宋" w:eastAsia="仿宋" w:cs="仿宋"/>
          <w:color w:val="000000" w:themeColor="text1"/>
          <w:lang w:val="zh-TW" w:eastAsia="zh-TW"/>
          <w14:textFill>
            <w14:solidFill>
              <w14:schemeClr w14:val="tx1"/>
            </w14:solidFill>
          </w14:textFill>
        </w:rPr>
        <w:t>共同</w:t>
      </w:r>
      <w:r>
        <w:rPr>
          <w:rFonts w:hint="eastAsia" w:ascii="仿宋" w:hAnsi="仿宋" w:eastAsia="仿宋" w:cs="仿宋"/>
          <w:color w:val="000000" w:themeColor="text1"/>
          <w:lang w:eastAsia="zh-Hans"/>
          <w14:textFill>
            <w14:solidFill>
              <w14:schemeClr w14:val="tx1"/>
            </w14:solidFill>
          </w14:textFill>
        </w:rPr>
        <w:t>开</w:t>
      </w:r>
      <w:r>
        <w:rPr>
          <w:rFonts w:hint="eastAsia" w:ascii="仿宋" w:hAnsi="仿宋" w:eastAsia="仿宋" w:cs="仿宋"/>
          <w:color w:val="000000" w:themeColor="text1"/>
          <w:lang w:val="zh-TW" w:eastAsia="zh-TW"/>
          <w14:textFill>
            <w14:solidFill>
              <w14:schemeClr w14:val="tx1"/>
            </w14:solidFill>
          </w14:textFill>
        </w:rPr>
        <w:t>发的</w:t>
      </w:r>
      <w:r>
        <w:rPr>
          <w:rFonts w:ascii="仿宋" w:hAnsi="仿宋" w:eastAsia="仿宋" w:cs="仿宋"/>
          <w:color w:val="000000" w:themeColor="text1"/>
          <w:u w:val="single"/>
          <w:lang w:val="zh-TW" w:eastAsia="zh-TW"/>
          <w14:textFill>
            <w14:solidFill>
              <w14:schemeClr w14:val="tx1"/>
            </w14:solidFill>
          </w14:textFill>
        </w:rPr>
        <w:t>《</w:t>
      </w:r>
      <w:ins w:id="12" w:author="Poppy Liu" w:date="2024-05-20T11:41:00Z">
        <w:r>
          <w:rPr>
            <w:rFonts w:hint="eastAsia" w:ascii="仿宋" w:hAnsi="仿宋" w:eastAsia="仿宋" w:cs="仿宋"/>
            <w:color w:val="000000" w:themeColor="text1"/>
            <w:u w:val="single"/>
            <w:lang w:val="zh-TW"/>
            <w14:textFill>
              <w14:solidFill>
                <w14:schemeClr w14:val="tx1"/>
              </w14:solidFill>
            </w14:textFill>
          </w:rPr>
          <w:t>线上运营</w:t>
        </w:r>
      </w:ins>
      <w:del w:id="13" w:author="Poppy Liu" w:date="2024-05-20T11:41:00Z">
        <w:r>
          <w:rPr>
            <w:rFonts w:hint="eastAsia" w:ascii="仿宋" w:hAnsi="仿宋" w:eastAsia="仿宋" w:cs="仿宋"/>
            <w:color w:val="000000" w:themeColor="text1"/>
            <w:u w:val="single"/>
            <w:lang w:val="zh-TW" w:eastAsia="zh-TW"/>
            <w14:textFill>
              <w14:solidFill>
                <w14:schemeClr w14:val="tx1"/>
              </w14:solidFill>
            </w14:textFill>
          </w:rPr>
          <w:delText>外卖</w:delText>
        </w:r>
      </w:del>
      <w:r>
        <w:rPr>
          <w:rFonts w:hint="eastAsia" w:ascii="仿宋" w:hAnsi="仿宋" w:eastAsia="仿宋" w:cs="仿宋"/>
          <w:color w:val="000000" w:themeColor="text1"/>
          <w:u w:val="single"/>
          <w:lang w:val="zh-TW" w:eastAsia="zh-TW"/>
          <w14:textFill>
            <w14:solidFill>
              <w14:schemeClr w14:val="tx1"/>
            </w14:solidFill>
          </w14:textFill>
        </w:rPr>
        <w:t>盈利实战课</w:t>
      </w:r>
      <w:r>
        <w:rPr>
          <w:rFonts w:ascii="仿宋" w:hAnsi="仿宋" w:eastAsia="仿宋" w:cs="仿宋"/>
          <w:color w:val="000000" w:themeColor="text1"/>
          <w:u w:val="single"/>
          <w:lang w:val="zh-TW" w:eastAsia="zh-TW"/>
          <w14:textFill>
            <w14:solidFill>
              <w14:schemeClr w14:val="tx1"/>
            </w14:solidFill>
          </w14:textFill>
        </w:rPr>
        <w:t>》</w:t>
      </w:r>
      <w:r>
        <w:rPr>
          <w:rFonts w:ascii="仿宋" w:hAnsi="仿宋" w:eastAsia="仿宋" w:cs="仿宋"/>
          <w:color w:val="000000" w:themeColor="text1"/>
          <w14:textFill>
            <w14:solidFill>
              <w14:schemeClr w14:val="tx1"/>
            </w14:solidFill>
          </w14:textFill>
        </w:rPr>
        <w:t>课程</w:t>
      </w:r>
      <w:r>
        <w:rPr>
          <w:rFonts w:hint="eastAsia" w:ascii="仿宋" w:hAnsi="仿宋" w:eastAsia="仿宋" w:cs="仿宋"/>
          <w:color w:val="000000" w:themeColor="text1"/>
          <w:lang w:val="zh-TW"/>
          <w14:textFill>
            <w14:solidFill>
              <w14:schemeClr w14:val="tx1"/>
            </w14:solidFill>
          </w14:textFill>
        </w:rPr>
        <w:t>（以下称为“</w:t>
      </w:r>
      <w:r>
        <w:rPr>
          <w:rFonts w:ascii="仿宋" w:hAnsi="仿宋" w:eastAsia="仿宋" w:cs="仿宋"/>
          <w:color w:val="000000" w:themeColor="text1"/>
          <w14:textFill>
            <w14:solidFill>
              <w14:schemeClr w14:val="tx1"/>
            </w14:solidFill>
          </w14:textFill>
        </w:rPr>
        <w:t>课程</w:t>
      </w:r>
      <w:r>
        <w:rPr>
          <w:rFonts w:hint="eastAsia" w:ascii="仿宋" w:hAnsi="仿宋" w:eastAsia="仿宋" w:cs="仿宋"/>
          <w:color w:val="000000" w:themeColor="text1"/>
          <w:lang w:val="zh-TW"/>
          <w14:textFill>
            <w14:solidFill>
              <w14:schemeClr w14:val="tx1"/>
            </w14:solidFill>
          </w14:textFill>
        </w:rPr>
        <w:t>“），以及</w:t>
      </w:r>
      <w:r>
        <w:rPr>
          <w:rFonts w:hint="eastAsia" w:ascii="仿宋" w:hAnsi="仿宋" w:eastAsia="仿宋" w:cs="仿宋"/>
          <w:color w:val="000000" w:themeColor="text1"/>
          <w:lang w:eastAsia="zh-Hans"/>
          <w14:textFill>
            <w14:solidFill>
              <w14:schemeClr w14:val="tx1"/>
            </w14:solidFill>
          </w14:textFill>
        </w:rPr>
        <w:t>基于</w:t>
      </w:r>
      <w:r>
        <w:rPr>
          <w:rFonts w:ascii="仿宋" w:hAnsi="仿宋" w:eastAsia="仿宋" w:cs="仿宋"/>
          <w:color w:val="000000" w:themeColor="text1"/>
          <w:lang w:eastAsia="zh-Hans"/>
          <w14:textFill>
            <w14:solidFill>
              <w14:schemeClr w14:val="tx1"/>
            </w14:solidFill>
          </w14:textFill>
        </w:rPr>
        <w:t>课程</w:t>
      </w:r>
      <w:r>
        <w:rPr>
          <w:rFonts w:hint="eastAsia" w:ascii="仿宋" w:hAnsi="仿宋" w:eastAsia="仿宋" w:cs="仿宋"/>
          <w:color w:val="000000" w:themeColor="text1"/>
          <w:lang w:eastAsia="zh-Hans"/>
          <w14:textFill>
            <w14:solidFill>
              <w14:schemeClr w14:val="tx1"/>
            </w14:solidFill>
          </w14:textFill>
        </w:rPr>
        <w:t>而衍生</w:t>
      </w:r>
      <w:r>
        <w:rPr>
          <w:rFonts w:hint="eastAsia" w:ascii="仿宋" w:hAnsi="仿宋" w:eastAsia="仿宋" w:cs="仿宋"/>
          <w:color w:val="000000" w:themeColor="text1"/>
          <w:lang w:val="zh-TW"/>
          <w14:textFill>
            <w14:solidFill>
              <w14:schemeClr w14:val="tx1"/>
            </w14:solidFill>
          </w14:textFill>
        </w:rPr>
        <w:t>的</w:t>
      </w:r>
      <w:r>
        <w:rPr>
          <w:rFonts w:ascii="仿宋" w:hAnsi="仿宋" w:eastAsia="仿宋" w:cs="仿宋"/>
          <w:color w:val="000000" w:themeColor="text1"/>
          <w:lang w:eastAsia="zh-Hans"/>
          <w14:textFill>
            <w14:solidFill>
              <w14:schemeClr w14:val="tx1"/>
            </w14:solidFill>
          </w14:textFill>
        </w:rPr>
        <w:t>课程</w:t>
      </w:r>
      <w:r>
        <w:rPr>
          <w:rFonts w:hint="eastAsia" w:ascii="仿宋" w:hAnsi="仿宋" w:eastAsia="仿宋" w:cs="仿宋"/>
          <w:color w:val="000000" w:themeColor="text1"/>
          <w:lang w:eastAsia="zh-Hans"/>
          <w14:textFill>
            <w14:solidFill>
              <w14:schemeClr w14:val="tx1"/>
            </w14:solidFill>
          </w14:textFill>
        </w:rPr>
        <w:t>子项目进行联合运营合作</w:t>
      </w:r>
      <w:r>
        <w:rPr>
          <w:rFonts w:ascii="仿宋" w:hAnsi="仿宋" w:eastAsia="仿宋" w:cs="仿宋"/>
          <w:color w:val="000000" w:themeColor="text1"/>
          <w:lang w:eastAsia="zh-Hans"/>
          <w14:textFill>
            <w14:solidFill>
              <w14:schemeClr w14:val="tx1"/>
            </w14:solidFill>
          </w14:textFill>
        </w:rPr>
        <w:t>，课程</w:t>
      </w:r>
      <w:r>
        <w:rPr>
          <w:rFonts w:hint="eastAsia" w:ascii="仿宋" w:hAnsi="仿宋" w:eastAsia="仿宋" w:cs="仿宋"/>
          <w:color w:val="000000" w:themeColor="text1"/>
          <w:lang w:eastAsia="zh-Hans"/>
          <w14:textFill>
            <w14:solidFill>
              <w14:schemeClr w14:val="tx1"/>
            </w14:solidFill>
          </w14:textFill>
        </w:rPr>
        <w:t>子项目包括但不限于</w:t>
      </w:r>
      <w:r>
        <w:rPr>
          <w:rFonts w:ascii="仿宋" w:hAnsi="仿宋" w:eastAsia="仿宋" w:cs="仿宋"/>
          <w:color w:val="000000" w:themeColor="text1"/>
          <w:lang w:val="zh-TW" w:eastAsia="zh-TW"/>
          <w14:textFill>
            <w14:solidFill>
              <w14:schemeClr w14:val="tx1"/>
            </w14:solidFill>
          </w14:textFill>
        </w:rPr>
        <w:t>公开课</w:t>
      </w:r>
      <w:r>
        <w:rPr>
          <w:rFonts w:hint="eastAsia" w:ascii="仿宋" w:hAnsi="仿宋" w:eastAsia="仿宋" w:cs="仿宋"/>
          <w:color w:val="000000" w:themeColor="text1"/>
          <w:lang w:eastAsia="zh-Hans"/>
          <w14:textFill>
            <w14:solidFill>
              <w14:schemeClr w14:val="tx1"/>
            </w14:solidFill>
          </w14:textFill>
        </w:rPr>
        <w:t>课程</w:t>
      </w:r>
      <w:r>
        <w:rPr>
          <w:rFonts w:ascii="仿宋" w:hAnsi="仿宋" w:eastAsia="仿宋" w:cs="仿宋"/>
          <w:color w:val="000000" w:themeColor="text1"/>
          <w:lang w:val="zh-TW" w:eastAsia="zh-TW"/>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入企</w:t>
      </w:r>
      <w:r>
        <w:rPr>
          <w:rFonts w:hint="eastAsia" w:ascii="仿宋" w:hAnsi="仿宋" w:eastAsia="仿宋" w:cs="仿宋"/>
          <w:color w:val="000000" w:themeColor="text1"/>
          <w:lang w:val="zh-TW" w:eastAsia="zh-TW"/>
          <w14:textFill>
            <w14:solidFill>
              <w14:schemeClr w14:val="tx1"/>
            </w14:solidFill>
          </w14:textFill>
        </w:rPr>
        <w:t>内训</w:t>
      </w:r>
      <w:r>
        <w:rPr>
          <w:rFonts w:ascii="仿宋" w:hAnsi="仿宋" w:eastAsia="仿宋" w:cs="仿宋"/>
          <w:color w:val="000000" w:themeColor="text1"/>
          <w:lang w:val="zh-TW" w:eastAsia="zh-TW"/>
          <w14:textFill>
            <w14:solidFill>
              <w14:schemeClr w14:val="tx1"/>
            </w14:solidFill>
          </w14:textFill>
        </w:rPr>
        <w:t>、第三方授课</w:t>
      </w:r>
      <w:r>
        <w:rPr>
          <w:rFonts w:hint="eastAsia" w:ascii="仿宋" w:hAnsi="仿宋" w:eastAsia="仿宋" w:cs="仿宋"/>
          <w:color w:val="000000" w:themeColor="text1"/>
          <w:lang w:eastAsia="zh-Hans"/>
          <w14:textFill>
            <w14:solidFill>
              <w14:schemeClr w14:val="tx1"/>
            </w14:solidFill>
          </w14:textFill>
        </w:rPr>
        <w:t>经纪</w:t>
      </w:r>
      <w:r>
        <w:rPr>
          <w:rFonts w:ascii="仿宋" w:hAnsi="仿宋" w:eastAsia="仿宋" w:cs="仿宋"/>
          <w:color w:val="000000" w:themeColor="text1"/>
          <w:lang w:val="zh-TW" w:eastAsia="zh-TW"/>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创投机构</w:t>
      </w:r>
      <w:r>
        <w:rPr>
          <w:rFonts w:ascii="仿宋" w:hAnsi="仿宋" w:eastAsia="仿宋" w:cs="仿宋"/>
          <w:color w:val="000000" w:themeColor="text1"/>
          <w:lang w:val="zh-TW" w:eastAsia="zh-TW"/>
          <w14:textFill>
            <w14:solidFill>
              <w14:schemeClr w14:val="tx1"/>
            </w14:solidFill>
          </w14:textFill>
        </w:rPr>
        <w:t>工作坊</w:t>
      </w:r>
      <w:r>
        <w:rPr>
          <w:rFonts w:hint="eastAsia" w:ascii="仿宋" w:hAnsi="仿宋" w:eastAsia="仿宋" w:cs="仿宋"/>
          <w:color w:val="000000" w:themeColor="text1"/>
          <w:lang w:eastAsia="zh-Hans"/>
          <w14:textFill>
            <w14:solidFill>
              <w14:schemeClr w14:val="tx1"/>
            </w14:solidFill>
          </w14:textFill>
        </w:rPr>
        <w:t>定制</w:t>
      </w:r>
      <w:r>
        <w:rPr>
          <w:rFonts w:ascii="仿宋" w:hAnsi="仿宋" w:eastAsia="仿宋" w:cs="仿宋"/>
          <w:color w:val="000000" w:themeColor="text1"/>
          <w:lang w:val="zh-TW" w:eastAsia="zh-TW"/>
          <w14:textFill>
            <w14:solidFill>
              <w14:schemeClr w14:val="tx1"/>
            </w14:solidFill>
          </w14:textFill>
        </w:rPr>
        <w:t>、具体企业指定咨询服务</w:t>
      </w:r>
      <w:r>
        <w:rPr>
          <w:rFonts w:hint="eastAsia" w:ascii="仿宋" w:hAnsi="仿宋" w:eastAsia="仿宋" w:cs="仿宋"/>
          <w:color w:val="000000" w:themeColor="text1"/>
          <w:lang w:val="zh-TW"/>
          <w14:textFill>
            <w14:solidFill>
              <w14:schemeClr w14:val="tx1"/>
            </w14:solidFill>
          </w14:textFill>
        </w:rPr>
        <w:t>、具体智力投资项目</w:t>
      </w:r>
      <w:r>
        <w:rPr>
          <w:rFonts w:ascii="仿宋" w:hAnsi="仿宋" w:eastAsia="仿宋" w:cs="仿宋"/>
          <w:color w:val="000000" w:themeColor="text1"/>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音视频线上课程</w:t>
      </w:r>
      <w:r>
        <w:rPr>
          <w:rFonts w:ascii="仿宋" w:hAnsi="仿宋" w:eastAsia="仿宋" w:cs="仿宋"/>
          <w:color w:val="000000" w:themeColor="text1"/>
          <w:lang w:eastAsia="zh-Hans"/>
          <w14:textFill>
            <w14:solidFill>
              <w14:schemeClr w14:val="tx1"/>
            </w14:solidFill>
          </w14:textFill>
        </w:rPr>
        <w:t>、课程</w:t>
      </w:r>
      <w:r>
        <w:rPr>
          <w:rFonts w:hint="eastAsia" w:ascii="仿宋" w:hAnsi="仿宋" w:eastAsia="仿宋" w:cs="仿宋"/>
          <w:color w:val="000000" w:themeColor="text1"/>
          <w:lang w:eastAsia="zh-Hans"/>
          <w14:textFill>
            <w14:solidFill>
              <w14:schemeClr w14:val="tx1"/>
            </w14:solidFill>
          </w14:textFill>
        </w:rPr>
        <w:t>导师的知名度美誉度推广</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书籍出版</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课程讲师认证</w:t>
      </w:r>
      <w:r>
        <w:rPr>
          <w:rFonts w:ascii="仿宋" w:hAnsi="仿宋" w:eastAsia="仿宋" w:cs="仿宋"/>
          <w:color w:val="000000" w:themeColor="text1"/>
          <w:lang w:eastAsia="zh-Hans"/>
          <w14:textFill>
            <w14:solidFill>
              <w14:schemeClr w14:val="tx1"/>
            </w14:solidFill>
          </w14:textFill>
        </w:rPr>
        <w:t>、IT</w:t>
      </w:r>
      <w:r>
        <w:rPr>
          <w:rFonts w:hint="eastAsia" w:ascii="仿宋" w:hAnsi="仿宋" w:eastAsia="仿宋" w:cs="仿宋"/>
          <w:color w:val="000000" w:themeColor="text1"/>
          <w:lang w:eastAsia="zh-Hans"/>
          <w14:textFill>
            <w14:solidFill>
              <w14:schemeClr w14:val="tx1"/>
            </w14:solidFill>
          </w14:textFill>
        </w:rPr>
        <w:t>工具化合作</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合资公司</w:t>
      </w:r>
      <w:r>
        <w:rPr>
          <w:rFonts w:ascii="仿宋" w:hAnsi="仿宋" w:eastAsia="仿宋" w:cs="仿宋"/>
          <w:color w:val="000000" w:themeColor="text1"/>
          <w:lang w:val="zh-TW" w:eastAsia="zh-TW"/>
          <w14:textFill>
            <w14:solidFill>
              <w14:schemeClr w14:val="tx1"/>
            </w14:solidFill>
          </w14:textFill>
        </w:rPr>
        <w:t>等。</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甲乙双方</w:t>
      </w:r>
      <w:r>
        <w:rPr>
          <w:rFonts w:hint="eastAsia" w:ascii="仿宋" w:hAnsi="仿宋" w:eastAsia="仿宋" w:cs="仿宋"/>
          <w:color w:val="000000" w:themeColor="text1"/>
          <w:lang w:eastAsia="zh-Hans"/>
          <w14:textFill>
            <w14:solidFill>
              <w14:schemeClr w14:val="tx1"/>
            </w14:solidFill>
          </w14:textFill>
        </w:rPr>
        <w:t>可根据以上</w:t>
      </w:r>
      <w:r>
        <w:rPr>
          <w:rFonts w:ascii="仿宋" w:hAnsi="仿宋" w:eastAsia="仿宋" w:cs="仿宋"/>
          <w:color w:val="000000" w:themeColor="text1"/>
          <w:lang w:val="zh-TW" w:eastAsia="zh-TW"/>
          <w14:textFill>
            <w14:solidFill>
              <w14:schemeClr w14:val="tx1"/>
            </w14:solidFill>
          </w14:textFill>
        </w:rPr>
        <w:t>子项目</w:t>
      </w:r>
      <w:r>
        <w:rPr>
          <w:rFonts w:hint="eastAsia" w:ascii="仿宋" w:hAnsi="仿宋" w:eastAsia="仿宋" w:cs="仿宋"/>
          <w:color w:val="000000" w:themeColor="text1"/>
          <w:lang w:eastAsia="zh-Hans"/>
          <w14:textFill>
            <w14:solidFill>
              <w14:schemeClr w14:val="tx1"/>
            </w14:solidFill>
          </w14:textFill>
        </w:rPr>
        <w:t>进一步</w:t>
      </w:r>
      <w:r>
        <w:rPr>
          <w:rFonts w:ascii="仿宋" w:hAnsi="仿宋" w:eastAsia="仿宋" w:cs="仿宋"/>
          <w:color w:val="000000" w:themeColor="text1"/>
          <w:lang w:val="zh-TW" w:eastAsia="zh-TW"/>
          <w14:textFill>
            <w14:solidFill>
              <w14:schemeClr w14:val="tx1"/>
            </w14:solidFill>
          </w14:textFill>
        </w:rPr>
        <w:t>签订补充协议约定</w:t>
      </w:r>
      <w:r>
        <w:rPr>
          <w:rFonts w:hint="eastAsia" w:ascii="仿宋" w:hAnsi="仿宋" w:eastAsia="仿宋" w:cs="仿宋"/>
          <w:color w:val="000000" w:themeColor="text1"/>
          <w:lang w:eastAsia="zh-Hans"/>
          <w14:textFill>
            <w14:solidFill>
              <w14:schemeClr w14:val="tx1"/>
            </w14:solidFill>
          </w14:textFill>
        </w:rPr>
        <w:t>合作细节及双方权利义务</w:t>
      </w:r>
      <w:r>
        <w:rPr>
          <w:rFonts w:ascii="仿宋" w:hAnsi="仿宋" w:eastAsia="仿宋" w:cs="仿宋"/>
          <w:color w:val="000000" w:themeColor="text1"/>
          <w:lang w:val="zh-TW" w:eastAsia="zh-TW"/>
          <w14:textFill>
            <w14:solidFill>
              <w14:schemeClr w14:val="tx1"/>
            </w14:solidFill>
          </w14:textFill>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b/>
          <w:bCs/>
          <w:color w:val="000000" w:themeColor="text1"/>
          <w:lang w:val="zh-TW" w:eastAsia="zh-TW"/>
          <w14:textFill>
            <w14:solidFill>
              <w14:schemeClr w14:val="tx1"/>
            </w14:solidFill>
          </w14:textFill>
        </w:rPr>
      </w:pPr>
      <w:r>
        <w:rPr>
          <w:rFonts w:hint="eastAsia" w:ascii="仿宋" w:hAnsi="仿宋" w:eastAsia="仿宋" w:cs="仿宋"/>
          <w:b/>
          <w:bCs/>
          <w:color w:val="000000" w:themeColor="text1"/>
          <w:lang w:val="zh-TW"/>
          <w14:textFill>
            <w14:solidFill>
              <w14:schemeClr w14:val="tx1"/>
            </w14:solidFill>
          </w14:textFill>
        </w:rPr>
        <w:t>1</w:t>
      </w:r>
      <w:r>
        <w:rPr>
          <w:rFonts w:ascii="仿宋" w:hAnsi="仿宋" w:eastAsia="仿宋" w:cs="仿宋"/>
          <w:b/>
          <w:bCs/>
          <w:color w:val="000000" w:themeColor="text1"/>
          <w:lang w:val="zh-TW" w:eastAsia="zh-TW"/>
          <w14:textFill>
            <w14:solidFill>
              <w14:schemeClr w14:val="tx1"/>
            </w14:solidFill>
          </w14:textFill>
        </w:rPr>
        <w:t xml:space="preserve">.2 </w:t>
      </w:r>
      <w:r>
        <w:rPr>
          <w:rFonts w:hint="eastAsia" w:ascii="仿宋" w:hAnsi="仿宋" w:eastAsia="仿宋" w:cs="仿宋"/>
          <w:b/>
          <w:bCs/>
          <w:color w:val="000000" w:themeColor="text1"/>
          <w:lang w:val="zh-TW" w:eastAsia="zh-TW"/>
          <w14:textFill>
            <w14:solidFill>
              <w14:schemeClr w14:val="tx1"/>
            </w14:solidFill>
          </w14:textFill>
        </w:rPr>
        <w:t>共同</w:t>
      </w:r>
      <w:r>
        <w:rPr>
          <w:rFonts w:hint="eastAsia" w:ascii="仿宋" w:hAnsi="仿宋" w:eastAsia="仿宋" w:cs="仿宋"/>
          <w:b/>
          <w:bCs/>
          <w:color w:val="000000" w:themeColor="text1"/>
          <w:lang w:eastAsia="zh-Hans"/>
          <w14:textFill>
            <w14:solidFill>
              <w14:schemeClr w14:val="tx1"/>
            </w14:solidFill>
          </w14:textFill>
        </w:rPr>
        <w:t>开</w:t>
      </w:r>
      <w:r>
        <w:rPr>
          <w:rFonts w:hint="eastAsia" w:ascii="仿宋" w:hAnsi="仿宋" w:eastAsia="仿宋" w:cs="仿宋"/>
          <w:b/>
          <w:bCs/>
          <w:color w:val="000000" w:themeColor="text1"/>
          <w:lang w:val="zh-TW" w:eastAsia="zh-TW"/>
          <w14:textFill>
            <w14:solidFill>
              <w14:schemeClr w14:val="tx1"/>
            </w14:solidFill>
          </w14:textFill>
        </w:rPr>
        <w:t>发课程说明</w:t>
      </w:r>
    </w:p>
    <w:p>
      <w:pPr>
        <w:pStyle w:val="4"/>
        <w:spacing w:line="360" w:lineRule="auto"/>
        <w:rPr>
          <w:rFonts w:ascii="仿宋" w:hAnsi="仿宋" w:eastAsia="仿宋" w:cs="仿宋"/>
          <w:color w:val="000000" w:themeColor="text1"/>
          <w14:textFill>
            <w14:solidFill>
              <w14:schemeClr w14:val="tx1"/>
            </w14:solidFill>
          </w14:textFill>
        </w:rPr>
      </w:pPr>
      <w:r>
        <w:rPr>
          <w:rFonts w:hint="eastAsia" w:ascii="仿宋" w:hAnsi="仿宋" w:eastAsia="仿宋" w:cs="仿宋"/>
          <w:color w:val="000000" w:themeColor="text1"/>
          <w:lang w:val="zh-TW"/>
          <w14:textFill>
            <w14:solidFill>
              <w14:schemeClr w14:val="tx1"/>
            </w14:solidFill>
          </w14:textFill>
        </w:rPr>
        <w:t>1</w:t>
      </w:r>
      <w:r>
        <w:rPr>
          <w:rFonts w:ascii="仿宋" w:hAnsi="仿宋" w:eastAsia="仿宋" w:cs="仿宋"/>
          <w:color w:val="000000" w:themeColor="text1"/>
          <w:lang w:val="zh-TW" w:eastAsia="zh-TW"/>
          <w14:textFill>
            <w14:solidFill>
              <w14:schemeClr w14:val="tx1"/>
            </w14:solidFill>
          </w14:textFill>
        </w:rPr>
        <w:t>.2.1</w:t>
      </w:r>
      <w:r>
        <w:rPr>
          <w:rFonts w:ascii="仿宋" w:hAnsi="仿宋" w:eastAsia="仿宋" w:cs="仿宋"/>
          <w:color w:val="000000" w:themeColor="text1"/>
          <w:lang w:eastAsia="zh-TW"/>
          <w14:textFill>
            <w14:solidFill>
              <w14:schemeClr w14:val="tx1"/>
            </w14:solidFill>
          </w14:textFill>
        </w:rPr>
        <w:t xml:space="preserve"> </w:t>
      </w:r>
      <w:r>
        <w:rPr>
          <w:rFonts w:hint="eastAsia" w:ascii="仿宋" w:hAnsi="仿宋" w:eastAsia="仿宋" w:cs="仿宋"/>
          <w:color w:val="000000" w:themeColor="text1"/>
          <w:lang w:eastAsia="zh-Hans"/>
          <w14:textFill>
            <w14:solidFill>
              <w14:schemeClr w14:val="tx1"/>
            </w14:solidFill>
          </w14:textFill>
        </w:rPr>
        <w:t>甲方基于</w:t>
      </w:r>
      <w:r>
        <w:rPr>
          <w:rFonts w:hint="eastAsia" w:ascii="仿宋" w:hAnsi="仿宋" w:eastAsia="仿宋" w:cs="仿宋"/>
          <w:color w:val="000000" w:themeColor="text1"/>
          <w14:textFill>
            <w14:solidFill>
              <w14:schemeClr w14:val="tx1"/>
            </w14:solidFill>
          </w14:textFill>
        </w:rPr>
        <w:t>乙方</w:t>
      </w:r>
      <w:r>
        <w:rPr>
          <w:rFonts w:hint="eastAsia" w:ascii="仿宋" w:hAnsi="仿宋" w:eastAsia="仿宋" w:cs="仿宋"/>
          <w:color w:val="000000" w:themeColor="text1"/>
          <w:lang w:eastAsia="zh-Hans"/>
          <w14:textFill>
            <w14:solidFill>
              <w14:schemeClr w14:val="tx1"/>
            </w14:solidFill>
          </w14:textFill>
        </w:rPr>
        <w:t>的</w:t>
      </w:r>
      <w:r>
        <w:rPr>
          <w:rFonts w:hint="eastAsia" w:ascii="仿宋" w:hAnsi="仿宋" w:eastAsia="仿宋" w:cs="仿宋"/>
          <w:color w:val="000000" w:themeColor="text1"/>
          <w14:textFill>
            <w14:solidFill>
              <w14:schemeClr w14:val="tx1"/>
            </w14:solidFill>
          </w14:textFill>
        </w:rPr>
        <w:t>过往经验和专业领域、课程，为乙方提供精准定位和</w:t>
      </w:r>
      <w:r>
        <w:rPr>
          <w:rFonts w:hint="eastAsia" w:ascii="仿宋" w:hAnsi="仿宋" w:eastAsia="仿宋" w:cs="仿宋"/>
          <w:color w:val="000000" w:themeColor="text1"/>
          <w:lang w:eastAsia="zh-Hans"/>
          <w14:textFill>
            <w14:solidFill>
              <w14:schemeClr w14:val="tx1"/>
            </w14:solidFill>
          </w14:textFill>
        </w:rPr>
        <w:t>独家</w:t>
      </w:r>
      <w:r>
        <w:rPr>
          <w:rFonts w:ascii="仿宋" w:hAnsi="仿宋" w:eastAsia="仿宋" w:cs="仿宋"/>
          <w:color w:val="000000" w:themeColor="text1"/>
          <w14:textFill>
            <w14:solidFill>
              <w14:schemeClr w14:val="tx1"/>
            </w14:solidFill>
          </w14:textFill>
        </w:rPr>
        <w:t>课程</w:t>
      </w:r>
      <w:r>
        <w:rPr>
          <w:rFonts w:hint="eastAsia" w:ascii="仿宋" w:hAnsi="仿宋" w:eastAsia="仿宋" w:cs="仿宋"/>
          <w:color w:val="000000" w:themeColor="text1"/>
          <w:lang w:eastAsia="zh-Hans"/>
          <w14:textFill>
            <w14:solidFill>
              <w14:schemeClr w14:val="tx1"/>
            </w14:solidFill>
          </w14:textFill>
        </w:rPr>
        <w:t>打造</w:t>
      </w:r>
      <w:r>
        <w:rPr>
          <w:rFonts w:hint="eastAsia" w:ascii="仿宋" w:hAnsi="仿宋" w:eastAsia="仿宋" w:cs="仿宋"/>
          <w:color w:val="000000" w:themeColor="text1"/>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并将</w:t>
      </w:r>
      <w:r>
        <w:rPr>
          <w:rFonts w:hint="eastAsia" w:ascii="仿宋" w:hAnsi="仿宋" w:eastAsia="仿宋" w:cs="仿宋"/>
          <w:color w:val="000000" w:themeColor="text1"/>
          <w14:textFill>
            <w14:solidFill>
              <w14:schemeClr w14:val="tx1"/>
            </w14:solidFill>
          </w14:textFill>
        </w:rPr>
        <w:t>投入</w:t>
      </w:r>
      <w:r>
        <w:rPr>
          <w:rFonts w:hint="eastAsia" w:ascii="仿宋" w:hAnsi="仿宋" w:eastAsia="仿宋" w:cs="仿宋"/>
          <w:color w:val="000000" w:themeColor="text1"/>
          <w:lang w:eastAsia="zh-Hans"/>
          <w14:textFill>
            <w14:solidFill>
              <w14:schemeClr w14:val="tx1"/>
            </w14:solidFill>
          </w14:textFill>
        </w:rPr>
        <w:t>产品经理</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用户资源</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运营资源</w:t>
      </w:r>
      <w:r>
        <w:rPr>
          <w:rFonts w:hint="eastAsia" w:ascii="仿宋" w:hAnsi="仿宋" w:eastAsia="仿宋" w:cs="仿宋"/>
          <w:color w:val="000000" w:themeColor="text1"/>
          <w14:textFill>
            <w14:solidFill>
              <w14:schemeClr w14:val="tx1"/>
            </w14:solidFill>
          </w14:textFill>
        </w:rPr>
        <w:t>与乙方联手进行</w:t>
      </w:r>
      <w:r>
        <w:rPr>
          <w:rFonts w:ascii="仿宋" w:hAnsi="仿宋" w:eastAsia="仿宋" w:cs="仿宋"/>
          <w:color w:val="000000" w:themeColor="text1"/>
          <w14:textFill>
            <w14:solidFill>
              <w14:schemeClr w14:val="tx1"/>
            </w14:solidFill>
          </w14:textFill>
        </w:rPr>
        <w:t>课程</w:t>
      </w:r>
      <w:r>
        <w:rPr>
          <w:rFonts w:hint="eastAsia" w:ascii="仿宋" w:hAnsi="仿宋" w:eastAsia="仿宋" w:cs="仿宋"/>
          <w:color w:val="000000" w:themeColor="text1"/>
          <w:lang w:eastAsia="zh-Hans"/>
          <w14:textFill>
            <w14:solidFill>
              <w14:schemeClr w14:val="tx1"/>
            </w14:solidFill>
          </w14:textFill>
        </w:rPr>
        <w:t>开</w:t>
      </w:r>
      <w:r>
        <w:rPr>
          <w:rFonts w:hint="eastAsia" w:ascii="仿宋" w:hAnsi="仿宋" w:eastAsia="仿宋" w:cs="仿宋"/>
          <w:color w:val="000000" w:themeColor="text1"/>
          <w14:textFill>
            <w14:solidFill>
              <w14:schemeClr w14:val="tx1"/>
            </w14:solidFill>
          </w14:textFill>
        </w:rPr>
        <w:t>发和以课程为基础衍生的其他子项目。</w:t>
      </w:r>
    </w:p>
    <w:p>
      <w:pPr>
        <w:pStyle w:val="4"/>
        <w:spacing w:line="360" w:lineRule="auto"/>
        <w:rPr>
          <w:rFonts w:ascii="仿宋" w:hAnsi="仿宋" w:eastAsia="仿宋" w:cs="仿宋"/>
          <w:b/>
          <w:bCs/>
          <w:color w:val="000000" w:themeColor="text1"/>
          <w:lang w:val="zh-TW" w:eastAsia="zh-TW"/>
          <w14:textFill>
            <w14:solidFill>
              <w14:schemeClr w14:val="tx1"/>
            </w14:solidFill>
          </w14:textFill>
        </w:rPr>
      </w:pPr>
      <w:r>
        <w:rPr>
          <w:rFonts w:hint="eastAsia" w:ascii="仿宋" w:hAnsi="仿宋" w:eastAsia="仿宋" w:cs="仿宋"/>
          <w:color w:val="000000" w:themeColor="text1"/>
          <w14:textFill>
            <w14:solidFill>
              <w14:schemeClr w14:val="tx1"/>
            </w14:solidFill>
          </w14:textFill>
        </w:rPr>
        <w:t>1</w:t>
      </w:r>
      <w:r>
        <w:rPr>
          <w:rFonts w:ascii="仿宋" w:hAnsi="仿宋" w:eastAsia="仿宋" w:cs="仿宋"/>
          <w:color w:val="000000" w:themeColor="text1"/>
          <w14:textFill>
            <w14:solidFill>
              <w14:schemeClr w14:val="tx1"/>
            </w14:solidFill>
          </w14:textFill>
        </w:rPr>
        <w:t>.</w:t>
      </w:r>
      <w:r>
        <w:rPr>
          <w:rFonts w:hint="eastAsia" w:ascii="仿宋" w:hAnsi="仿宋" w:eastAsia="仿宋" w:cs="仿宋"/>
          <w:color w:val="000000" w:themeColor="text1"/>
          <w14:textFill>
            <w14:solidFill>
              <w14:schemeClr w14:val="tx1"/>
            </w14:solidFill>
          </w14:textFill>
        </w:rPr>
        <w:t>2</w:t>
      </w:r>
      <w:r>
        <w:rPr>
          <w:rFonts w:ascii="仿宋" w:hAnsi="仿宋" w:eastAsia="仿宋" w:cs="仿宋"/>
          <w:color w:val="000000" w:themeColor="text1"/>
          <w14:textFill>
            <w14:solidFill>
              <w14:schemeClr w14:val="tx1"/>
            </w14:solidFill>
          </w14:textFill>
        </w:rPr>
        <w:t xml:space="preserve">.2 </w:t>
      </w:r>
      <w:r>
        <w:rPr>
          <w:rFonts w:hint="eastAsia" w:ascii="仿宋" w:hAnsi="仿宋" w:eastAsia="仿宋" w:cs="仿宋"/>
          <w:color w:val="000000" w:themeColor="text1"/>
          <w14:textFill>
            <w14:solidFill>
              <w14:schemeClr w14:val="tx1"/>
            </w14:solidFill>
          </w14:textFill>
        </w:rPr>
        <w:t>乙方基于</w:t>
      </w:r>
      <w:r>
        <w:rPr>
          <w:rFonts w:hint="eastAsia" w:ascii="仿宋" w:hAnsi="仿宋" w:eastAsia="仿宋" w:cs="仿宋"/>
          <w:color w:val="000000" w:themeColor="text1"/>
          <w:lang w:eastAsia="zh-Hans"/>
          <w14:textFill>
            <w14:solidFill>
              <w14:schemeClr w14:val="tx1"/>
            </w14:solidFill>
          </w14:textFill>
        </w:rPr>
        <w:t>双方</w:t>
      </w:r>
      <w:r>
        <w:rPr>
          <w:rFonts w:hint="eastAsia" w:ascii="仿宋" w:hAnsi="仿宋" w:eastAsia="仿宋" w:cs="仿宋"/>
          <w:color w:val="000000" w:themeColor="text1"/>
          <w14:textFill>
            <w14:solidFill>
              <w14:schemeClr w14:val="tx1"/>
            </w14:solidFill>
          </w14:textFill>
        </w:rPr>
        <w:t>确定</w:t>
      </w:r>
      <w:r>
        <w:rPr>
          <w:rFonts w:hint="eastAsia" w:ascii="仿宋" w:hAnsi="仿宋" w:eastAsia="仿宋" w:cs="仿宋"/>
          <w:color w:val="000000" w:themeColor="text1"/>
          <w:lang w:eastAsia="zh-Hans"/>
          <w14:textFill>
            <w14:solidFill>
              <w14:schemeClr w14:val="tx1"/>
            </w14:solidFill>
          </w14:textFill>
        </w:rPr>
        <w:t>开</w:t>
      </w:r>
      <w:r>
        <w:rPr>
          <w:rFonts w:hint="eastAsia" w:ascii="仿宋" w:hAnsi="仿宋" w:eastAsia="仿宋" w:cs="仿宋"/>
          <w:color w:val="000000" w:themeColor="text1"/>
          <w14:textFill>
            <w14:solidFill>
              <w14:schemeClr w14:val="tx1"/>
            </w14:solidFill>
          </w14:textFill>
        </w:rPr>
        <w:t>发的</w:t>
      </w:r>
      <w:r>
        <w:rPr>
          <w:rFonts w:ascii="仿宋" w:hAnsi="仿宋" w:eastAsia="仿宋" w:cs="仿宋"/>
          <w:color w:val="000000" w:themeColor="text1"/>
          <w14:textFill>
            <w14:solidFill>
              <w14:schemeClr w14:val="tx1"/>
            </w14:solidFill>
          </w14:textFill>
        </w:rPr>
        <w:t>课程</w:t>
      </w:r>
      <w:r>
        <w:rPr>
          <w:rFonts w:hint="eastAsia" w:ascii="仿宋" w:hAnsi="仿宋" w:eastAsia="仿宋" w:cs="仿宋"/>
          <w:color w:val="000000" w:themeColor="text1"/>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为</w:t>
      </w:r>
      <w:r>
        <w:rPr>
          <w:rFonts w:hint="eastAsia" w:ascii="仿宋" w:hAnsi="仿宋" w:eastAsia="仿宋" w:cs="仿宋"/>
          <w:color w:val="000000" w:themeColor="text1"/>
          <w14:textFill>
            <w14:solidFill>
              <w14:schemeClr w14:val="tx1"/>
            </w14:solidFill>
          </w14:textFill>
        </w:rPr>
        <w:t>甲方的科学创业知识</w:t>
      </w:r>
      <w:r>
        <w:rPr>
          <w:rFonts w:hint="eastAsia" w:ascii="仿宋" w:hAnsi="仿宋" w:eastAsia="仿宋" w:cs="仿宋"/>
          <w:color w:val="000000" w:themeColor="text1"/>
          <w:lang w:eastAsia="zh-Hans"/>
          <w14:textFill>
            <w14:solidFill>
              <w14:schemeClr w14:val="tx1"/>
            </w14:solidFill>
          </w14:textFill>
        </w:rPr>
        <w:t>体系</w:t>
      </w:r>
      <w:r>
        <w:rPr>
          <w:rFonts w:hint="eastAsia" w:ascii="仿宋" w:hAnsi="仿宋" w:eastAsia="仿宋" w:cs="仿宋"/>
          <w:color w:val="000000" w:themeColor="text1"/>
          <w14:textFill>
            <w14:solidFill>
              <w14:schemeClr w14:val="tx1"/>
            </w14:solidFill>
          </w14:textFill>
        </w:rPr>
        <w:t>以及学友</w:t>
      </w:r>
      <w:r>
        <w:rPr>
          <w:rFonts w:hint="eastAsia" w:ascii="仿宋" w:hAnsi="仿宋" w:eastAsia="仿宋" w:cs="仿宋"/>
          <w:color w:val="000000" w:themeColor="text1"/>
          <w:lang w:eastAsia="zh-Hans"/>
          <w14:textFill>
            <w14:solidFill>
              <w14:schemeClr w14:val="tx1"/>
            </w14:solidFill>
          </w14:textFill>
        </w:rPr>
        <w:t>实践应用需求</w:t>
      </w:r>
      <w:r>
        <w:rPr>
          <w:rFonts w:hint="eastAsia" w:ascii="仿宋" w:hAnsi="仿宋" w:eastAsia="仿宋" w:cs="仿宋"/>
          <w:color w:val="000000" w:themeColor="text1"/>
          <w14:textFill>
            <w14:solidFill>
              <w14:schemeClr w14:val="tx1"/>
            </w14:solidFill>
          </w14:textFill>
        </w:rPr>
        <w:t>，进行课程</w:t>
      </w:r>
      <w:r>
        <w:rPr>
          <w:rFonts w:hint="eastAsia" w:ascii="仿宋" w:hAnsi="仿宋" w:eastAsia="仿宋" w:cs="仿宋"/>
          <w:color w:val="000000" w:themeColor="text1"/>
          <w:lang w:eastAsia="zh-Hans"/>
          <w14:textFill>
            <w14:solidFill>
              <w14:schemeClr w14:val="tx1"/>
            </w14:solidFill>
          </w14:textFill>
        </w:rPr>
        <w:t>定制</w:t>
      </w:r>
      <w:r>
        <w:rPr>
          <w:rFonts w:hint="eastAsia" w:ascii="仿宋" w:hAnsi="仿宋" w:eastAsia="仿宋" w:cs="仿宋"/>
          <w:color w:val="000000" w:themeColor="text1"/>
          <w14:textFill>
            <w14:solidFill>
              <w14:schemeClr w14:val="tx1"/>
            </w14:solidFill>
          </w14:textFill>
        </w:rPr>
        <w:t>开发与</w:t>
      </w:r>
      <w:r>
        <w:rPr>
          <w:rFonts w:hint="eastAsia" w:ascii="仿宋" w:hAnsi="仿宋" w:eastAsia="仿宋" w:cs="仿宋"/>
          <w:color w:val="000000" w:themeColor="text1"/>
          <w:lang w:eastAsia="zh-Hans"/>
          <w14:textFill>
            <w14:solidFill>
              <w14:schemeClr w14:val="tx1"/>
            </w14:solidFill>
          </w14:textFill>
        </w:rPr>
        <w:t>长期迭代管理</w:t>
      </w:r>
      <w:r>
        <w:rPr>
          <w:rFonts w:hint="eastAsia" w:ascii="仿宋" w:hAnsi="仿宋" w:eastAsia="仿宋" w:cs="仿宋"/>
          <w:color w:val="000000" w:themeColor="text1"/>
          <w14:textFill>
            <w14:solidFill>
              <w14:schemeClr w14:val="tx1"/>
            </w14:solidFill>
          </w14:textFill>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color w:val="000000" w:themeColor="text1"/>
          <w:lang w:val="zh-TW" w:eastAsia="zh-TW"/>
          <w14:textFill>
            <w14:solidFill>
              <w14:schemeClr w14:val="tx1"/>
            </w14:solidFill>
          </w14:textFill>
        </w:rPr>
      </w:pPr>
      <w:r>
        <w:rPr>
          <w:rFonts w:hint="eastAsia" w:ascii="仿宋" w:hAnsi="仿宋" w:eastAsia="仿宋" w:cs="仿宋"/>
          <w:b/>
          <w:bCs/>
          <w:color w:val="000000" w:themeColor="text1"/>
          <w:lang w:val="zh-TW"/>
          <w14:textFill>
            <w14:solidFill>
              <w14:schemeClr w14:val="tx1"/>
            </w14:solidFill>
          </w14:textFill>
        </w:rPr>
        <w:t>1</w:t>
      </w:r>
      <w:r>
        <w:rPr>
          <w:rFonts w:ascii="仿宋" w:hAnsi="仿宋" w:eastAsia="仿宋" w:cs="仿宋"/>
          <w:b/>
          <w:bCs/>
          <w:color w:val="000000" w:themeColor="text1"/>
          <w:lang w:val="zh-TW" w:eastAsia="zh-TW"/>
          <w14:textFill>
            <w14:solidFill>
              <w14:schemeClr w14:val="tx1"/>
            </w14:solidFill>
          </w14:textFill>
        </w:rPr>
        <w:t xml:space="preserve">.3 </w:t>
      </w:r>
      <w:r>
        <w:rPr>
          <w:rFonts w:ascii="仿宋" w:hAnsi="仿宋" w:eastAsia="仿宋" w:cs="仿宋"/>
          <w:b/>
          <w:bCs/>
          <w:color w:val="000000" w:themeColor="text1"/>
          <w:lang w:eastAsia="zh-TW"/>
          <w14:textFill>
            <w14:solidFill>
              <w14:schemeClr w14:val="tx1"/>
            </w14:solidFill>
          </w14:textFill>
        </w:rPr>
        <w:t>课程</w:t>
      </w:r>
      <w:r>
        <w:rPr>
          <w:rFonts w:hint="eastAsia" w:ascii="仿宋" w:hAnsi="仿宋" w:eastAsia="仿宋" w:cs="仿宋"/>
          <w:b/>
          <w:bCs/>
          <w:color w:val="000000" w:themeColor="text1"/>
          <w:lang w:eastAsia="zh-Hans"/>
          <w14:textFill>
            <w14:solidFill>
              <w14:schemeClr w14:val="tx1"/>
            </w14:solidFill>
          </w14:textFill>
        </w:rPr>
        <w:t>联合</w:t>
      </w:r>
      <w:r>
        <w:rPr>
          <w:rFonts w:hint="eastAsia" w:ascii="仿宋" w:hAnsi="仿宋" w:eastAsia="仿宋" w:cs="仿宋"/>
          <w:b/>
          <w:bCs/>
          <w:color w:val="000000" w:themeColor="text1"/>
          <w:lang w:val="zh-TW" w:eastAsia="zh-TW"/>
          <w14:textFill>
            <w14:solidFill>
              <w14:schemeClr w14:val="tx1"/>
            </w14:solidFill>
          </w14:textFill>
        </w:rPr>
        <w:t>经营说明</w:t>
      </w:r>
    </w:p>
    <w:p>
      <w:pPr>
        <w:pStyle w:val="4"/>
        <w:spacing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14:textFill>
            <w14:solidFill>
              <w14:schemeClr w14:val="tx1"/>
            </w14:solidFill>
          </w14:textFill>
        </w:rPr>
        <w:t>课程</w:t>
      </w:r>
      <w:r>
        <w:rPr>
          <w:rFonts w:hint="eastAsia" w:ascii="仿宋" w:hAnsi="仿宋" w:eastAsia="仿宋" w:cs="仿宋"/>
          <w:color w:val="000000" w:themeColor="text1"/>
          <w:lang w:eastAsia="zh-Hans"/>
          <w14:textFill>
            <w14:solidFill>
              <w14:schemeClr w14:val="tx1"/>
            </w14:solidFill>
          </w14:textFill>
        </w:rPr>
        <w:t>联合</w:t>
      </w:r>
      <w:r>
        <w:rPr>
          <w:rFonts w:hint="eastAsia" w:ascii="仿宋" w:hAnsi="仿宋" w:eastAsia="仿宋" w:cs="仿宋"/>
          <w:color w:val="000000" w:themeColor="text1"/>
          <w14:textFill>
            <w14:solidFill>
              <w14:schemeClr w14:val="tx1"/>
            </w14:solidFill>
          </w14:textFill>
        </w:rPr>
        <w:t>经营指的是甲乙双方</w:t>
      </w:r>
      <w:r>
        <w:rPr>
          <w:rFonts w:hint="eastAsia" w:ascii="仿宋" w:hAnsi="仿宋" w:eastAsia="仿宋" w:cs="仿宋"/>
          <w:color w:val="000000" w:themeColor="text1"/>
          <w:lang w:eastAsia="zh-Hans"/>
          <w14:textFill>
            <w14:solidFill>
              <w14:schemeClr w14:val="tx1"/>
            </w14:solidFill>
          </w14:textFill>
        </w:rPr>
        <w:t>就该</w:t>
      </w:r>
      <w:r>
        <w:rPr>
          <w:rFonts w:ascii="仿宋" w:hAnsi="仿宋" w:eastAsia="仿宋" w:cs="仿宋"/>
          <w:color w:val="000000" w:themeColor="text1"/>
          <w:lang w:eastAsia="zh-Hans"/>
          <w14:textFill>
            <w14:solidFill>
              <w14:schemeClr w14:val="tx1"/>
            </w14:solidFill>
          </w14:textFill>
        </w:rPr>
        <w:t>课程</w:t>
      </w:r>
      <w:r>
        <w:rPr>
          <w:rFonts w:hint="eastAsia" w:ascii="仿宋" w:hAnsi="仿宋" w:eastAsia="仿宋" w:cs="仿宋"/>
          <w:color w:val="000000" w:themeColor="text1"/>
          <w:lang w:eastAsia="zh-Hans"/>
          <w14:textFill>
            <w14:solidFill>
              <w14:schemeClr w14:val="tx1"/>
            </w14:solidFill>
          </w14:textFill>
        </w:rPr>
        <w:t>的经营发展需求</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共同投入品牌和</w:t>
      </w:r>
      <w:r>
        <w:rPr>
          <w:rFonts w:ascii="仿宋" w:hAnsi="仿宋" w:eastAsia="仿宋" w:cs="仿宋"/>
          <w:color w:val="000000" w:themeColor="text1"/>
          <w:lang w:eastAsia="zh-Hans"/>
          <w14:textFill>
            <w14:solidFill>
              <w14:schemeClr w14:val="tx1"/>
            </w14:solidFill>
          </w14:textFill>
        </w:rPr>
        <w:t>IP、</w:t>
      </w:r>
      <w:r>
        <w:rPr>
          <w:rFonts w:hint="eastAsia" w:ascii="仿宋" w:hAnsi="仿宋" w:eastAsia="仿宋" w:cs="仿宋"/>
          <w:color w:val="000000" w:themeColor="text1"/>
          <w:lang w:eastAsia="zh-Hans"/>
          <w14:textFill>
            <w14:solidFill>
              <w14:schemeClr w14:val="tx1"/>
            </w14:solidFill>
          </w14:textFill>
        </w:rPr>
        <w:t>市场资源</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渠道资源</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时间精力和必要性资金</w:t>
      </w:r>
      <w:r>
        <w:rPr>
          <w:rFonts w:ascii="仿宋" w:hAnsi="仿宋" w:eastAsia="仿宋" w:cs="仿宋"/>
          <w:color w:val="000000" w:themeColor="text1"/>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其中</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甲方主要负责产品开发和管理</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市场化持续经营运作</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乙方主要负责专业内容研发和认证讲师培养</w:t>
      </w:r>
      <w:r>
        <w:rPr>
          <w:rFonts w:ascii="仿宋" w:hAnsi="仿宋" w:eastAsia="仿宋" w:cs="仿宋"/>
          <w:color w:val="000000" w:themeColor="text1"/>
          <w:lang w:eastAsia="zh-Hans"/>
          <w14:textFill>
            <w14:solidFill>
              <w14:schemeClr w14:val="tx1"/>
            </w14:solidFill>
          </w14:textFill>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color w:val="000000" w:themeColor="text1"/>
          <w:lang w:eastAsia="zh-Hans"/>
          <w14:textFill>
            <w14:solidFill>
              <w14:schemeClr w14:val="tx1"/>
            </w14:solidFill>
          </w14:textFill>
        </w:rPr>
      </w:pPr>
      <w:r>
        <w:rPr>
          <w:rFonts w:ascii="仿宋" w:hAnsi="仿宋" w:eastAsia="仿宋" w:cs="仿宋"/>
          <w:b/>
          <w:bCs/>
          <w:color w:val="000000" w:themeColor="text1"/>
          <w14:textFill>
            <w14:solidFill>
              <w14:schemeClr w14:val="tx1"/>
            </w14:solidFill>
          </w14:textFill>
        </w:rPr>
        <w:t>1.4  合作期限</w:t>
      </w:r>
      <w:r>
        <w:rPr>
          <w:rFonts w:hint="eastAsia" w:ascii="仿宋" w:hAnsi="仿宋" w:eastAsia="仿宋" w:cs="仿宋"/>
          <w:b/>
          <w:bCs/>
          <w:color w:val="000000" w:themeColor="text1"/>
          <w:lang w:eastAsia="zh-Hans"/>
          <w14:textFill>
            <w14:solidFill>
              <w14:schemeClr w14:val="tx1"/>
            </w14:solidFill>
          </w14:textFill>
        </w:rPr>
        <w:t>说明</w:t>
      </w:r>
    </w:p>
    <w:p>
      <w:pPr>
        <w:pStyle w:val="4"/>
        <w:numPr>
          <w:ilvl w:val="255"/>
          <w:numId w:val="0"/>
        </w:numPr>
        <w:spacing w:before="0" w:line="360" w:lineRule="auto"/>
        <w:rPr>
          <w:rFonts w:ascii="仿宋" w:hAnsi="仿宋" w:eastAsia="仿宋" w:cs="仿宋"/>
          <w:color w:val="000000" w:themeColor="text1"/>
          <w:lang w:eastAsia="zh-Hans"/>
          <w14:textFill>
            <w14:solidFill>
              <w14:schemeClr w14:val="tx1"/>
            </w14:solidFill>
          </w14:textFill>
        </w:rPr>
      </w:pPr>
      <w:r>
        <w:rPr>
          <w:rFonts w:ascii="仿宋" w:hAnsi="仿宋" w:eastAsia="仿宋" w:cs="仿宋"/>
          <w:color w:val="000000" w:themeColor="text1"/>
          <w:lang w:eastAsia="zh-Hans"/>
          <w14:textFill>
            <w14:solidFill>
              <w14:schemeClr w14:val="tx1"/>
            </w14:solidFill>
          </w14:textFill>
        </w:rPr>
        <w:t>1</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4</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 xml:space="preserve">1 </w:t>
      </w:r>
      <w:r>
        <w:rPr>
          <w:rFonts w:hint="eastAsia" w:ascii="仿宋" w:hAnsi="仿宋" w:eastAsia="仿宋" w:cs="仿宋"/>
          <w:color w:val="000000" w:themeColor="text1"/>
          <w:lang w:eastAsia="zh-Hans"/>
          <w14:textFill>
            <w14:solidFill>
              <w14:schemeClr w14:val="tx1"/>
            </w14:solidFill>
          </w14:textFill>
        </w:rPr>
        <w:t>本协议合作期限自</w:t>
      </w:r>
      <w:r>
        <w:rPr>
          <w:rFonts w:ascii="仿宋" w:hAnsi="仿宋" w:eastAsia="仿宋" w:cs="仿宋"/>
          <w:color w:val="000000" w:themeColor="text1"/>
          <w:lang w:eastAsia="zh-Hans"/>
          <w14:textFill>
            <w14:solidFill>
              <w14:schemeClr w14:val="tx1"/>
            </w14:solidFill>
          </w14:textFill>
        </w:rPr>
        <w:t>【2023】</w:t>
      </w:r>
      <w:r>
        <w:rPr>
          <w:rFonts w:hint="eastAsia" w:ascii="仿宋" w:hAnsi="仿宋" w:eastAsia="仿宋" w:cs="仿宋"/>
          <w:color w:val="000000" w:themeColor="text1"/>
          <w:lang w:eastAsia="zh-Hans"/>
          <w14:textFill>
            <w14:solidFill>
              <w14:schemeClr w14:val="tx1"/>
            </w14:solidFill>
          </w14:textFill>
        </w:rPr>
        <w:t>年</w:t>
      </w:r>
      <w:r>
        <w:rPr>
          <w:rFonts w:ascii="仿宋" w:hAnsi="仿宋" w:eastAsia="仿宋" w:cs="仿宋"/>
          <w:color w:val="000000" w:themeColor="text1"/>
          <w:lang w:eastAsia="zh-Hans"/>
          <w14:textFill>
            <w14:solidFill>
              <w14:schemeClr w14:val="tx1"/>
            </w14:solidFill>
          </w14:textFill>
        </w:rPr>
        <w:t>【1】</w:t>
      </w:r>
      <w:r>
        <w:rPr>
          <w:rFonts w:hint="eastAsia" w:ascii="仿宋" w:hAnsi="仿宋" w:eastAsia="仿宋" w:cs="仿宋"/>
          <w:color w:val="000000" w:themeColor="text1"/>
          <w:lang w:eastAsia="zh-Hans"/>
          <w14:textFill>
            <w14:solidFill>
              <w14:schemeClr w14:val="tx1"/>
            </w14:solidFill>
          </w14:textFill>
        </w:rPr>
        <w:t>月</w:t>
      </w:r>
      <w:r>
        <w:rPr>
          <w:rFonts w:ascii="仿宋" w:hAnsi="仿宋" w:eastAsia="仿宋" w:cs="仿宋"/>
          <w:color w:val="000000" w:themeColor="text1"/>
          <w:lang w:eastAsia="zh-Hans"/>
          <w14:textFill>
            <w14:solidFill>
              <w14:schemeClr w14:val="tx1"/>
            </w14:solidFill>
          </w14:textFill>
        </w:rPr>
        <w:t>【1】</w:t>
      </w:r>
      <w:r>
        <w:rPr>
          <w:rFonts w:hint="eastAsia" w:ascii="仿宋" w:hAnsi="仿宋" w:eastAsia="仿宋" w:cs="仿宋"/>
          <w:color w:val="000000" w:themeColor="text1"/>
          <w:lang w:eastAsia="zh-Hans"/>
          <w14:textFill>
            <w14:solidFill>
              <w14:schemeClr w14:val="tx1"/>
            </w14:solidFill>
          </w14:textFill>
        </w:rPr>
        <w:t>日至</w:t>
      </w:r>
      <w:r>
        <w:rPr>
          <w:rFonts w:ascii="仿宋" w:hAnsi="仿宋" w:eastAsia="仿宋" w:cs="仿宋"/>
          <w:color w:val="000000" w:themeColor="text1"/>
          <w:lang w:eastAsia="zh-Hans"/>
          <w14:textFill>
            <w14:solidFill>
              <w14:schemeClr w14:val="tx1"/>
            </w14:solidFill>
          </w14:textFill>
        </w:rPr>
        <w:t>【202</w:t>
      </w:r>
      <w:ins w:id="14" w:author="Poppy Liu" w:date="2024-05-11T14:07:00Z">
        <w:r>
          <w:rPr>
            <w:rFonts w:hint="eastAsia" w:ascii="仿宋" w:hAnsi="仿宋" w:eastAsia="仿宋" w:cs="仿宋"/>
            <w:color w:val="000000" w:themeColor="text1"/>
            <w14:textFill>
              <w14:solidFill>
                <w14:schemeClr w14:val="tx1"/>
              </w14:solidFill>
            </w14:textFill>
          </w:rPr>
          <w:t>3</w:t>
        </w:r>
      </w:ins>
      <w:del w:id="15" w:author="Poppy Liu" w:date="2024-05-11T14:07:00Z">
        <w:r>
          <w:rPr>
            <w:rFonts w:ascii="仿宋" w:hAnsi="仿宋" w:eastAsia="仿宋" w:cs="仿宋"/>
            <w:color w:val="000000" w:themeColor="text1"/>
            <w:lang w:eastAsia="zh-Hans"/>
            <w14:textFill>
              <w14:solidFill>
                <w14:schemeClr w14:val="tx1"/>
              </w14:solidFill>
            </w14:textFill>
          </w:rPr>
          <w:delText>6</w:delText>
        </w:r>
      </w:del>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年</w:t>
      </w:r>
      <w:r>
        <w:rPr>
          <w:rFonts w:ascii="仿宋" w:hAnsi="仿宋" w:eastAsia="仿宋" w:cs="仿宋"/>
          <w:color w:val="000000" w:themeColor="text1"/>
          <w:lang w:eastAsia="zh-Hans"/>
          <w14:textFill>
            <w14:solidFill>
              <w14:schemeClr w14:val="tx1"/>
            </w14:solidFill>
          </w14:textFill>
        </w:rPr>
        <w:t>【1</w:t>
      </w:r>
      <w:ins w:id="16" w:author="Poppy Liu" w:date="2024-05-11T14:07:00Z">
        <w:r>
          <w:rPr>
            <w:rFonts w:hint="eastAsia" w:ascii="仿宋" w:hAnsi="仿宋" w:eastAsia="仿宋" w:cs="仿宋"/>
            <w:color w:val="000000" w:themeColor="text1"/>
            <w14:textFill>
              <w14:solidFill>
                <w14:schemeClr w14:val="tx1"/>
              </w14:solidFill>
            </w14:textFill>
          </w:rPr>
          <w:t>2</w:t>
        </w:r>
      </w:ins>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月</w:t>
      </w:r>
      <w:r>
        <w:rPr>
          <w:rFonts w:ascii="仿宋" w:hAnsi="仿宋" w:eastAsia="仿宋" w:cs="仿宋"/>
          <w:color w:val="000000" w:themeColor="text1"/>
          <w:lang w:eastAsia="zh-Hans"/>
          <w14:textFill>
            <w14:solidFill>
              <w14:schemeClr w14:val="tx1"/>
            </w14:solidFill>
          </w14:textFill>
        </w:rPr>
        <w:t>【</w:t>
      </w:r>
      <w:ins w:id="17" w:author="Poppy Liu" w:date="2024-05-11T14:07:00Z">
        <w:r>
          <w:rPr>
            <w:rFonts w:hint="eastAsia" w:ascii="仿宋" w:hAnsi="仿宋" w:eastAsia="仿宋" w:cs="仿宋"/>
            <w:color w:val="000000" w:themeColor="text1"/>
            <w14:textFill>
              <w14:solidFill>
                <w14:schemeClr w14:val="tx1"/>
              </w14:solidFill>
            </w14:textFill>
          </w:rPr>
          <w:t>3</w:t>
        </w:r>
      </w:ins>
      <w:r>
        <w:rPr>
          <w:rFonts w:ascii="仿宋" w:hAnsi="仿宋" w:eastAsia="仿宋" w:cs="仿宋"/>
          <w:color w:val="000000" w:themeColor="text1"/>
          <w:lang w:eastAsia="zh-Hans"/>
          <w14:textFill>
            <w14:solidFill>
              <w14:schemeClr w14:val="tx1"/>
            </w14:solidFill>
          </w14:textFill>
        </w:rPr>
        <w:t>1】</w:t>
      </w:r>
      <w:r>
        <w:rPr>
          <w:rFonts w:hint="eastAsia" w:ascii="仿宋" w:hAnsi="仿宋" w:eastAsia="仿宋" w:cs="仿宋"/>
          <w:color w:val="000000" w:themeColor="text1"/>
          <w:lang w:eastAsia="zh-Hans"/>
          <w14:textFill>
            <w14:solidFill>
              <w14:schemeClr w14:val="tx1"/>
            </w14:solidFill>
          </w14:textFill>
        </w:rPr>
        <w:t>日止</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共计</w:t>
      </w:r>
      <w:r>
        <w:rPr>
          <w:rFonts w:ascii="仿宋" w:hAnsi="仿宋" w:eastAsia="仿宋" w:cs="仿宋"/>
          <w:color w:val="000000" w:themeColor="text1"/>
          <w:lang w:eastAsia="zh-Hans"/>
          <w14:textFill>
            <w14:solidFill>
              <w14:schemeClr w14:val="tx1"/>
            </w14:solidFill>
          </w14:textFill>
        </w:rPr>
        <w:t>【</w:t>
      </w:r>
      <w:ins w:id="18" w:author="Poppy Liu" w:date="2024-05-11T14:07:00Z">
        <w:r>
          <w:rPr>
            <w:rFonts w:hint="eastAsia" w:ascii="仿宋" w:hAnsi="仿宋" w:eastAsia="仿宋" w:cs="仿宋"/>
            <w:color w:val="000000" w:themeColor="text1"/>
            <w14:textFill>
              <w14:solidFill>
                <w14:schemeClr w14:val="tx1"/>
              </w14:solidFill>
            </w14:textFill>
          </w:rPr>
          <w:t>1</w:t>
        </w:r>
      </w:ins>
      <w:del w:id="19" w:author="Poppy Liu" w:date="2024-05-11T14:07:00Z">
        <w:r>
          <w:rPr>
            <w:rFonts w:ascii="仿宋" w:hAnsi="仿宋" w:eastAsia="仿宋" w:cs="仿宋"/>
            <w:color w:val="000000" w:themeColor="text1"/>
            <w:lang w:eastAsia="zh-Hans"/>
            <w14:textFill>
              <w14:solidFill>
                <w14:schemeClr w14:val="tx1"/>
              </w14:solidFill>
            </w14:textFill>
          </w:rPr>
          <w:delText>3</w:delText>
        </w:r>
      </w:del>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年</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甲乙双方任何一方可在合作期间最后一年</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最后一年以</w:t>
      </w:r>
      <w:r>
        <w:rPr>
          <w:rFonts w:ascii="仿宋" w:hAnsi="仿宋" w:eastAsia="仿宋" w:cs="仿宋"/>
          <w:color w:val="000000" w:themeColor="text1"/>
          <w:lang w:eastAsia="zh-Hans"/>
          <w14:textFill>
            <w14:solidFill>
              <w14:schemeClr w14:val="tx1"/>
            </w14:solidFill>
          </w14:textFill>
        </w:rPr>
        <w:t>12</w:t>
      </w:r>
      <w:r>
        <w:rPr>
          <w:rFonts w:hint="eastAsia" w:ascii="仿宋" w:hAnsi="仿宋" w:eastAsia="仿宋" w:cs="仿宋"/>
          <w:color w:val="000000" w:themeColor="text1"/>
          <w:lang w:eastAsia="zh-Hans"/>
          <w14:textFill>
            <w14:solidFill>
              <w14:schemeClr w14:val="tx1"/>
            </w14:solidFill>
          </w14:textFill>
        </w:rPr>
        <w:t>个月计</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的第</w:t>
      </w:r>
      <w:r>
        <w:rPr>
          <w:rFonts w:ascii="仿宋" w:hAnsi="仿宋" w:eastAsia="仿宋" w:cs="仿宋"/>
          <w:color w:val="000000" w:themeColor="text1"/>
          <w:lang w:eastAsia="zh-Hans"/>
          <w14:textFill>
            <w14:solidFill>
              <w14:schemeClr w14:val="tx1"/>
            </w14:solidFill>
          </w14:textFill>
        </w:rPr>
        <w:t>6</w:t>
      </w:r>
      <w:r>
        <w:rPr>
          <w:rFonts w:hint="eastAsia" w:ascii="仿宋" w:hAnsi="仿宋" w:eastAsia="仿宋" w:cs="仿宋"/>
          <w:color w:val="000000" w:themeColor="text1"/>
          <w:lang w:eastAsia="zh-Hans"/>
          <w14:textFill>
            <w14:solidFill>
              <w14:schemeClr w14:val="tx1"/>
            </w14:solidFill>
          </w14:textFill>
        </w:rPr>
        <w:t>个月至第</w:t>
      </w:r>
      <w:r>
        <w:rPr>
          <w:rFonts w:ascii="仿宋" w:hAnsi="仿宋" w:eastAsia="仿宋" w:cs="仿宋"/>
          <w:color w:val="000000" w:themeColor="text1"/>
          <w:lang w:eastAsia="zh-Hans"/>
          <w14:textFill>
            <w14:solidFill>
              <w14:schemeClr w14:val="tx1"/>
            </w14:solidFill>
          </w14:textFill>
        </w:rPr>
        <w:t>8</w:t>
      </w:r>
      <w:r>
        <w:rPr>
          <w:rFonts w:hint="eastAsia" w:ascii="仿宋" w:hAnsi="仿宋" w:eastAsia="仿宋" w:cs="仿宋"/>
          <w:color w:val="000000" w:themeColor="text1"/>
          <w:lang w:eastAsia="zh-Hans"/>
          <w14:textFill>
            <w14:solidFill>
              <w14:schemeClr w14:val="tx1"/>
            </w14:solidFill>
          </w14:textFill>
        </w:rPr>
        <w:t>个月间向对方发出不再续签的书面通知</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若未有通知</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则本协议自动续约</w:t>
      </w:r>
      <w:r>
        <w:rPr>
          <w:rFonts w:ascii="仿宋" w:hAnsi="仿宋" w:eastAsia="仿宋" w:cs="仿宋"/>
          <w:color w:val="000000" w:themeColor="text1"/>
          <w:lang w:eastAsia="zh-Hans"/>
          <w14:textFill>
            <w14:solidFill>
              <w14:schemeClr w14:val="tx1"/>
            </w14:solidFill>
          </w14:textFill>
        </w:rPr>
        <w:t>【3】</w:t>
      </w:r>
      <w:r>
        <w:rPr>
          <w:rFonts w:hint="eastAsia" w:ascii="仿宋" w:hAnsi="仿宋" w:eastAsia="仿宋" w:cs="仿宋"/>
          <w:color w:val="000000" w:themeColor="text1"/>
          <w:lang w:eastAsia="zh-Hans"/>
          <w14:textFill>
            <w14:solidFill>
              <w14:schemeClr w14:val="tx1"/>
            </w14:solidFill>
          </w14:textFill>
        </w:rPr>
        <w:t>年</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续约后合作期限届满时再次续约的期限和流程</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以此类推</w:t>
      </w:r>
      <w:r>
        <w:rPr>
          <w:rFonts w:ascii="仿宋" w:hAnsi="仿宋" w:eastAsia="仿宋" w:cs="仿宋"/>
          <w:color w:val="000000" w:themeColor="text1"/>
          <w:lang w:eastAsia="zh-Hans"/>
          <w14:textFill>
            <w14:solidFill>
              <w14:schemeClr w14:val="tx1"/>
            </w14:solidFill>
          </w14:textFill>
        </w:rPr>
        <w:t>。</w:t>
      </w:r>
    </w:p>
    <w:p>
      <w:pPr>
        <w:pStyle w:val="4"/>
        <w:numPr>
          <w:ilvl w:val="255"/>
          <w:numId w:val="0"/>
        </w:numPr>
        <w:spacing w:line="360" w:lineRule="auto"/>
        <w:rPr>
          <w:rFonts w:ascii="仿宋" w:hAnsi="仿宋" w:eastAsia="仿宋" w:cs="仿宋"/>
          <w:color w:val="000000" w:themeColor="text1"/>
          <w:lang w:eastAsia="zh-Hans"/>
          <w14:textFill>
            <w14:solidFill>
              <w14:schemeClr w14:val="tx1"/>
            </w14:solidFill>
          </w14:textFill>
        </w:rPr>
      </w:pPr>
      <w:r>
        <w:rPr>
          <w:rFonts w:ascii="仿宋" w:hAnsi="仿宋" w:eastAsia="仿宋" w:cs="仿宋"/>
          <w:color w:val="000000" w:themeColor="text1"/>
          <w:lang w:eastAsia="zh-Hans"/>
          <w14:textFill>
            <w14:solidFill>
              <w14:schemeClr w14:val="tx1"/>
            </w14:solidFill>
          </w14:textFill>
        </w:rPr>
        <w:t>1</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4</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 xml:space="preserve">2 </w:t>
      </w:r>
      <w:r>
        <w:rPr>
          <w:rFonts w:hint="eastAsia" w:ascii="仿宋" w:hAnsi="仿宋" w:eastAsia="仿宋" w:cs="仿宋"/>
          <w:color w:val="000000" w:themeColor="text1"/>
          <w:lang w:eastAsia="zh-Hans"/>
          <w14:textFill>
            <w14:solidFill>
              <w14:schemeClr w14:val="tx1"/>
            </w14:solidFill>
          </w14:textFill>
        </w:rPr>
        <w:t>若乙方拟合作期限届满后</w:t>
      </w:r>
      <w:r>
        <w:rPr>
          <w:rFonts w:ascii="仿宋" w:hAnsi="仿宋" w:eastAsia="仿宋" w:cs="仿宋"/>
          <w:color w:val="000000" w:themeColor="text1"/>
          <w:lang w:eastAsia="zh-Hans"/>
          <w14:textFill>
            <w14:solidFill>
              <w14:schemeClr w14:val="tx1"/>
            </w14:solidFill>
          </w14:textFill>
        </w:rPr>
        <w:t>【1】</w:t>
      </w:r>
      <w:r>
        <w:rPr>
          <w:rFonts w:hint="eastAsia" w:ascii="仿宋" w:hAnsi="仿宋" w:eastAsia="仿宋" w:cs="仿宋"/>
          <w:color w:val="000000" w:themeColor="text1"/>
          <w:lang w:eastAsia="zh-Hans"/>
          <w14:textFill>
            <w14:solidFill>
              <w14:schemeClr w14:val="tx1"/>
            </w14:solidFill>
          </w14:textFill>
        </w:rPr>
        <w:t>年内与第三方建立与本合同相同或类似之合作关系</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甲方在匹配核心条款的情况下</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有权要求乙方优先与甲方续约</w:t>
      </w:r>
      <w:r>
        <w:rPr>
          <w:rFonts w:ascii="仿宋" w:hAnsi="仿宋" w:eastAsia="仿宋" w:cs="仿宋"/>
          <w:color w:val="000000" w:themeColor="text1"/>
          <w:lang w:eastAsia="zh-Hans"/>
          <w14:textFill>
            <w14:solidFill>
              <w14:schemeClr w14:val="tx1"/>
            </w14:solidFill>
          </w14:textFill>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lang w:eastAsia="zh-Hans"/>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b/>
          <w:bCs/>
          <w:color w:val="000000" w:themeColor="text1"/>
          <w14:textFill>
            <w14:solidFill>
              <w14:schemeClr w14:val="tx1"/>
            </w14:solidFill>
          </w14:textFill>
        </w:rPr>
      </w:pPr>
      <w:r>
        <w:rPr>
          <w:rFonts w:ascii="仿宋" w:hAnsi="仿宋" w:eastAsia="仿宋" w:cs="仿宋"/>
          <w:b/>
          <w:bCs/>
          <w:color w:val="000000" w:themeColor="text1"/>
          <w14:textFill>
            <w14:solidFill>
              <w14:schemeClr w14:val="tx1"/>
            </w14:solidFill>
          </w14:textFill>
        </w:rPr>
        <w:t xml:space="preserve">1.5 </w:t>
      </w:r>
      <w:r>
        <w:rPr>
          <w:rFonts w:hint="eastAsia" w:ascii="仿宋" w:hAnsi="仿宋" w:eastAsia="仿宋" w:cs="仿宋"/>
          <w:b/>
          <w:bCs/>
          <w:color w:val="000000" w:themeColor="text1"/>
          <w14:textFill>
            <w14:solidFill>
              <w14:schemeClr w14:val="tx1"/>
            </w14:solidFill>
          </w14:textFill>
        </w:rPr>
        <w:t>独家</w:t>
      </w:r>
      <w:r>
        <w:rPr>
          <w:rFonts w:ascii="仿宋" w:hAnsi="仿宋" w:eastAsia="仿宋" w:cs="仿宋"/>
          <w:b/>
          <w:bCs/>
          <w:color w:val="000000" w:themeColor="text1"/>
          <w:lang w:eastAsia="zh-Hans"/>
          <w14:textFill>
            <w14:solidFill>
              <w14:schemeClr w14:val="tx1"/>
            </w14:solidFill>
          </w14:textFill>
        </w:rPr>
        <w:t>课程</w:t>
      </w:r>
      <w:r>
        <w:rPr>
          <w:rFonts w:hint="eastAsia" w:ascii="仿宋" w:hAnsi="仿宋" w:eastAsia="仿宋" w:cs="仿宋"/>
          <w:b/>
          <w:bCs/>
          <w:color w:val="000000" w:themeColor="text1"/>
          <w14:textFill>
            <w14:solidFill>
              <w14:schemeClr w14:val="tx1"/>
            </w14:solidFill>
          </w14:textFill>
        </w:rPr>
        <w:t>专享服务</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firstLineChars="200"/>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为</w:t>
      </w:r>
      <w:r>
        <w:rPr>
          <w:rFonts w:hint="eastAsia" w:ascii="仿宋" w:hAnsi="仿宋" w:eastAsia="仿宋" w:cs="仿宋"/>
          <w:color w:val="000000" w:themeColor="text1"/>
          <w:lang w:val="zh-TW" w:eastAsia="zh-TW"/>
          <w14:textFill>
            <w14:solidFill>
              <w14:schemeClr w14:val="tx1"/>
            </w14:solidFill>
          </w14:textFill>
        </w:rPr>
        <w:t>独家</w:t>
      </w:r>
      <w:r>
        <w:rPr>
          <w:rFonts w:ascii="仿宋" w:hAnsi="仿宋" w:eastAsia="仿宋" w:cs="仿宋"/>
          <w:color w:val="000000" w:themeColor="text1"/>
          <w:lang w:eastAsia="zh-TW"/>
          <w14:textFill>
            <w14:solidFill>
              <w14:schemeClr w14:val="tx1"/>
            </w14:solidFill>
          </w14:textFill>
        </w:rPr>
        <w:t>课程</w:t>
      </w:r>
      <w:r>
        <w:rPr>
          <w:rFonts w:hint="eastAsia" w:ascii="仿宋" w:hAnsi="仿宋" w:eastAsia="仿宋" w:cs="仿宋"/>
          <w:color w:val="000000" w:themeColor="text1"/>
          <w:lang w:eastAsia="zh-Hans"/>
          <w14:textFill>
            <w14:solidFill>
              <w14:schemeClr w14:val="tx1"/>
            </w14:solidFill>
          </w14:textFill>
        </w:rPr>
        <w:t>能</w:t>
      </w:r>
      <w:r>
        <w:rPr>
          <w:rFonts w:ascii="仿宋" w:hAnsi="仿宋" w:eastAsia="仿宋" w:cs="仿宋"/>
          <w:color w:val="000000" w:themeColor="text1"/>
          <w:lang w:val="zh-TW" w:eastAsia="zh-TW"/>
          <w14:textFill>
            <w14:solidFill>
              <w14:schemeClr w14:val="tx1"/>
            </w14:solidFill>
          </w14:textFill>
        </w:rPr>
        <w:t>健康可持续发展，高维学堂将投入人力、</w:t>
      </w:r>
      <w:r>
        <w:rPr>
          <w:rFonts w:hint="eastAsia" w:ascii="仿宋" w:hAnsi="仿宋" w:eastAsia="仿宋" w:cs="仿宋"/>
          <w:color w:val="000000" w:themeColor="text1"/>
          <w:lang w:eastAsia="zh-Hans"/>
          <w14:textFill>
            <w14:solidFill>
              <w14:schemeClr w14:val="tx1"/>
            </w14:solidFill>
          </w14:textFill>
        </w:rPr>
        <w:t>品牌</w:t>
      </w:r>
      <w:r>
        <w:rPr>
          <w:rFonts w:ascii="仿宋" w:hAnsi="仿宋" w:eastAsia="仿宋" w:cs="仿宋"/>
          <w:color w:val="000000" w:themeColor="text1"/>
          <w:lang w:val="zh-TW" w:eastAsia="zh-TW"/>
          <w14:textFill>
            <w14:solidFill>
              <w14:schemeClr w14:val="tx1"/>
            </w14:solidFill>
          </w14:textFill>
        </w:rPr>
        <w:t>、经费及</w:t>
      </w:r>
      <w:r>
        <w:rPr>
          <w:rFonts w:hint="eastAsia" w:ascii="仿宋" w:hAnsi="仿宋" w:eastAsia="仿宋" w:cs="仿宋"/>
          <w:color w:val="000000" w:themeColor="text1"/>
          <w:lang w:eastAsia="zh-Hans"/>
          <w14:textFill>
            <w14:solidFill>
              <w14:schemeClr w14:val="tx1"/>
            </w14:solidFill>
          </w14:textFill>
        </w:rPr>
        <w:t>内外部</w:t>
      </w:r>
      <w:r>
        <w:rPr>
          <w:rFonts w:ascii="仿宋" w:hAnsi="仿宋" w:eastAsia="仿宋" w:cs="仿宋"/>
          <w:color w:val="000000" w:themeColor="text1"/>
          <w:lang w:val="zh-TW" w:eastAsia="zh-TW"/>
          <w14:textFill>
            <w14:solidFill>
              <w14:schemeClr w14:val="tx1"/>
            </w14:solidFill>
          </w14:textFill>
        </w:rPr>
        <w:t>资源为</w:t>
      </w:r>
      <w:r>
        <w:rPr>
          <w:rFonts w:ascii="仿宋" w:hAnsi="仿宋" w:eastAsia="仿宋" w:cs="仿宋"/>
          <w:color w:val="000000" w:themeColor="text1"/>
          <w:lang w:eastAsia="zh-TW"/>
          <w14:textFill>
            <w14:solidFill>
              <w14:schemeClr w14:val="tx1"/>
            </w14:solidFill>
          </w14:textFill>
        </w:rPr>
        <w:t>课程</w:t>
      </w:r>
      <w:r>
        <w:rPr>
          <w:rFonts w:ascii="仿宋" w:hAnsi="仿宋" w:eastAsia="仿宋" w:cs="仿宋"/>
          <w:color w:val="000000" w:themeColor="text1"/>
          <w:lang w:val="zh-TW" w:eastAsia="zh-TW"/>
          <w14:textFill>
            <w14:solidFill>
              <w14:schemeClr w14:val="tx1"/>
            </w14:solidFill>
          </w14:textFill>
        </w:rPr>
        <w:t>和</w:t>
      </w:r>
      <w:r>
        <w:rPr>
          <w:rFonts w:hint="eastAsia" w:ascii="仿宋" w:hAnsi="仿宋" w:eastAsia="仿宋" w:cs="仿宋"/>
          <w:color w:val="000000" w:themeColor="text1"/>
          <w:lang w:val="zh-TW" w:eastAsia="zh-TW"/>
          <w14:textFill>
            <w14:solidFill>
              <w14:schemeClr w14:val="tx1"/>
            </w14:solidFill>
          </w14:textFill>
        </w:rPr>
        <w:t>乙方导师</w:t>
      </w:r>
      <w:r>
        <w:rPr>
          <w:rFonts w:ascii="仿宋" w:hAnsi="仿宋" w:eastAsia="仿宋" w:cs="仿宋"/>
          <w:color w:val="000000" w:themeColor="text1"/>
          <w:lang w:val="zh-TW" w:eastAsia="zh-TW"/>
          <w14:textFill>
            <w14:solidFill>
              <w14:schemeClr w14:val="tx1"/>
            </w14:solidFill>
          </w14:textFill>
        </w:rPr>
        <w:t>提供以下</w:t>
      </w:r>
      <w:r>
        <w:rPr>
          <w:rFonts w:hint="eastAsia" w:ascii="仿宋" w:hAnsi="仿宋" w:eastAsia="仿宋" w:cs="仿宋"/>
          <w:color w:val="000000" w:themeColor="text1"/>
          <w:lang w:eastAsia="zh-Hans"/>
          <w14:textFill>
            <w14:solidFill>
              <w14:schemeClr w14:val="tx1"/>
            </w14:solidFill>
          </w14:textFill>
        </w:rPr>
        <w:t>专享</w:t>
      </w:r>
      <w:r>
        <w:rPr>
          <w:rFonts w:ascii="仿宋" w:hAnsi="仿宋" w:eastAsia="仿宋" w:cs="仿宋"/>
          <w:color w:val="000000" w:themeColor="text1"/>
          <w:lang w:val="zh-TW" w:eastAsia="zh-TW"/>
          <w14:textFill>
            <w14:solidFill>
              <w14:schemeClr w14:val="tx1"/>
            </w14:solidFill>
          </w14:textFill>
        </w:rPr>
        <w:t>服务：</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14:textFill>
            <w14:solidFill>
              <w14:schemeClr w14:val="tx1"/>
            </w14:solidFill>
          </w14:textFill>
        </w:rPr>
        <w:t>1.5.1 「</w:t>
      </w:r>
      <w:r>
        <w:rPr>
          <w:rFonts w:hint="eastAsia" w:ascii="仿宋" w:hAnsi="仿宋" w:eastAsia="仿宋" w:cs="仿宋"/>
          <w:color w:val="000000" w:themeColor="text1"/>
          <w:lang w:eastAsia="zh-Hans"/>
          <w14:textFill>
            <w14:solidFill>
              <w14:schemeClr w14:val="tx1"/>
            </w14:solidFill>
          </w14:textFill>
        </w:rPr>
        <w:t>持续迭代服务支持</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val="zh-TW" w:eastAsia="zh-TW"/>
          <w14:textFill>
            <w14:solidFill>
              <w14:schemeClr w14:val="tx1"/>
            </w14:solidFill>
          </w14:textFill>
        </w:rPr>
        <w:t>：甲方</w:t>
      </w:r>
      <w:r>
        <w:rPr>
          <w:rFonts w:ascii="仿宋" w:hAnsi="仿宋" w:eastAsia="仿宋" w:cs="仿宋"/>
          <w:color w:val="000000" w:themeColor="text1"/>
          <w:lang w:val="zh-TW" w:eastAsia="zh-TW"/>
          <w14:textFill>
            <w14:solidFill>
              <w14:schemeClr w14:val="tx1"/>
            </w14:solidFill>
          </w14:textFill>
        </w:rPr>
        <w:t>协同</w:t>
      </w:r>
      <w:r>
        <w:rPr>
          <w:rFonts w:hint="eastAsia" w:ascii="仿宋" w:hAnsi="仿宋" w:eastAsia="仿宋" w:cs="仿宋"/>
          <w:color w:val="000000" w:themeColor="text1"/>
          <w:lang w:val="zh-TW" w:eastAsia="zh-TW"/>
          <w14:textFill>
            <w14:solidFill>
              <w14:schemeClr w14:val="tx1"/>
            </w14:solidFill>
          </w14:textFill>
        </w:rPr>
        <w:t>乙方</w:t>
      </w:r>
      <w:r>
        <w:rPr>
          <w:rFonts w:ascii="仿宋" w:hAnsi="仿宋" w:eastAsia="仿宋" w:cs="仿宋"/>
          <w:color w:val="000000" w:themeColor="text1"/>
          <w:lang w:val="zh-TW" w:eastAsia="zh-TW"/>
          <w14:textFill>
            <w14:solidFill>
              <w14:schemeClr w14:val="tx1"/>
            </w14:solidFill>
          </w14:textFill>
        </w:rPr>
        <w:t>保持课程持续研发与迭代，以保证课程产品在该</w:t>
      </w:r>
      <w:r>
        <w:rPr>
          <w:rFonts w:ascii="仿宋" w:hAnsi="仿宋" w:eastAsia="仿宋" w:cs="仿宋"/>
          <w:color w:val="000000" w:themeColor="text1"/>
          <w:lang w:eastAsia="zh-TW"/>
          <w14:textFill>
            <w14:solidFill>
              <w14:schemeClr w14:val="tx1"/>
            </w14:solidFill>
          </w14:textFill>
        </w:rPr>
        <w:t>课程</w:t>
      </w:r>
      <w:r>
        <w:rPr>
          <w:rFonts w:ascii="仿宋" w:hAnsi="仿宋" w:eastAsia="仿宋" w:cs="仿宋"/>
          <w:color w:val="000000" w:themeColor="text1"/>
          <w:lang w:val="zh-TW" w:eastAsia="zh-TW"/>
          <w14:textFill>
            <w14:solidFill>
              <w14:schemeClr w14:val="tx1"/>
            </w14:solidFill>
          </w14:textFill>
        </w:rPr>
        <w:t>领域内的持续领先性，共同进行的课程</w:t>
      </w:r>
      <w:r>
        <w:rPr>
          <w:rFonts w:hint="eastAsia" w:ascii="仿宋" w:hAnsi="仿宋" w:eastAsia="仿宋" w:cs="仿宋"/>
          <w:color w:val="000000" w:themeColor="text1"/>
          <w:lang w:eastAsia="zh-Hans"/>
          <w14:textFill>
            <w14:solidFill>
              <w14:schemeClr w14:val="tx1"/>
            </w14:solidFill>
          </w14:textFill>
        </w:rPr>
        <w:t>开发</w:t>
      </w:r>
      <w:r>
        <w:rPr>
          <w:rFonts w:ascii="仿宋" w:hAnsi="仿宋" w:eastAsia="仿宋" w:cs="仿宋"/>
          <w:color w:val="000000" w:themeColor="text1"/>
          <w:lang w:val="zh-TW" w:eastAsia="zh-TW"/>
          <w14:textFill>
            <w14:solidFill>
              <w14:schemeClr w14:val="tx1"/>
            </w14:solidFill>
          </w14:textFill>
        </w:rPr>
        <w:t>任务</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提供</w:t>
      </w:r>
      <w:r>
        <w:rPr>
          <w:rFonts w:ascii="仿宋" w:hAnsi="仿宋" w:eastAsia="仿宋" w:cs="仿宋"/>
          <w:color w:val="000000" w:themeColor="text1"/>
          <w:lang w:val="zh-TW" w:eastAsia="zh-TW"/>
          <w14:textFill>
            <w14:solidFill>
              <w14:schemeClr w14:val="tx1"/>
            </w14:solidFill>
          </w14:textFill>
        </w:rPr>
        <w:t>包括但不限于课程定位测试与改名、课程结构梳理升级、课程内容调整迭代、课堂教学</w:t>
      </w:r>
      <w:r>
        <w:rPr>
          <w:rFonts w:hint="eastAsia" w:ascii="仿宋" w:hAnsi="仿宋" w:eastAsia="仿宋" w:cs="仿宋"/>
          <w:color w:val="000000" w:themeColor="text1"/>
          <w:lang w:eastAsia="zh-Hans"/>
          <w14:textFill>
            <w14:solidFill>
              <w14:schemeClr w14:val="tx1"/>
            </w14:solidFill>
          </w14:textFill>
        </w:rPr>
        <w:t>设计</w:t>
      </w:r>
      <w:r>
        <w:rPr>
          <w:rFonts w:ascii="仿宋" w:hAnsi="仿宋" w:eastAsia="仿宋" w:cs="仿宋"/>
          <w:color w:val="000000" w:themeColor="text1"/>
          <w:lang w:val="zh-TW" w:eastAsia="zh-TW"/>
          <w14:textFill>
            <w14:solidFill>
              <w14:schemeClr w14:val="tx1"/>
            </w14:solidFill>
          </w14:textFill>
        </w:rPr>
        <w:t>优化</w:t>
      </w:r>
      <w:r>
        <w:rPr>
          <w:rFonts w:hint="eastAsia" w:ascii="仿宋" w:hAnsi="仿宋" w:eastAsia="仿宋" w:cs="仿宋"/>
          <w:color w:val="000000" w:themeColor="text1"/>
          <w:lang w:eastAsia="zh-Hans"/>
          <w14:textFill>
            <w14:solidFill>
              <w14:schemeClr w14:val="tx1"/>
            </w14:solidFill>
          </w14:textFill>
        </w:rPr>
        <w:t>的支持</w:t>
      </w:r>
      <w:r>
        <w:rPr>
          <w:rFonts w:ascii="仿宋" w:hAnsi="仿宋" w:eastAsia="仿宋" w:cs="仿宋"/>
          <w:color w:val="000000" w:themeColor="text1"/>
          <w:lang w:val="zh-TW" w:eastAsia="zh-TW"/>
          <w14:textFill>
            <w14:solidFill>
              <w14:schemeClr w14:val="tx1"/>
            </w14:solidFill>
          </w14:textFill>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1</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5</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专业配套产品支持</w:t>
      </w:r>
      <w:r>
        <w:rPr>
          <w:rFonts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甲方</w:t>
      </w:r>
      <w:r>
        <w:rPr>
          <w:rFonts w:hint="eastAsia" w:ascii="仿宋" w:hAnsi="仿宋" w:eastAsia="仿宋" w:cs="仿宋"/>
          <w:color w:val="000000" w:themeColor="text1"/>
          <w:lang w:eastAsia="zh-Hans"/>
          <w14:textFill>
            <w14:solidFill>
              <w14:schemeClr w14:val="tx1"/>
            </w14:solidFill>
          </w14:textFill>
        </w:rPr>
        <w:t>将</w:t>
      </w:r>
      <w:r>
        <w:rPr>
          <w:rFonts w:ascii="仿宋" w:hAnsi="仿宋" w:eastAsia="仿宋" w:cs="仿宋"/>
          <w:color w:val="000000" w:themeColor="text1"/>
          <w:lang w:val="zh-TW" w:eastAsia="zh-TW"/>
          <w14:textFill>
            <w14:solidFill>
              <w14:schemeClr w14:val="tx1"/>
            </w14:solidFill>
          </w14:textFill>
        </w:rPr>
        <w:t>根据该课程的发展进度和教学需求，开发教学案例、知识地图、知识卡片、预复习资料、落地手册、随堂测试题、课堂教具等课程专业配套产品。</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val="zh-TW"/>
          <w14:textFill>
            <w14:solidFill>
              <w14:schemeClr w14:val="tx1"/>
            </w14:solidFill>
          </w14:textFill>
        </w:rPr>
        <w:t>1</w:t>
      </w:r>
      <w:r>
        <w:rPr>
          <w:rFonts w:hint="default" w:ascii="仿宋" w:hAnsi="仿宋" w:eastAsia="仿宋" w:cs="仿宋"/>
          <w:color w:val="000000" w:themeColor="text1"/>
          <w:sz w:val="24"/>
          <w:szCs w:val="24"/>
          <w:lang w:val="zh-TW" w:eastAsia="zh-TW"/>
          <w14:textFill>
            <w14:solidFill>
              <w14:schemeClr w14:val="tx1"/>
            </w14:solidFill>
          </w14:textFill>
        </w:rPr>
        <w:t>.</w:t>
      </w:r>
      <w:r>
        <w:rPr>
          <w:rFonts w:hint="default" w:ascii="仿宋" w:hAnsi="仿宋" w:eastAsia="仿宋" w:cs="仿宋"/>
          <w:color w:val="000000" w:themeColor="text1"/>
          <w:sz w:val="24"/>
          <w:szCs w:val="24"/>
          <w:lang w:eastAsia="zh-TW"/>
          <w14:textFill>
            <w14:solidFill>
              <w14:schemeClr w14:val="tx1"/>
            </w14:solidFill>
          </w14:textFill>
        </w:rPr>
        <w:t>5</w:t>
      </w:r>
      <w:r>
        <w:rPr>
          <w:rFonts w:hint="default" w:ascii="仿宋" w:hAnsi="仿宋" w:eastAsia="仿宋" w:cs="仿宋"/>
          <w:color w:val="000000" w:themeColor="text1"/>
          <w:sz w:val="24"/>
          <w:szCs w:val="24"/>
          <w:lang w:val="zh-TW" w:eastAsia="zh-TW"/>
          <w14:textFill>
            <w14:solidFill>
              <w14:schemeClr w14:val="tx1"/>
            </w14:solidFill>
          </w14:textFill>
        </w:rPr>
        <w:t>.</w:t>
      </w:r>
      <w:r>
        <w:rPr>
          <w:rFonts w:hint="default" w:ascii="仿宋" w:hAnsi="仿宋" w:eastAsia="仿宋" w:cs="仿宋"/>
          <w:color w:val="000000" w:themeColor="text1"/>
          <w:sz w:val="24"/>
          <w:szCs w:val="24"/>
          <w:lang w:eastAsia="zh-TW"/>
          <w14:textFill>
            <w14:solidFill>
              <w14:schemeClr w14:val="tx1"/>
            </w14:solidFill>
          </w14:textFill>
        </w:rPr>
        <w:t>3</w:t>
      </w:r>
      <w:r>
        <w:rPr>
          <w:rFonts w:hint="default" w:ascii="仿宋" w:hAnsi="仿宋" w:eastAsia="仿宋" w:cs="仿宋"/>
          <w:color w:val="000000" w:themeColor="text1"/>
          <w:sz w:val="24"/>
          <w:szCs w:val="24"/>
          <w:lang w:val="zh-TW" w:eastAsia="zh-TW"/>
          <w14:textFill>
            <w14:solidFill>
              <w14:schemeClr w14:val="tx1"/>
            </w14:solidFill>
          </w14:textFill>
        </w:rPr>
        <w:t xml:space="preserve"> </w:t>
      </w:r>
      <w:r>
        <w:rPr>
          <w:rFonts w:hint="default" w:ascii="仿宋" w:hAnsi="仿宋" w:eastAsia="仿宋" w:cs="仿宋"/>
          <w:color w:val="000000" w:themeColor="text1"/>
          <w:sz w:val="24"/>
          <w:szCs w:val="24"/>
          <w:lang w:eastAsia="zh-TW"/>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学友连接支持</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甲方为乙方建立与高成长学友企业的连接与合作</w:t>
      </w:r>
      <w:r>
        <w:rPr>
          <w:rFonts w:ascii="仿宋" w:hAnsi="仿宋" w:eastAsia="仿宋" w:cs="仿宋"/>
          <w:color w:val="000000" w:themeColor="text1"/>
          <w:sz w:val="24"/>
          <w:szCs w:val="24"/>
          <w:lang w:eastAsia="zh-TW"/>
          <w14:textFill>
            <w14:solidFill>
              <w14:schemeClr w14:val="tx1"/>
            </w14:solidFill>
          </w14:textFill>
        </w:rPr>
        <w:t>，</w:t>
      </w:r>
      <w:r>
        <w:rPr>
          <w:rFonts w:ascii="仿宋" w:hAnsi="仿宋" w:eastAsia="仿宋" w:cs="仿宋"/>
          <w:color w:val="000000" w:themeColor="text1"/>
          <w:sz w:val="24"/>
          <w:szCs w:val="24"/>
          <w:lang w:val="zh-TW"/>
          <w14:textFill>
            <w14:solidFill>
              <w14:schemeClr w14:val="tx1"/>
            </w14:solidFill>
          </w14:textFill>
        </w:rPr>
        <w:t>甲方</w:t>
      </w:r>
      <w:r>
        <w:rPr>
          <w:rFonts w:ascii="仿宋" w:hAnsi="仿宋" w:eastAsia="仿宋" w:cs="仿宋"/>
          <w:color w:val="000000" w:themeColor="text1"/>
          <w:sz w:val="24"/>
          <w:szCs w:val="24"/>
          <w:lang w:eastAsia="zh-Hans"/>
          <w14:textFill>
            <w14:solidFill>
              <w14:schemeClr w14:val="tx1"/>
            </w14:solidFill>
          </w14:textFill>
        </w:rPr>
        <w:t>将</w:t>
      </w:r>
      <w:r>
        <w:rPr>
          <w:rFonts w:ascii="仿宋" w:hAnsi="仿宋" w:eastAsia="仿宋" w:cs="仿宋"/>
          <w:color w:val="000000" w:themeColor="text1"/>
          <w:sz w:val="24"/>
          <w:szCs w:val="24"/>
          <w:lang w:val="zh-TW" w:eastAsia="zh-TW"/>
          <w14:textFill>
            <w14:solidFill>
              <w14:schemeClr w14:val="tx1"/>
            </w14:solidFill>
          </w14:textFill>
        </w:rPr>
        <w:t>从</w:t>
      </w:r>
      <w:r>
        <w:rPr>
          <w:rFonts w:hint="default" w:ascii="仿宋" w:hAnsi="仿宋" w:eastAsia="仿宋" w:cs="仿宋"/>
          <w:color w:val="000000" w:themeColor="text1"/>
          <w:sz w:val="24"/>
          <w:szCs w:val="24"/>
          <w:lang w:val="zh-TW" w:eastAsia="zh-TW"/>
          <w14:textFill>
            <w14:solidFill>
              <w14:schemeClr w14:val="tx1"/>
            </w14:solidFill>
          </w14:textFill>
        </w:rPr>
        <w:t>10000多家学友企业中，</w:t>
      </w:r>
      <w:r>
        <w:rPr>
          <w:rFonts w:ascii="仿宋" w:hAnsi="仿宋" w:eastAsia="仿宋" w:cs="仿宋"/>
          <w:color w:val="000000" w:themeColor="text1"/>
          <w:kern w:val="0"/>
          <w:sz w:val="24"/>
          <w:szCs w:val="24"/>
          <w:lang w:val="zh-TW" w:eastAsia="zh-TW"/>
          <w14:textFill>
            <w14:solidFill>
              <w14:schemeClr w14:val="tx1"/>
            </w14:solidFill>
          </w14:textFill>
        </w:rPr>
        <w:t>为乙方</w:t>
      </w:r>
      <w:r>
        <w:rPr>
          <w:rFonts w:ascii="仿宋" w:hAnsi="仿宋" w:eastAsia="仿宋" w:cs="仿宋"/>
          <w:color w:val="000000" w:themeColor="text1"/>
          <w:sz w:val="24"/>
          <w:szCs w:val="24"/>
          <w:lang w:val="zh-TW" w:eastAsia="zh-TW"/>
          <w14:textFill>
            <w14:solidFill>
              <w14:schemeClr w14:val="tx1"/>
            </w14:solidFill>
          </w14:textFill>
        </w:rPr>
        <w:t>匹配</w:t>
      </w:r>
      <w:r>
        <w:rPr>
          <w:rFonts w:ascii="仿宋" w:hAnsi="仿宋" w:eastAsia="仿宋" w:cs="仿宋"/>
          <w:color w:val="000000" w:themeColor="text1"/>
          <w:kern w:val="0"/>
          <w:sz w:val="24"/>
          <w:szCs w:val="24"/>
          <w:lang w:val="zh-TW" w:eastAsia="zh-TW"/>
          <w14:textFill>
            <w14:solidFill>
              <w14:schemeClr w14:val="tx1"/>
            </w14:solidFill>
          </w14:textFill>
        </w:rPr>
        <w:t>推荐服务兼具高成长性和品牌势能的优质学友企业。</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kern w:val="2"/>
          <w:lang w:val="zh-TW" w:eastAsia="zh-TW"/>
          <w14:textFill>
            <w14:solidFill>
              <w14:schemeClr w14:val="tx1"/>
            </w14:solidFill>
          </w14:textFill>
        </w:rPr>
        <w:t>1.</w:t>
      </w:r>
      <w:r>
        <w:rPr>
          <w:rFonts w:ascii="仿宋" w:hAnsi="仿宋" w:eastAsia="仿宋" w:cs="仿宋"/>
          <w:color w:val="000000" w:themeColor="text1"/>
          <w:kern w:val="2"/>
          <w:lang w:eastAsia="zh-TW"/>
          <w14:textFill>
            <w14:solidFill>
              <w14:schemeClr w14:val="tx1"/>
            </w14:solidFill>
          </w14:textFill>
        </w:rPr>
        <w:t>5</w:t>
      </w:r>
      <w:r>
        <w:rPr>
          <w:rFonts w:ascii="仿宋" w:hAnsi="仿宋" w:eastAsia="仿宋" w:cs="仿宋"/>
          <w:color w:val="000000" w:themeColor="text1"/>
          <w:kern w:val="2"/>
          <w:lang w:val="zh-TW" w:eastAsia="zh-TW"/>
          <w14:textFill>
            <w14:solidFill>
              <w14:schemeClr w14:val="tx1"/>
            </w14:solidFill>
          </w14:textFill>
        </w:rPr>
        <w:t>.</w:t>
      </w:r>
      <w:r>
        <w:rPr>
          <w:rFonts w:ascii="仿宋" w:hAnsi="仿宋" w:eastAsia="仿宋" w:cs="仿宋"/>
          <w:color w:val="000000" w:themeColor="text1"/>
          <w:kern w:val="2"/>
          <w:lang w:eastAsia="zh-TW"/>
          <w14:textFill>
            <w14:solidFill>
              <w14:schemeClr w14:val="tx1"/>
            </w14:solidFill>
          </w14:textFill>
        </w:rPr>
        <w:t>4</w:t>
      </w:r>
      <w:r>
        <w:rPr>
          <w:rFonts w:ascii="仿宋" w:hAnsi="仿宋" w:eastAsia="仿宋" w:cs="仿宋"/>
          <w:color w:val="000000" w:themeColor="text1"/>
          <w:kern w:val="2"/>
          <w:lang w:val="zh-TW" w:eastAsia="zh-TW"/>
          <w14:textFill>
            <w14:solidFill>
              <w14:schemeClr w14:val="tx1"/>
            </w14:solidFill>
          </w14:textFill>
        </w:rPr>
        <w:t xml:space="preserve"> </w:t>
      </w:r>
      <w:r>
        <w:rPr>
          <w:rFonts w:ascii="仿宋" w:hAnsi="仿宋" w:eastAsia="仿宋" w:cs="仿宋"/>
          <w:color w:val="000000" w:themeColor="text1"/>
          <w:kern w:val="2"/>
          <w:lang w:eastAsia="zh-TW"/>
          <w14:textFill>
            <w14:solidFill>
              <w14:schemeClr w14:val="tx1"/>
            </w14:solidFill>
          </w14:textFill>
        </w:rPr>
        <w:t>「IP</w:t>
      </w:r>
      <w:r>
        <w:rPr>
          <w:rFonts w:hint="eastAsia" w:ascii="仿宋" w:hAnsi="仿宋" w:eastAsia="仿宋" w:cs="仿宋"/>
          <w:color w:val="000000" w:themeColor="text1"/>
          <w:kern w:val="2"/>
          <w:lang w:eastAsia="zh-Hans"/>
          <w14:textFill>
            <w14:solidFill>
              <w14:schemeClr w14:val="tx1"/>
            </w14:solidFill>
          </w14:textFill>
        </w:rPr>
        <w:t>打造支持</w:t>
      </w:r>
      <w:r>
        <w:rPr>
          <w:rFonts w:ascii="仿宋" w:hAnsi="仿宋" w:eastAsia="仿宋" w:cs="仿宋"/>
          <w:color w:val="000000" w:themeColor="text1"/>
          <w:kern w:val="2"/>
          <w:lang w:eastAsia="zh-Hans"/>
          <w14:textFill>
            <w14:solidFill>
              <w14:schemeClr w14:val="tx1"/>
            </w14:solidFill>
          </w14:textFill>
        </w:rPr>
        <w:t>」：</w:t>
      </w:r>
      <w:r>
        <w:rPr>
          <w:rFonts w:hint="eastAsia" w:ascii="仿宋" w:hAnsi="仿宋" w:eastAsia="仿宋" w:cs="仿宋"/>
          <w:color w:val="000000" w:themeColor="text1"/>
          <w:kern w:val="2"/>
          <w:lang w:val="zh-TW" w:eastAsia="zh-TW"/>
          <w14:textFill>
            <w14:solidFill>
              <w14:schemeClr w14:val="tx1"/>
            </w14:solidFill>
          </w14:textFill>
        </w:rPr>
        <w:t>甲方</w:t>
      </w:r>
      <w:r>
        <w:rPr>
          <w:rFonts w:hint="eastAsia" w:ascii="仿宋" w:hAnsi="仿宋" w:eastAsia="仿宋" w:cs="仿宋"/>
          <w:color w:val="000000" w:themeColor="text1"/>
          <w:kern w:val="2"/>
          <w:lang w:eastAsia="zh-Hans"/>
          <w14:textFill>
            <w14:solidFill>
              <w14:schemeClr w14:val="tx1"/>
            </w14:solidFill>
          </w14:textFill>
        </w:rPr>
        <w:t>将适时</w:t>
      </w:r>
      <w:r>
        <w:rPr>
          <w:rFonts w:hint="eastAsia" w:ascii="仿宋" w:hAnsi="仿宋" w:eastAsia="仿宋" w:cs="仿宋"/>
          <w:color w:val="000000" w:themeColor="text1"/>
          <w:kern w:val="2"/>
          <w:lang w:val="zh-TW"/>
          <w14:textFill>
            <w14:solidFill>
              <w14:schemeClr w14:val="tx1"/>
            </w14:solidFill>
          </w14:textFill>
        </w:rPr>
        <w:t>把</w:t>
      </w:r>
      <w:r>
        <w:rPr>
          <w:rFonts w:hint="eastAsia" w:ascii="仿宋" w:hAnsi="仿宋" w:eastAsia="仿宋" w:cs="仿宋"/>
          <w:color w:val="000000" w:themeColor="text1"/>
          <w:kern w:val="2"/>
          <w:lang w:val="zh-TW" w:eastAsia="zh-TW"/>
          <w14:textFill>
            <w14:solidFill>
              <w14:schemeClr w14:val="tx1"/>
            </w14:solidFill>
          </w14:textFill>
        </w:rPr>
        <w:t>乙方推荐到</w:t>
      </w:r>
      <w:r>
        <w:rPr>
          <w:rFonts w:hint="eastAsia" w:ascii="仿宋" w:hAnsi="仿宋" w:eastAsia="仿宋" w:cs="仿宋"/>
          <w:color w:val="000000" w:themeColor="text1"/>
          <w:kern w:val="2"/>
          <w:lang w:eastAsia="zh-Hans"/>
          <w14:textFill>
            <w14:solidFill>
              <w14:schemeClr w14:val="tx1"/>
            </w14:solidFill>
          </w14:textFill>
        </w:rPr>
        <w:t>匹配</w:t>
      </w:r>
      <w:r>
        <w:rPr>
          <w:rFonts w:hint="eastAsia" w:ascii="仿宋" w:hAnsi="仿宋" w:eastAsia="仿宋" w:cs="仿宋"/>
          <w:color w:val="000000" w:themeColor="text1"/>
          <w:kern w:val="2"/>
          <w:lang w:val="zh-TW" w:eastAsia="zh-TW"/>
          <w14:textFill>
            <w14:solidFill>
              <w14:schemeClr w14:val="tx1"/>
            </w14:solidFill>
          </w14:textFill>
        </w:rPr>
        <w:t>的优质</w:t>
      </w:r>
      <w:r>
        <w:rPr>
          <w:rFonts w:hint="eastAsia" w:ascii="仿宋" w:hAnsi="仿宋" w:eastAsia="仿宋" w:cs="仿宋"/>
          <w:color w:val="000000" w:themeColor="text1"/>
          <w:kern w:val="2"/>
          <w:lang w:eastAsia="zh-Hans"/>
          <w14:textFill>
            <w14:solidFill>
              <w14:schemeClr w14:val="tx1"/>
            </w14:solidFill>
          </w14:textFill>
        </w:rPr>
        <w:t>第三方</w:t>
      </w:r>
      <w:r>
        <w:rPr>
          <w:rFonts w:hint="eastAsia" w:ascii="仿宋" w:hAnsi="仿宋" w:eastAsia="仿宋" w:cs="仿宋"/>
          <w:color w:val="000000" w:themeColor="text1"/>
          <w:kern w:val="2"/>
          <w:lang w:val="zh-TW" w:eastAsia="zh-TW"/>
          <w14:textFill>
            <w14:solidFill>
              <w14:schemeClr w14:val="tx1"/>
            </w14:solidFill>
          </w14:textFill>
        </w:rPr>
        <w:t>平台授课，</w:t>
      </w:r>
      <w:r>
        <w:rPr>
          <w:rFonts w:hint="eastAsia" w:ascii="仿宋" w:hAnsi="仿宋" w:eastAsia="仿宋" w:cs="仿宋"/>
          <w:color w:val="000000" w:themeColor="text1"/>
          <w:kern w:val="2"/>
          <w:lang w:eastAsia="zh-Hans"/>
          <w14:textFill>
            <w14:solidFill>
              <w14:schemeClr w14:val="tx1"/>
            </w14:solidFill>
          </w14:textFill>
        </w:rPr>
        <w:t>协助</w:t>
      </w:r>
      <w:r>
        <w:rPr>
          <w:rFonts w:ascii="仿宋" w:hAnsi="仿宋" w:eastAsia="仿宋" w:cs="仿宋"/>
          <w:color w:val="000000" w:themeColor="text1"/>
          <w:lang w:val="zh-TW" w:eastAsia="zh-TW"/>
          <w14:textFill>
            <w14:solidFill>
              <w14:schemeClr w14:val="tx1"/>
            </w14:solidFill>
          </w14:textFill>
        </w:rPr>
        <w:t>对接课程合作事宜，乙方确保课程稳定交付，借</w:t>
      </w:r>
      <w:r>
        <w:rPr>
          <w:rFonts w:hint="eastAsia" w:ascii="仿宋" w:hAnsi="仿宋" w:eastAsia="仿宋" w:cs="仿宋"/>
          <w:color w:val="000000" w:themeColor="text1"/>
          <w:lang w:eastAsia="zh-Hans"/>
          <w14:textFill>
            <w14:solidFill>
              <w14:schemeClr w14:val="tx1"/>
            </w14:solidFill>
          </w14:textFill>
        </w:rPr>
        <w:t>此</w:t>
      </w:r>
      <w:r>
        <w:rPr>
          <w:rFonts w:ascii="仿宋" w:hAnsi="仿宋" w:eastAsia="仿宋" w:cs="仿宋"/>
          <w:color w:val="000000" w:themeColor="text1"/>
          <w:lang w:val="zh-TW" w:eastAsia="zh-TW"/>
          <w14:textFill>
            <w14:solidFill>
              <w14:schemeClr w14:val="tx1"/>
            </w14:solidFill>
          </w14:textFill>
        </w:rPr>
        <w:t>提升</w:t>
      </w:r>
      <w:r>
        <w:rPr>
          <w:rFonts w:hint="eastAsia" w:ascii="仿宋" w:hAnsi="仿宋" w:eastAsia="仿宋" w:cs="仿宋"/>
          <w:color w:val="000000" w:themeColor="text1"/>
          <w:lang w:eastAsia="zh-Hans"/>
          <w14:textFill>
            <w14:solidFill>
              <w14:schemeClr w14:val="tx1"/>
            </w14:solidFill>
          </w14:textFill>
        </w:rPr>
        <w:t>乙方</w:t>
      </w:r>
      <w:r>
        <w:rPr>
          <w:rFonts w:ascii="仿宋" w:hAnsi="仿宋" w:eastAsia="仿宋" w:cs="仿宋"/>
          <w:color w:val="000000" w:themeColor="text1"/>
          <w:lang w:val="zh-TW" w:eastAsia="zh-TW"/>
          <w14:textFill>
            <w14:solidFill>
              <w14:schemeClr w14:val="tx1"/>
            </w14:solidFill>
          </w14:textFill>
        </w:rPr>
        <w:t>影响力</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本条所称</w:t>
      </w:r>
      <w:r>
        <w:rPr>
          <w:rFonts w:ascii="仿宋" w:hAnsi="仿宋" w:eastAsia="仿宋" w:cs="仿宋"/>
          <w:color w:val="000000" w:themeColor="text1"/>
          <w:lang w:val="zh-TW" w:eastAsia="zh-TW"/>
          <w14:textFill>
            <w14:solidFill>
              <w14:schemeClr w14:val="tx1"/>
            </w14:solidFill>
          </w14:textFill>
        </w:rPr>
        <w:t>第三方优质平台包括但不限于：国内</w:t>
      </w:r>
      <w:r>
        <w:rPr>
          <w:rFonts w:hint="eastAsia" w:ascii="仿宋" w:hAnsi="仿宋" w:eastAsia="仿宋" w:cs="仿宋"/>
          <w:color w:val="000000" w:themeColor="text1"/>
          <w:lang w:eastAsia="zh-Hans"/>
          <w14:textFill>
            <w14:solidFill>
              <w14:schemeClr w14:val="tx1"/>
            </w14:solidFill>
          </w14:textFill>
        </w:rPr>
        <w:t>一线的</w:t>
      </w:r>
      <w:r>
        <w:rPr>
          <w:rFonts w:ascii="仿宋" w:hAnsi="仿宋" w:eastAsia="仿宋" w:cs="仿宋"/>
          <w:color w:val="000000" w:themeColor="text1"/>
          <w:lang w:val="zh-TW" w:eastAsia="zh-TW"/>
          <w14:textFill>
            <w14:solidFill>
              <w14:schemeClr w14:val="tx1"/>
            </w14:solidFill>
          </w14:textFill>
        </w:rPr>
        <w:t>商学院</w:t>
      </w:r>
      <w:r>
        <w:rPr>
          <w:rFonts w:ascii="仿宋" w:hAnsi="仿宋" w:eastAsia="仿宋" w:cs="仿宋"/>
          <w:color w:val="000000" w:themeColor="text1"/>
          <w:lang w:eastAsia="zh-TW"/>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创投机构、新锐</w:t>
      </w:r>
      <w:r>
        <w:rPr>
          <w:rFonts w:hint="eastAsia" w:ascii="仿宋" w:hAnsi="仿宋" w:eastAsia="仿宋" w:cs="仿宋"/>
          <w:color w:val="000000" w:themeColor="text1"/>
          <w:lang w:eastAsia="zh-Hans"/>
          <w14:textFill>
            <w14:solidFill>
              <w14:schemeClr w14:val="tx1"/>
            </w14:solidFill>
          </w14:textFill>
        </w:rPr>
        <w:t>媒体</w:t>
      </w:r>
      <w:r>
        <w:rPr>
          <w:rFonts w:ascii="仿宋" w:hAnsi="仿宋" w:eastAsia="仿宋" w:cs="仿宋"/>
          <w:color w:val="000000" w:themeColor="text1"/>
          <w:lang w:val="zh-TW" w:eastAsia="zh-TW"/>
          <w14:textFill>
            <w14:solidFill>
              <w14:schemeClr w14:val="tx1"/>
            </w14:solidFill>
          </w14:textFill>
        </w:rPr>
        <w:t>平台等。</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val="zh-TW" w:eastAsia="zh-TW"/>
          <w14:textFill>
            <w14:solidFill>
              <w14:schemeClr w14:val="tx1"/>
            </w14:solidFill>
          </w14:textFill>
        </w:rPr>
        <w:t>1.</w:t>
      </w:r>
      <w:r>
        <w:rPr>
          <w:rFonts w:hint="default" w:ascii="仿宋" w:hAnsi="仿宋" w:eastAsia="仿宋" w:cs="仿宋"/>
          <w:color w:val="000000" w:themeColor="text1"/>
          <w:sz w:val="24"/>
          <w:szCs w:val="24"/>
          <w:lang w:eastAsia="zh-TW"/>
          <w14:textFill>
            <w14:solidFill>
              <w14:schemeClr w14:val="tx1"/>
            </w14:solidFill>
          </w14:textFill>
        </w:rPr>
        <w:t>5</w:t>
      </w:r>
      <w:r>
        <w:rPr>
          <w:rFonts w:hint="default" w:ascii="仿宋" w:hAnsi="仿宋" w:eastAsia="仿宋" w:cs="仿宋"/>
          <w:color w:val="000000" w:themeColor="text1"/>
          <w:sz w:val="24"/>
          <w:szCs w:val="24"/>
          <w:lang w:val="zh-TW" w:eastAsia="zh-TW"/>
          <w14:textFill>
            <w14:solidFill>
              <w14:schemeClr w14:val="tx1"/>
            </w14:solidFill>
          </w14:textFill>
        </w:rPr>
        <w:t>.</w:t>
      </w:r>
      <w:r>
        <w:rPr>
          <w:rFonts w:hint="default" w:ascii="仿宋" w:hAnsi="仿宋" w:eastAsia="仿宋" w:cs="仿宋"/>
          <w:color w:val="000000" w:themeColor="text1"/>
          <w:sz w:val="24"/>
          <w:szCs w:val="24"/>
          <w:lang w:eastAsia="zh-TW"/>
          <w14:textFill>
            <w14:solidFill>
              <w14:schemeClr w14:val="tx1"/>
            </w14:solidFill>
          </w14:textFill>
        </w:rPr>
        <w:t>5</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课程营销支持</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乙方持续输出的学科专业文章内容、音视频课、直播或短视频，甲方</w:t>
      </w:r>
      <w:r>
        <w:rPr>
          <w:rFonts w:ascii="仿宋" w:hAnsi="仿宋" w:eastAsia="仿宋" w:cs="仿宋"/>
          <w:color w:val="000000" w:themeColor="text1"/>
          <w:sz w:val="24"/>
          <w:szCs w:val="24"/>
          <w:lang w:eastAsia="zh-Hans"/>
          <w14:textFill>
            <w14:solidFill>
              <w14:schemeClr w14:val="tx1"/>
            </w14:solidFill>
          </w14:textFill>
        </w:rPr>
        <w:t>将</w:t>
      </w:r>
      <w:r>
        <w:rPr>
          <w:rFonts w:ascii="仿宋" w:hAnsi="仿宋" w:eastAsia="仿宋" w:cs="仿宋"/>
          <w:color w:val="000000" w:themeColor="text1"/>
          <w:sz w:val="24"/>
          <w:szCs w:val="24"/>
          <w:lang w:val="zh-TW" w:eastAsia="zh-TW"/>
          <w14:textFill>
            <w14:solidFill>
              <w14:schemeClr w14:val="tx1"/>
            </w14:solidFill>
          </w14:textFill>
        </w:rPr>
        <w:t>负责配套策划宣传、内容运营、渠道分发、账号管理、用户运营等日常工作。</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p>
    <w:p>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hAnsi="仿宋" w:eastAsia="仿宋" w:cs="仿宋"/>
          <w:color w:val="000000" w:themeColor="text1"/>
          <w14:textFill>
            <w14:solidFill>
              <w14:schemeClr w14:val="tx1"/>
            </w14:solidFill>
          </w14:textFill>
        </w:rPr>
      </w:pPr>
      <w:r>
        <w:rPr>
          <w:rFonts w:hint="eastAsia" w:ascii="仿宋" w:hAnsi="仿宋" w:eastAsia="仿宋" w:cs="仿宋"/>
          <w:color w:val="000000" w:themeColor="text1"/>
          <w14:textFill>
            <w14:solidFill>
              <w14:schemeClr w14:val="tx1"/>
            </w14:solidFill>
          </w14:textFill>
        </w:rPr>
        <w:t>双方权利义务</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 xml:space="preserve">1 </w:t>
      </w:r>
      <w:r>
        <w:rPr>
          <w:rFonts w:ascii="仿宋" w:hAnsi="仿宋" w:eastAsia="仿宋" w:cs="仿宋"/>
          <w:color w:val="000000" w:themeColor="text1"/>
          <w14:textFill>
            <w14:solidFill>
              <w14:schemeClr w14:val="tx1"/>
            </w14:solidFill>
          </w14:textFill>
        </w:rPr>
        <w:t>甲乙双方应当</w:t>
      </w:r>
      <w:r>
        <w:rPr>
          <w:rFonts w:hint="eastAsia" w:ascii="仿宋" w:hAnsi="仿宋" w:eastAsia="仿宋" w:cs="仿宋"/>
          <w:color w:val="000000" w:themeColor="text1"/>
          <w:lang w:eastAsia="zh-Hans"/>
          <w14:textFill>
            <w14:solidFill>
              <w14:schemeClr w14:val="tx1"/>
            </w14:solidFill>
          </w14:textFill>
        </w:rPr>
        <w:t>尽职尽责为</w:t>
      </w:r>
      <w:r>
        <w:rPr>
          <w:rFonts w:ascii="仿宋" w:hAnsi="仿宋" w:eastAsia="仿宋" w:cs="仿宋"/>
          <w:color w:val="000000" w:themeColor="text1"/>
          <w:lang w:val="zh-TW" w:eastAsia="zh-TW"/>
          <w14:textFill>
            <w14:solidFill>
              <w14:schemeClr w14:val="tx1"/>
            </w14:solidFill>
          </w14:textFill>
        </w:rPr>
        <w:t>学友交付</w:t>
      </w:r>
      <w:r>
        <w:rPr>
          <w:rFonts w:hint="eastAsia" w:ascii="仿宋" w:hAnsi="仿宋" w:eastAsia="仿宋" w:cs="仿宋"/>
          <w:color w:val="000000" w:themeColor="text1"/>
          <w:lang w:val="zh-TW" w:eastAsia="zh-TW"/>
          <w14:textFill>
            <w14:solidFill>
              <w14:schemeClr w14:val="tx1"/>
            </w14:solidFill>
          </w14:textFill>
        </w:rPr>
        <w:t>的</w:t>
      </w:r>
      <w:r>
        <w:rPr>
          <w:rFonts w:ascii="仿宋" w:hAnsi="仿宋" w:eastAsia="仿宋" w:cs="仿宋"/>
          <w:color w:val="000000" w:themeColor="text1"/>
          <w:lang w:val="zh-TW" w:eastAsia="zh-TW"/>
          <w14:textFill>
            <w14:solidFill>
              <w14:schemeClr w14:val="tx1"/>
            </w14:solidFill>
          </w14:textFill>
        </w:rPr>
        <w:t>每一次课程，共同</w:t>
      </w:r>
      <w:r>
        <w:rPr>
          <w:rFonts w:hint="eastAsia" w:ascii="仿宋" w:hAnsi="仿宋" w:eastAsia="仿宋" w:cs="仿宋"/>
          <w:color w:val="000000" w:themeColor="text1"/>
          <w:lang w:eastAsia="zh-Hans"/>
          <w14:textFill>
            <w14:solidFill>
              <w14:schemeClr w14:val="tx1"/>
            </w14:solidFill>
          </w14:textFill>
        </w:rPr>
        <w:t>确保</w:t>
      </w:r>
      <w:r>
        <w:rPr>
          <w:rFonts w:ascii="仿宋" w:hAnsi="仿宋" w:eastAsia="仿宋" w:cs="仿宋"/>
          <w:color w:val="000000" w:themeColor="text1"/>
          <w:lang w:val="zh-TW" w:eastAsia="zh-TW"/>
          <w14:textFill>
            <w14:solidFill>
              <w14:schemeClr w14:val="tx1"/>
            </w14:solidFill>
          </w14:textFill>
        </w:rPr>
        <w:t>学友的满意度</w:t>
      </w:r>
      <w:r>
        <w:rPr>
          <w:rFonts w:ascii="仿宋" w:hAnsi="仿宋" w:eastAsia="仿宋" w:cs="仿宋"/>
          <w:color w:val="000000" w:themeColor="text1"/>
          <w:lang w:eastAsia="zh-TW"/>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1</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TW"/>
          <w14:textFill>
            <w14:solidFill>
              <w14:schemeClr w14:val="tx1"/>
            </w14:solidFill>
          </w14:textFill>
        </w:rPr>
        <w:t>1</w:t>
      </w:r>
      <w:r>
        <w:rPr>
          <w:rFonts w:ascii="仿宋" w:hAnsi="仿宋" w:eastAsia="仿宋" w:cs="仿宋"/>
          <w:color w:val="000000" w:themeColor="text1"/>
          <w:lang w:eastAsia="zh-Hans"/>
          <w14:textFill>
            <w14:solidFill>
              <w14:schemeClr w14:val="tx1"/>
            </w14:solidFill>
          </w14:textFill>
        </w:rPr>
        <w:t xml:space="preserve"> </w:t>
      </w:r>
      <w:r>
        <w:rPr>
          <w:rFonts w:ascii="仿宋" w:hAnsi="仿宋" w:eastAsia="仿宋" w:cs="仿宋"/>
          <w:color w:val="000000" w:themeColor="text1"/>
          <w:lang w:val="zh-TW" w:eastAsia="zh-TW"/>
          <w14:textFill>
            <w14:solidFill>
              <w14:schemeClr w14:val="tx1"/>
            </w14:solidFill>
          </w14:textFill>
        </w:rPr>
        <w:t>甲方应当完成本合同项下课程定期或不定期宣传推广（乙方应予适当配合）、招收学员、安排场地、收取费用以及其他必要支持及课程保障工作。</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1</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TW"/>
          <w14:textFill>
            <w14:solidFill>
              <w14:schemeClr w14:val="tx1"/>
            </w14:solidFill>
          </w14:textFill>
        </w:rPr>
        <w:t xml:space="preserve">2 </w:t>
      </w:r>
      <w:r>
        <w:rPr>
          <w:rFonts w:ascii="仿宋" w:hAnsi="仿宋" w:eastAsia="仿宋" w:cs="仿宋"/>
          <w:color w:val="000000" w:themeColor="text1"/>
          <w:lang w:val="zh-TW" w:eastAsia="zh-TW"/>
          <w14:textFill>
            <w14:solidFill>
              <w14:schemeClr w14:val="tx1"/>
            </w14:solidFill>
          </w14:textFill>
        </w:rPr>
        <w:t>乙方应根据甲乙双方确认的时间及地点在甲方全国范围内教学中心（深圳、广州、北京、上海、厦门</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杭州</w:t>
      </w:r>
      <w:r>
        <w:rPr>
          <w:rFonts w:ascii="仿宋" w:hAnsi="仿宋" w:eastAsia="仿宋" w:cs="仿宋"/>
          <w:color w:val="000000" w:themeColor="text1"/>
          <w:lang w:val="zh-TW" w:eastAsia="zh-TW"/>
          <w14:textFill>
            <w14:solidFill>
              <w14:schemeClr w14:val="tx1"/>
            </w14:solidFill>
          </w14:textFill>
        </w:rPr>
        <w:t>等）的指定地点实施教学授课，每天教学时间至少不低于6.5小时</w:t>
      </w:r>
      <w:r>
        <w:rPr>
          <w:rFonts w:ascii="仿宋" w:hAnsi="仿宋" w:eastAsia="仿宋" w:cs="仿宋"/>
          <w:color w:val="000000" w:themeColor="text1"/>
          <w:lang w:eastAsia="zh-TW"/>
          <w14:textFill>
            <w14:solidFill>
              <w14:schemeClr w14:val="tx1"/>
            </w14:solidFill>
          </w14:textFill>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bookmarkStart w:id="0" w:name="OLE_LINK6"/>
      <w:r>
        <w:rPr>
          <w:rFonts w:ascii="仿宋" w:hAnsi="仿宋" w:eastAsia="仿宋" w:cs="仿宋"/>
          <w:color w:val="000000" w:themeColor="text1"/>
          <w:lang w:eastAsia="zh-TW"/>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1</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TW"/>
          <w14:textFill>
            <w14:solidFill>
              <w14:schemeClr w14:val="tx1"/>
            </w14:solidFill>
          </w14:textFill>
        </w:rPr>
        <w:t xml:space="preserve">3 </w:t>
      </w:r>
      <w:r>
        <w:rPr>
          <w:rFonts w:ascii="仿宋" w:hAnsi="仿宋" w:eastAsia="仿宋" w:cs="仿宋"/>
          <w:color w:val="000000" w:themeColor="text1"/>
          <w:lang w:val="zh-TW" w:eastAsia="zh-TW"/>
          <w14:textFill>
            <w14:solidFill>
              <w14:schemeClr w14:val="tx1"/>
            </w14:solidFill>
          </w14:textFill>
        </w:rPr>
        <w:t>如任意一方需变更课程时间，主张变更一方有义务至少提前两周通知另一方</w:t>
      </w:r>
      <w:bookmarkEnd w:id="0"/>
      <w:r>
        <w:rPr>
          <w:rFonts w:ascii="仿宋" w:hAnsi="仿宋" w:eastAsia="仿宋" w:cs="仿宋"/>
          <w:color w:val="000000" w:themeColor="text1"/>
          <w:lang w:val="zh-TW" w:eastAsia="zh-TW"/>
          <w14:textFill>
            <w14:solidFill>
              <w14:schemeClr w14:val="tx1"/>
            </w14:solidFill>
          </w14:textFill>
        </w:rPr>
        <w:t>，以使得另一方可取得充分补救的时间；如因一方主张变更时间导致另一方遭受严重损失的，则受损一方有权向另一方主张赔偿或补偿。</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 xml:space="preserve">2 </w:t>
      </w:r>
      <w:r>
        <w:rPr>
          <w:rFonts w:ascii="仿宋" w:hAnsi="仿宋" w:eastAsia="仿宋" w:cs="仿宋"/>
          <w:color w:val="000000" w:themeColor="text1"/>
          <w:lang w:val="zh-TW" w:eastAsia="zh-TW"/>
          <w14:textFill>
            <w14:solidFill>
              <w14:schemeClr w14:val="tx1"/>
            </w14:solidFill>
          </w14:textFill>
        </w:rPr>
        <w:t>针对课程交付，如甲方学友退课，甲方在</w:t>
      </w:r>
      <w:r>
        <w:rPr>
          <w:rFonts w:hint="eastAsia" w:ascii="仿宋" w:hAnsi="仿宋" w:eastAsia="仿宋" w:cs="仿宋"/>
          <w:color w:val="000000" w:themeColor="text1"/>
          <w:lang w:eastAsia="zh-Hans"/>
          <w14:textFill>
            <w14:solidFill>
              <w14:schemeClr w14:val="tx1"/>
            </w14:solidFill>
          </w14:textFill>
        </w:rPr>
        <w:t>回访</w:t>
      </w:r>
      <w:r>
        <w:rPr>
          <w:rFonts w:ascii="仿宋" w:hAnsi="仿宋" w:eastAsia="仿宋" w:cs="仿宋"/>
          <w:color w:val="000000" w:themeColor="text1"/>
          <w:lang w:val="zh-TW" w:eastAsia="zh-TW"/>
          <w14:textFill>
            <w14:solidFill>
              <w14:schemeClr w14:val="tx1"/>
            </w14:solidFill>
          </w14:textFill>
        </w:rPr>
        <w:t>学友实际情况后，</w:t>
      </w:r>
      <w:r>
        <w:rPr>
          <w:rFonts w:hint="eastAsia" w:ascii="仿宋" w:hAnsi="仿宋" w:eastAsia="仿宋" w:cs="仿宋"/>
          <w:color w:val="000000" w:themeColor="text1"/>
          <w:lang w:eastAsia="zh-Hans"/>
          <w14:textFill>
            <w14:solidFill>
              <w14:schemeClr w14:val="tx1"/>
            </w14:solidFill>
          </w14:textFill>
        </w:rPr>
        <w:t>若学友反馈问题</w:t>
      </w:r>
      <w:r>
        <w:rPr>
          <w:rFonts w:ascii="仿宋" w:hAnsi="仿宋" w:eastAsia="仿宋" w:cs="仿宋"/>
          <w:color w:val="000000" w:themeColor="text1"/>
          <w:lang w:val="zh-TW" w:eastAsia="zh-TW"/>
          <w14:textFill>
            <w14:solidFill>
              <w14:schemeClr w14:val="tx1"/>
            </w14:solidFill>
          </w14:textFill>
        </w:rPr>
        <w:t>涉及课程结构、内容、授课方式等与</w:t>
      </w:r>
      <w:r>
        <w:rPr>
          <w:rFonts w:hint="eastAsia" w:ascii="仿宋" w:hAnsi="仿宋" w:eastAsia="仿宋" w:cs="仿宋"/>
          <w:color w:val="000000" w:themeColor="text1"/>
          <w:lang w:eastAsia="zh-Hans"/>
          <w14:textFill>
            <w14:solidFill>
              <w14:schemeClr w14:val="tx1"/>
            </w14:solidFill>
          </w14:textFill>
        </w:rPr>
        <w:t>乙方相关问题</w:t>
      </w:r>
      <w:r>
        <w:rPr>
          <w:rFonts w:ascii="仿宋" w:hAnsi="仿宋" w:eastAsia="仿宋" w:cs="仿宋"/>
          <w:color w:val="000000" w:themeColor="text1"/>
          <w:lang w:val="zh-TW" w:eastAsia="zh-TW"/>
          <w14:textFill>
            <w14:solidFill>
              <w14:schemeClr w14:val="tx1"/>
            </w14:solidFill>
          </w14:textFill>
        </w:rPr>
        <w:t>，甲乙双方应针对具体问题进行讨论，共同协商解决或</w:t>
      </w:r>
      <w:r>
        <w:rPr>
          <w:rFonts w:hint="eastAsia" w:ascii="仿宋" w:hAnsi="仿宋" w:eastAsia="仿宋" w:cs="仿宋"/>
          <w:color w:val="000000" w:themeColor="text1"/>
          <w:lang w:eastAsia="zh-Hans"/>
          <w14:textFill>
            <w14:solidFill>
              <w14:schemeClr w14:val="tx1"/>
            </w14:solidFill>
          </w14:textFill>
        </w:rPr>
        <w:t>进行</w:t>
      </w:r>
      <w:r>
        <w:rPr>
          <w:rFonts w:ascii="仿宋" w:hAnsi="仿宋" w:eastAsia="仿宋" w:cs="仿宋"/>
          <w:color w:val="000000" w:themeColor="text1"/>
          <w:lang w:val="zh-TW" w:eastAsia="zh-TW"/>
          <w14:textFill>
            <w14:solidFill>
              <w14:schemeClr w14:val="tx1"/>
            </w14:solidFill>
          </w14:textFill>
        </w:rPr>
        <w:t>课程迭代。</w:t>
      </w:r>
      <w:r>
        <w:rPr>
          <w:rFonts w:hint="eastAsia" w:ascii="仿宋" w:hAnsi="仿宋" w:eastAsia="仿宋" w:cs="仿宋"/>
          <w:color w:val="000000" w:themeColor="text1"/>
          <w:lang w:eastAsia="zh-Hans"/>
          <w14:textFill>
            <w14:solidFill>
              <w14:schemeClr w14:val="tx1"/>
            </w14:solidFill>
          </w14:textFill>
        </w:rPr>
        <w:t>合作期内累计出现</w:t>
      </w:r>
      <w:r>
        <w:rPr>
          <w:rFonts w:ascii="仿宋" w:hAnsi="仿宋" w:eastAsia="仿宋" w:cs="仿宋"/>
          <w:color w:val="000000" w:themeColor="text1"/>
          <w:lang w:eastAsia="zh-Hans"/>
          <w14:textFill>
            <w14:solidFill>
              <w14:schemeClr w14:val="tx1"/>
            </w14:solidFill>
          </w14:textFill>
        </w:rPr>
        <w:t>【20】</w:t>
      </w:r>
      <w:r>
        <w:rPr>
          <w:rFonts w:hint="eastAsia" w:ascii="仿宋" w:hAnsi="仿宋" w:eastAsia="仿宋" w:cs="仿宋"/>
          <w:color w:val="000000" w:themeColor="text1"/>
          <w:lang w:eastAsia="zh-Hans"/>
          <w14:textFill>
            <w14:solidFill>
              <w14:schemeClr w14:val="tx1"/>
            </w14:solidFill>
          </w14:textFill>
        </w:rPr>
        <w:t>人次课后退费的</w:t>
      </w:r>
      <w:r>
        <w:rPr>
          <w:rFonts w:ascii="仿宋" w:hAnsi="仿宋" w:eastAsia="仿宋" w:cs="仿宋"/>
          <w:color w:val="000000" w:themeColor="text1"/>
          <w:lang w:eastAsia="zh-Hans"/>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双方可协商解除合作；</w:t>
      </w:r>
      <w:r>
        <w:rPr>
          <w:rFonts w:hint="eastAsia" w:ascii="仿宋" w:hAnsi="仿宋" w:eastAsia="仿宋" w:cs="仿宋"/>
          <w:color w:val="000000" w:themeColor="text1"/>
          <w14:textFill>
            <w14:solidFill>
              <w14:schemeClr w14:val="tx1"/>
            </w14:solidFill>
          </w14:textFill>
        </w:rPr>
        <w:t>课程满意度达到乙方、学友要求，乙方保证自然年一年内开出甲方课程不低于5期</w:t>
      </w:r>
      <w:r>
        <w:rPr>
          <w:rFonts w:hint="eastAsia" w:ascii="仿宋" w:hAnsi="仿宋" w:eastAsia="仿宋" w:cs="仿宋"/>
          <w:color w:val="000000" w:themeColor="text1"/>
          <w:lang w:eastAsia="zh-Hans"/>
          <w14:textFill>
            <w14:solidFill>
              <w14:schemeClr w14:val="tx1"/>
            </w14:solidFill>
          </w14:textFill>
        </w:rPr>
        <w:t>。</w:t>
      </w:r>
    </w:p>
    <w:p>
      <w:pPr>
        <w:pStyle w:val="4"/>
        <w:spacing w:line="360" w:lineRule="auto"/>
        <w:rPr>
          <w:rFonts w:ascii="仿宋" w:hAnsi="仿宋" w:eastAsia="仿宋" w:cs="仿宋"/>
          <w:color w:val="000000" w:themeColor="text1"/>
          <w14:textFill>
            <w14:solidFill>
              <w14:schemeClr w14:val="tx1"/>
            </w14:solidFill>
          </w14:textFill>
        </w:rPr>
      </w:pPr>
      <w:bookmarkStart w:id="1" w:name="OLE_LINK3"/>
      <w:r>
        <w:rPr>
          <w:rFonts w:ascii="仿宋" w:hAnsi="仿宋" w:eastAsia="仿宋" w:cs="仿宋"/>
          <w:color w:val="000000" w:themeColor="text1"/>
          <w:lang w:eastAsia="zh-TW"/>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 xml:space="preserve">3 </w:t>
      </w:r>
      <w:r>
        <w:rPr>
          <w:rFonts w:hint="eastAsia" w:ascii="仿宋" w:hAnsi="仿宋" w:eastAsia="仿宋" w:cs="仿宋"/>
          <w:color w:val="000000" w:themeColor="text1"/>
          <w:lang w:eastAsia="zh-Hans"/>
          <w14:textFill>
            <w14:solidFill>
              <w14:schemeClr w14:val="tx1"/>
            </w14:solidFill>
          </w14:textFill>
        </w:rPr>
        <w:t>若</w:t>
      </w:r>
      <w:r>
        <w:rPr>
          <w:rFonts w:ascii="仿宋" w:hAnsi="仿宋" w:eastAsia="仿宋" w:cs="仿宋"/>
          <w:color w:val="000000" w:themeColor="text1"/>
          <w:lang w:val="zh-TW" w:eastAsia="zh-TW"/>
          <w14:textFill>
            <w14:solidFill>
              <w14:schemeClr w14:val="tx1"/>
            </w14:solidFill>
          </w14:textFill>
        </w:rPr>
        <w:t>乙方接受第三方的邀请</w:t>
      </w:r>
      <w:r>
        <w:rPr>
          <w:rFonts w:hint="eastAsia" w:ascii="仿宋" w:hAnsi="仿宋" w:eastAsia="仿宋" w:cs="仿宋"/>
          <w:color w:val="000000" w:themeColor="text1"/>
          <w:lang w:val="zh-TW"/>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提供该</w:t>
      </w:r>
      <w:r>
        <w:rPr>
          <w:rFonts w:ascii="仿宋" w:hAnsi="仿宋" w:eastAsia="仿宋" w:cs="仿宋"/>
          <w:color w:val="000000" w:themeColor="text1"/>
          <w:lang w:eastAsia="zh-TW"/>
          <w14:textFill>
            <w14:solidFill>
              <w14:schemeClr w14:val="tx1"/>
            </w14:solidFill>
          </w14:textFill>
        </w:rPr>
        <w:t>课程</w:t>
      </w:r>
      <w:r>
        <w:rPr>
          <w:rFonts w:ascii="仿宋" w:hAnsi="仿宋" w:eastAsia="仿宋" w:cs="仿宋"/>
          <w:color w:val="000000" w:themeColor="text1"/>
          <w:lang w:val="zh-TW" w:eastAsia="zh-TW"/>
          <w14:textFill>
            <w14:solidFill>
              <w14:schemeClr w14:val="tx1"/>
            </w14:solidFill>
          </w14:textFill>
        </w:rPr>
        <w:t>的内训、第三方授课或咨询服务，应当</w:t>
      </w:r>
      <w:r>
        <w:rPr>
          <w:rFonts w:hint="eastAsia" w:ascii="仿宋" w:hAnsi="仿宋" w:eastAsia="仿宋" w:cs="仿宋"/>
          <w:color w:val="000000" w:themeColor="text1"/>
          <w:lang w:eastAsia="zh-Hans"/>
          <w14:textFill>
            <w14:solidFill>
              <w14:schemeClr w14:val="tx1"/>
            </w14:solidFill>
          </w14:textFill>
        </w:rPr>
        <w:t>提前</w:t>
      </w:r>
      <w:r>
        <w:rPr>
          <w:rFonts w:ascii="仿宋" w:hAnsi="仿宋" w:eastAsia="仿宋" w:cs="仿宋"/>
          <w:color w:val="000000" w:themeColor="text1"/>
          <w:lang w:val="zh-TW" w:eastAsia="zh-TW"/>
          <w14:textFill>
            <w14:solidFill>
              <w14:schemeClr w14:val="tx1"/>
            </w14:solidFill>
          </w14:textFill>
        </w:rPr>
        <w:t>告知甲方</w:t>
      </w:r>
      <w:bookmarkEnd w:id="1"/>
      <w:r>
        <w:rPr>
          <w:rFonts w:ascii="仿宋" w:hAnsi="仿宋" w:eastAsia="仿宋" w:cs="仿宋"/>
          <w:color w:val="000000" w:themeColor="text1"/>
          <w:lang w:val="zh-TW" w:eastAsia="zh-TW"/>
          <w14:textFill>
            <w14:solidFill>
              <w14:schemeClr w14:val="tx1"/>
            </w14:solidFill>
          </w14:textFill>
        </w:rPr>
        <w:t>，并在授课过程中在课件</w:t>
      </w:r>
      <w:r>
        <w:rPr>
          <w:rFonts w:hint="eastAsia" w:ascii="仿宋" w:hAnsi="仿宋" w:eastAsia="仿宋" w:cs="仿宋"/>
          <w:color w:val="000000" w:themeColor="text1"/>
          <w:lang w:eastAsia="zh-Hans"/>
          <w14:textFill>
            <w14:solidFill>
              <w14:schemeClr w14:val="tx1"/>
            </w14:solidFill>
          </w14:textFill>
        </w:rPr>
        <w:t>等展示材料</w:t>
      </w:r>
      <w:r>
        <w:rPr>
          <w:rFonts w:ascii="仿宋" w:hAnsi="仿宋" w:eastAsia="仿宋" w:cs="仿宋"/>
          <w:color w:val="000000" w:themeColor="text1"/>
          <w:lang w:val="zh-TW" w:eastAsia="zh-TW"/>
          <w14:textFill>
            <w14:solidFill>
              <w14:schemeClr w14:val="tx1"/>
            </w14:solidFill>
          </w14:textFill>
        </w:rPr>
        <w:t>中以较为显著方式展示甲方</w:t>
      </w:r>
      <w:r>
        <w:rPr>
          <w:rFonts w:ascii="仿宋" w:hAnsi="仿宋" w:eastAsia="仿宋" w:cs="仿宋"/>
          <w:color w:val="000000" w:themeColor="text1"/>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高维学堂</w:t>
      </w:r>
      <w:r>
        <w:rPr>
          <w:rFonts w:ascii="仿宋" w:hAnsi="仿宋" w:eastAsia="仿宋" w:cs="仿宋"/>
          <w:color w:val="000000" w:themeColor="text1"/>
          <w14:textFill>
            <w14:solidFill>
              <w14:schemeClr w14:val="tx1"/>
            </w14:solidFill>
          </w14:textFill>
        </w:rPr>
        <w:t>”</w:t>
      </w:r>
      <w:r>
        <w:rPr>
          <w:rFonts w:ascii="仿宋" w:hAnsi="仿宋" w:eastAsia="仿宋"/>
          <w:color w:val="000000" w:themeColor="text1"/>
          <w:lang w:val="zh-CN"/>
          <w14:textFill>
            <w14:solidFill>
              <w14:schemeClr w14:val="tx1"/>
            </w14:solidFill>
          </w14:textFill>
        </w:rPr>
        <w:t>或“高维学堂常驻导师”的</w:t>
      </w:r>
      <w:r>
        <w:rPr>
          <w:rFonts w:ascii="仿宋" w:hAnsi="仿宋" w:eastAsia="仿宋" w:cs="仿宋"/>
          <w:color w:val="000000" w:themeColor="text1"/>
          <w:lang w:val="zh-TW" w:eastAsia="zh-TW"/>
          <w14:textFill>
            <w14:solidFill>
              <w14:schemeClr w14:val="tx1"/>
            </w14:solidFill>
          </w14:textFill>
        </w:rPr>
        <w:t>标识</w:t>
      </w:r>
      <w:r>
        <w:rPr>
          <w:rFonts w:ascii="仿宋" w:hAnsi="仿宋" w:eastAsia="仿宋" w:cs="仿宋"/>
          <w:color w:val="000000" w:themeColor="text1"/>
          <w:lang w:eastAsia="zh-Hans"/>
          <w14:textFill>
            <w14:solidFill>
              <w14:schemeClr w14:val="tx1"/>
            </w14:solidFill>
          </w14:textFill>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kern w:val="0"/>
          <w:sz w:val="24"/>
          <w:szCs w:val="24"/>
          <w14:textFill>
            <w14:solidFill>
              <w14:schemeClr w14:val="tx1"/>
            </w14:solidFill>
          </w14:textFill>
        </w:rPr>
        <w:t>2</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 xml:space="preserve">4 </w:t>
      </w:r>
      <w:r>
        <w:rPr>
          <w:rFonts w:ascii="仿宋" w:hAnsi="仿宋" w:eastAsia="仿宋" w:cs="仿宋"/>
          <w:color w:val="000000" w:themeColor="text1"/>
          <w:kern w:val="0"/>
          <w:sz w:val="24"/>
          <w:szCs w:val="24"/>
          <w:lang w:val="zh-TW" w:eastAsia="zh-TW"/>
          <w14:textFill>
            <w14:solidFill>
              <w14:schemeClr w14:val="tx1"/>
            </w14:solidFill>
          </w14:textFill>
        </w:rPr>
        <w:t>甲</w:t>
      </w:r>
      <w:r>
        <w:rPr>
          <w:rFonts w:ascii="仿宋" w:hAnsi="仿宋" w:eastAsia="仿宋" w:cs="仿宋"/>
          <w:color w:val="000000" w:themeColor="text1"/>
          <w:sz w:val="24"/>
          <w:szCs w:val="24"/>
          <w:lang w:val="zh-TW" w:eastAsia="zh-TW"/>
          <w14:textFill>
            <w14:solidFill>
              <w14:schemeClr w14:val="tx1"/>
            </w14:solidFill>
          </w14:textFill>
        </w:rPr>
        <w:t>方应当在课前向乙方提供授课对象的基本信息，授课对象需求等，乙方</w:t>
      </w:r>
      <w:r>
        <w:rPr>
          <w:rFonts w:ascii="仿宋" w:hAnsi="仿宋" w:eastAsia="仿宋" w:cs="仿宋"/>
          <w:color w:val="000000" w:themeColor="text1"/>
          <w:sz w:val="24"/>
          <w:szCs w:val="24"/>
          <w:u w:val="single"/>
          <w:lang w:val="zh-TW" w:eastAsia="zh-TW"/>
          <w14:textFill>
            <w14:solidFill>
              <w14:schemeClr w14:val="tx1"/>
            </w14:solidFill>
          </w14:textFill>
        </w:rPr>
        <w:t>应当在课程执行前了解前述信息并向甲方提供课程讲师完整的个人介绍、课程</w:t>
      </w:r>
      <w:r>
        <w:rPr>
          <w:rFonts w:ascii="仿宋" w:hAnsi="仿宋" w:eastAsia="仿宋" w:cs="仿宋"/>
          <w:color w:val="000000" w:themeColor="text1"/>
          <w:sz w:val="24"/>
          <w:szCs w:val="24"/>
          <w:lang w:val="zh-TW" w:eastAsia="zh-TW"/>
          <w14:textFill>
            <w14:solidFill>
              <w14:schemeClr w14:val="tx1"/>
            </w14:solidFill>
          </w14:textFill>
        </w:rPr>
        <w:t>大纲、印刷版教材（学员手册）的电子文件、教学过程中需要用到的案例及阅读材料、迭代课程内容、作业、课堂练习及其他相关材料等。</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2</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 xml:space="preserve">5 </w:t>
      </w:r>
      <w:r>
        <w:rPr>
          <w:rFonts w:ascii="仿宋" w:hAnsi="仿宋" w:eastAsia="仿宋" w:cs="仿宋"/>
          <w:color w:val="000000" w:themeColor="text1"/>
          <w:sz w:val="24"/>
          <w:szCs w:val="24"/>
          <w:lang w:val="zh-TW" w:eastAsia="zh-TW"/>
          <w14:textFill>
            <w14:solidFill>
              <w14:schemeClr w14:val="tx1"/>
            </w14:solidFill>
          </w14:textFill>
        </w:rPr>
        <w:t>乙方每年度与甲方的公开课合作（含投资机构、</w:t>
      </w:r>
      <w:r>
        <w:rPr>
          <w:rFonts w:ascii="仿宋" w:hAnsi="仿宋" w:eastAsia="仿宋" w:cs="仿宋"/>
          <w:color w:val="000000" w:themeColor="text1"/>
          <w:sz w:val="24"/>
          <w:szCs w:val="24"/>
          <w:lang w:eastAsia="zh-TW"/>
          <w14:textFill>
            <w14:solidFill>
              <w14:schemeClr w14:val="tx1"/>
            </w14:solidFill>
          </w14:textFill>
        </w:rPr>
        <w:t>课程</w:t>
      </w:r>
      <w:r>
        <w:rPr>
          <w:rFonts w:ascii="仿宋" w:hAnsi="仿宋" w:eastAsia="仿宋" w:cs="仿宋"/>
          <w:color w:val="000000" w:themeColor="text1"/>
          <w:sz w:val="24"/>
          <w:szCs w:val="24"/>
          <w:lang w:val="zh-TW" w:eastAsia="zh-TW"/>
          <w14:textFill>
            <w14:solidFill>
              <w14:schemeClr w14:val="tx1"/>
            </w14:solidFill>
          </w14:textFill>
        </w:rPr>
        <w:t>推广类机构等）不低于</w:t>
      </w:r>
      <w:r>
        <w:rPr>
          <w:rFonts w:ascii="仿宋" w:hAnsi="仿宋" w:eastAsia="仿宋" w:cs="仿宋"/>
          <w:color w:val="000000" w:themeColor="text1"/>
          <w:sz w:val="24"/>
          <w:szCs w:val="24"/>
          <w:u w:val="single"/>
          <w:lang w:val="zh-TW" w:eastAsia="zh-TW"/>
          <w14:textFill>
            <w14:solidFill>
              <w14:schemeClr w14:val="tx1"/>
            </w14:solidFill>
          </w14:textFill>
        </w:rPr>
        <w:t>_</w:t>
      </w:r>
      <w:r>
        <w:rPr>
          <w:rFonts w:hint="default" w:ascii="仿宋" w:hAnsi="仿宋" w:eastAsia="仿宋" w:cs="仿宋"/>
          <w:color w:val="000000" w:themeColor="text1"/>
          <w:sz w:val="24"/>
          <w:szCs w:val="24"/>
          <w:u w:val="single"/>
          <w:lang w:eastAsia="zh-TW"/>
          <w14:textFill>
            <w14:solidFill>
              <w14:schemeClr w14:val="tx1"/>
            </w14:solidFill>
          </w14:textFill>
        </w:rPr>
        <w:t>10</w:t>
      </w:r>
      <w:r>
        <w:rPr>
          <w:rFonts w:ascii="仿宋" w:hAnsi="仿宋" w:eastAsia="仿宋" w:cs="仿宋"/>
          <w:color w:val="000000" w:themeColor="text1"/>
          <w:sz w:val="24"/>
          <w:szCs w:val="24"/>
          <w:u w:val="single"/>
          <w:lang w:val="zh-TW" w:eastAsia="zh-TW"/>
          <w14:textFill>
            <w14:solidFill>
              <w14:schemeClr w14:val="tx1"/>
            </w14:solidFill>
          </w14:textFill>
        </w:rPr>
        <w:t>_</w:t>
      </w:r>
      <w:r>
        <w:rPr>
          <w:rFonts w:ascii="仿宋" w:hAnsi="仿宋" w:eastAsia="仿宋" w:cs="仿宋"/>
          <w:color w:val="000000" w:themeColor="text1"/>
          <w:sz w:val="24"/>
          <w:szCs w:val="24"/>
          <w:lang w:val="zh-TW" w:eastAsia="zh-TW"/>
          <w14:textFill>
            <w14:solidFill>
              <w14:schemeClr w14:val="tx1"/>
            </w14:solidFill>
          </w14:textFill>
        </w:rPr>
        <w:t>期，如档期有冲突，需优先留给甲方排课。</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kern w:val="2"/>
          <w14:textFill>
            <w14:solidFill>
              <w14:schemeClr w14:val="tx1"/>
            </w14:solidFill>
          </w14:textFill>
        </w:rPr>
      </w:pPr>
      <w:r>
        <w:rPr>
          <w:rFonts w:ascii="仿宋" w:hAnsi="仿宋" w:eastAsia="仿宋" w:cs="仿宋"/>
          <w:color w:val="000000" w:themeColor="text1"/>
          <w:kern w:val="2"/>
          <w14:textFill>
            <w14:solidFill>
              <w14:schemeClr w14:val="tx1"/>
            </w14:solidFill>
          </w14:textFill>
        </w:rPr>
        <w:t>2</w:t>
      </w:r>
      <w:r>
        <w:rPr>
          <w:rFonts w:hint="eastAsia" w:ascii="仿宋" w:hAnsi="仿宋" w:eastAsia="仿宋" w:cs="仿宋"/>
          <w:color w:val="000000" w:themeColor="text1"/>
          <w:kern w:val="2"/>
          <w:lang w:eastAsia="zh-Hans"/>
          <w14:textFill>
            <w14:solidFill>
              <w14:schemeClr w14:val="tx1"/>
            </w14:solidFill>
          </w14:textFill>
        </w:rPr>
        <w:t>.</w:t>
      </w:r>
      <w:r>
        <w:rPr>
          <w:rFonts w:ascii="仿宋" w:hAnsi="仿宋" w:eastAsia="仿宋" w:cs="仿宋"/>
          <w:color w:val="000000" w:themeColor="text1"/>
          <w:kern w:val="2"/>
          <w:lang w:eastAsia="zh-Hans"/>
          <w14:textFill>
            <w14:solidFill>
              <w14:schemeClr w14:val="tx1"/>
            </w14:solidFill>
          </w14:textFill>
        </w:rPr>
        <w:t>6</w:t>
      </w:r>
      <w:r>
        <w:rPr>
          <w:rFonts w:hint="eastAsia" w:ascii="仿宋" w:hAnsi="仿宋" w:eastAsia="仿宋" w:cs="仿宋"/>
          <w:color w:val="000000" w:themeColor="text1"/>
          <w:kern w:val="2"/>
          <w14:textFill>
            <w14:solidFill>
              <w14:schemeClr w14:val="tx1"/>
            </w14:solidFill>
          </w14:textFill>
        </w:rPr>
        <w:t>作为甲方</w:t>
      </w:r>
      <w:r>
        <w:rPr>
          <w:rFonts w:ascii="仿宋" w:hAnsi="仿宋" w:eastAsia="仿宋" w:cs="仿宋"/>
          <w:color w:val="000000" w:themeColor="text1"/>
          <w:kern w:val="2"/>
          <w14:textFill>
            <w14:solidFill>
              <w14:schemeClr w14:val="tx1"/>
            </w14:solidFill>
          </w14:textFill>
        </w:rPr>
        <w:t>课程导师</w:t>
      </w:r>
      <w:r>
        <w:rPr>
          <w:rFonts w:hint="eastAsia" w:ascii="仿宋" w:hAnsi="仿宋" w:eastAsia="仿宋" w:cs="仿宋"/>
          <w:color w:val="000000" w:themeColor="text1"/>
          <w:kern w:val="2"/>
          <w14:textFill>
            <w14:solidFill>
              <w14:schemeClr w14:val="tx1"/>
            </w14:solidFill>
          </w14:textFill>
        </w:rPr>
        <w:t>身份，乙方需为甲方提供以下支持：</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2</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6</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TW"/>
          <w14:textFill>
            <w14:solidFill>
              <w14:schemeClr w14:val="tx1"/>
            </w14:solidFill>
          </w14:textFill>
        </w:rPr>
        <w:t xml:space="preserve">1 </w:t>
      </w:r>
      <w:r>
        <w:rPr>
          <w:rFonts w:ascii="仿宋" w:hAnsi="仿宋" w:eastAsia="仿宋" w:cs="仿宋"/>
          <w:color w:val="000000" w:themeColor="text1"/>
          <w:sz w:val="24"/>
          <w:szCs w:val="24"/>
          <w:lang w:val="zh-TW" w:eastAsia="zh-TW"/>
          <w14:textFill>
            <w14:solidFill>
              <w14:schemeClr w14:val="tx1"/>
            </w14:solidFill>
          </w14:textFill>
        </w:rPr>
        <w:t>该</w:t>
      </w:r>
      <w:r>
        <w:rPr>
          <w:rFonts w:ascii="仿宋" w:hAnsi="仿宋" w:eastAsia="仿宋" w:cs="仿宋"/>
          <w:color w:val="000000" w:themeColor="text1"/>
          <w:kern w:val="0"/>
          <w:sz w:val="24"/>
          <w:szCs w:val="24"/>
          <w:lang w:eastAsia="zh-TW"/>
          <w14:textFill>
            <w14:solidFill>
              <w14:schemeClr w14:val="tx1"/>
            </w14:solidFill>
          </w14:textFill>
        </w:rPr>
        <w:t>课程</w:t>
      </w:r>
      <w:r>
        <w:rPr>
          <w:rFonts w:ascii="仿宋" w:hAnsi="仿宋" w:eastAsia="仿宋" w:cs="仿宋"/>
          <w:color w:val="000000" w:themeColor="text1"/>
          <w:sz w:val="24"/>
          <w:szCs w:val="24"/>
          <w:lang w:val="zh-TW" w:eastAsia="zh-TW"/>
          <w14:textFill>
            <w14:solidFill>
              <w14:schemeClr w14:val="tx1"/>
            </w14:solidFill>
          </w14:textFill>
        </w:rPr>
        <w:t>公开课对外市场合作与渠道合作，乙方</w:t>
      </w:r>
      <w:r>
        <w:rPr>
          <w:rFonts w:ascii="仿宋" w:hAnsi="仿宋" w:eastAsia="仿宋" w:cs="仿宋"/>
          <w:color w:val="000000" w:themeColor="text1"/>
          <w:kern w:val="0"/>
          <w:sz w:val="24"/>
          <w:szCs w:val="24"/>
          <w:lang w:val="zh-TW" w:eastAsia="zh-TW"/>
          <w14:textFill>
            <w14:solidFill>
              <w14:schemeClr w14:val="tx1"/>
            </w14:solidFill>
          </w14:textFill>
        </w:rPr>
        <w:t>应当全权委托甲方进行</w:t>
      </w:r>
      <w:r>
        <w:rPr>
          <w:rFonts w:ascii="仿宋" w:hAnsi="仿宋" w:eastAsia="仿宋" w:cs="仿宋"/>
          <w:color w:val="000000" w:themeColor="text1"/>
          <w:sz w:val="24"/>
          <w:szCs w:val="24"/>
          <w:lang w:val="zh-TW" w:eastAsia="zh-TW"/>
          <w14:textFill>
            <w14:solidFill>
              <w14:schemeClr w14:val="tx1"/>
            </w14:solidFill>
          </w14:textFill>
        </w:rPr>
        <w:t>合作</w:t>
      </w:r>
      <w:r>
        <w:rPr>
          <w:rFonts w:ascii="仿宋" w:hAnsi="仿宋" w:eastAsia="仿宋" w:cs="仿宋"/>
          <w:color w:val="000000" w:themeColor="text1"/>
          <w:kern w:val="0"/>
          <w:sz w:val="24"/>
          <w:szCs w:val="24"/>
          <w:lang w:val="zh-TW" w:eastAsia="zh-TW"/>
          <w14:textFill>
            <w14:solidFill>
              <w14:schemeClr w14:val="tx1"/>
            </w14:solidFill>
          </w14:textFill>
        </w:rPr>
        <w:t>沟通</w:t>
      </w:r>
      <w:r>
        <w:rPr>
          <w:rFonts w:ascii="仿宋" w:hAnsi="仿宋" w:eastAsia="仿宋" w:cs="仿宋"/>
          <w:color w:val="000000" w:themeColor="text1"/>
          <w:sz w:val="24"/>
          <w:szCs w:val="24"/>
          <w:lang w:val="zh-TW" w:eastAsia="zh-TW"/>
          <w14:textFill>
            <w14:solidFill>
              <w14:schemeClr w14:val="tx1"/>
            </w14:solidFill>
          </w14:textFill>
        </w:rPr>
        <w:t>和统一管理</w:t>
      </w:r>
      <w:r>
        <w:rPr>
          <w:rFonts w:ascii="仿宋" w:hAnsi="仿宋" w:eastAsia="仿宋" w:cs="仿宋"/>
          <w:color w:val="000000" w:themeColor="text1"/>
          <w:kern w:val="0"/>
          <w:sz w:val="24"/>
          <w:szCs w:val="24"/>
          <w:lang w:val="zh-TW" w:eastAsia="zh-TW"/>
          <w14:textFill>
            <w14:solidFill>
              <w14:schemeClr w14:val="tx1"/>
            </w14:solidFill>
          </w14:textFill>
        </w:rPr>
        <w:t>。乙方</w:t>
      </w:r>
      <w:r>
        <w:rPr>
          <w:rFonts w:ascii="仿宋" w:hAnsi="仿宋" w:eastAsia="仿宋" w:cs="仿宋"/>
          <w:color w:val="000000" w:themeColor="text1"/>
          <w:kern w:val="0"/>
          <w:sz w:val="24"/>
          <w:szCs w:val="24"/>
          <w:lang w:eastAsia="zh-Hans"/>
          <w14:textFill>
            <w14:solidFill>
              <w14:schemeClr w14:val="tx1"/>
            </w14:solidFill>
          </w14:textFill>
        </w:rPr>
        <w:t>自行</w:t>
      </w:r>
      <w:r>
        <w:rPr>
          <w:rFonts w:ascii="仿宋" w:hAnsi="仿宋" w:eastAsia="仿宋" w:cs="仿宋"/>
          <w:color w:val="000000" w:themeColor="text1"/>
          <w:sz w:val="24"/>
          <w:szCs w:val="24"/>
          <w:lang w:val="zh-TW" w:eastAsia="zh-TW"/>
          <w14:textFill>
            <w14:solidFill>
              <w14:schemeClr w14:val="tx1"/>
            </w14:solidFill>
          </w14:textFill>
        </w:rPr>
        <w:t>沟通</w:t>
      </w:r>
      <w:r>
        <w:rPr>
          <w:rFonts w:ascii="仿宋" w:hAnsi="仿宋" w:eastAsia="仿宋"/>
          <w:color w:val="000000" w:themeColor="text1"/>
          <w:sz w:val="24"/>
          <w:szCs w:val="24"/>
          <w:lang w:val="zh-CN"/>
          <w14:textFill>
            <w14:solidFill>
              <w14:schemeClr w14:val="tx1"/>
            </w14:solidFill>
          </w14:textFill>
        </w:rPr>
        <w:t>与</w:t>
      </w:r>
      <w:r>
        <w:rPr>
          <w:rFonts w:ascii="仿宋" w:hAnsi="仿宋" w:eastAsia="仿宋" w:cs="仿宋"/>
          <w:color w:val="000000" w:themeColor="text1"/>
          <w:sz w:val="24"/>
          <w:szCs w:val="24"/>
          <w:lang w:val="zh-TW" w:eastAsia="zh-TW"/>
          <w14:textFill>
            <w14:solidFill>
              <w14:schemeClr w14:val="tx1"/>
            </w14:solidFill>
          </w14:textFill>
        </w:rPr>
        <w:t>合作的白名单机构</w:t>
      </w:r>
      <w:r>
        <w:rPr>
          <w:rFonts w:ascii="仿宋" w:hAnsi="仿宋" w:eastAsia="仿宋" w:cs="仿宋"/>
          <w:color w:val="000000" w:themeColor="text1"/>
          <w:sz w:val="24"/>
          <w:szCs w:val="24"/>
          <w:lang w:eastAsia="zh-Hans"/>
          <w14:textFill>
            <w14:solidFill>
              <w14:schemeClr w14:val="tx1"/>
            </w14:solidFill>
          </w14:textFill>
        </w:rPr>
        <w:t>如下</w:t>
      </w:r>
      <w:r>
        <w:rPr>
          <w:rFonts w:ascii="仿宋" w:hAnsi="仿宋" w:eastAsia="仿宋" w:cs="仿宋"/>
          <w:color w:val="000000" w:themeColor="text1"/>
          <w:sz w:val="24"/>
          <w:szCs w:val="24"/>
          <w:lang w:val="zh-CN"/>
          <w14:textFill>
            <w14:solidFill>
              <w14:schemeClr w14:val="tx1"/>
            </w14:solidFill>
          </w14:textFill>
        </w:rPr>
        <w:t>（</w:t>
      </w:r>
      <w:r>
        <w:rPr>
          <w:rFonts w:ascii="仿宋" w:hAnsi="仿宋" w:eastAsia="仿宋"/>
          <w:color w:val="000000" w:themeColor="text1"/>
          <w:sz w:val="24"/>
          <w:szCs w:val="24"/>
          <w:lang w:val="zh-CN"/>
          <w14:textFill>
            <w14:solidFill>
              <w14:schemeClr w14:val="tx1"/>
            </w14:solidFill>
          </w14:textFill>
        </w:rPr>
        <w:t>可不断补充，原则上不超过</w:t>
      </w:r>
      <w:r>
        <w:rPr>
          <w:rFonts w:hint="default" w:ascii="仿宋" w:hAnsi="仿宋" w:eastAsia="仿宋"/>
          <w:color w:val="000000" w:themeColor="text1"/>
          <w:sz w:val="24"/>
          <w:szCs w:val="24"/>
          <w14:textFill>
            <w14:solidFill>
              <w14:schemeClr w14:val="tx1"/>
            </w14:solidFill>
          </w14:textFill>
        </w:rPr>
        <w:t>2</w:t>
      </w:r>
      <w:r>
        <w:rPr>
          <w:rFonts w:hint="default" w:ascii="仿宋" w:hAnsi="仿宋" w:eastAsia="仿宋"/>
          <w:color w:val="000000" w:themeColor="text1"/>
          <w:sz w:val="24"/>
          <w:szCs w:val="24"/>
          <w:lang w:val="zh-CN"/>
          <w14:textFill>
            <w14:solidFill>
              <w14:schemeClr w14:val="tx1"/>
            </w14:solidFill>
          </w14:textFill>
        </w:rPr>
        <w:t>家</w:t>
      </w:r>
      <w:r>
        <w:rPr>
          <w:rFonts w:ascii="仿宋" w:hAnsi="仿宋" w:eastAsia="仿宋"/>
          <w:color w:val="000000" w:themeColor="text1"/>
          <w:sz w:val="24"/>
          <w:szCs w:val="24"/>
          <w:lang w:eastAsia="zh-Hans"/>
          <w14:textFill>
            <w14:solidFill>
              <w14:schemeClr w14:val="tx1"/>
            </w14:solidFill>
          </w14:textFill>
        </w:rPr>
        <w:t>并</w:t>
      </w:r>
      <w:r>
        <w:rPr>
          <w:rFonts w:hint="default" w:ascii="仿宋" w:hAnsi="仿宋" w:eastAsia="仿宋"/>
          <w:color w:val="000000" w:themeColor="text1"/>
          <w:sz w:val="24"/>
          <w:szCs w:val="24"/>
          <w:lang w:val="zh-CN"/>
          <w14:textFill>
            <w14:solidFill>
              <w14:schemeClr w14:val="tx1"/>
            </w14:solidFill>
          </w14:textFill>
        </w:rPr>
        <w:t>不</w:t>
      </w:r>
      <w:r>
        <w:rPr>
          <w:rFonts w:ascii="仿宋" w:hAnsi="仿宋" w:eastAsia="仿宋"/>
          <w:color w:val="000000" w:themeColor="text1"/>
          <w:sz w:val="24"/>
          <w:szCs w:val="24"/>
          <w:lang w:eastAsia="zh-Hans"/>
          <w14:textFill>
            <w14:solidFill>
              <w14:schemeClr w14:val="tx1"/>
            </w14:solidFill>
          </w14:textFill>
        </w:rPr>
        <w:t>得</w:t>
      </w:r>
      <w:r>
        <w:rPr>
          <w:rFonts w:hint="default" w:ascii="仿宋" w:hAnsi="仿宋" w:eastAsia="仿宋"/>
          <w:color w:val="000000" w:themeColor="text1"/>
          <w:sz w:val="24"/>
          <w:szCs w:val="24"/>
          <w:lang w:val="zh-CN"/>
          <w14:textFill>
            <w14:solidFill>
              <w14:schemeClr w14:val="tx1"/>
            </w14:solidFill>
          </w14:textFill>
        </w:rPr>
        <w:t>包括高维直接竞争对手机构</w:t>
      </w:r>
      <w:r>
        <w:rPr>
          <w:rFonts w:ascii="仿宋" w:hAnsi="仿宋" w:eastAsia="仿宋" w:cs="仿宋"/>
          <w:color w:val="000000" w:themeColor="text1"/>
          <w:sz w:val="24"/>
          <w:szCs w:val="24"/>
          <w:lang w:val="zh-CN"/>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甲方可与美团</w:t>
      </w:r>
      <w:r>
        <w:rPr>
          <w:rFonts w:ascii="仿宋" w:hAnsi="仿宋" w:eastAsia="仿宋" w:cs="仿宋"/>
          <w:color w:val="000000" w:themeColor="text1"/>
          <w:sz w:val="24"/>
          <w:szCs w:val="24"/>
          <w:lang w:val="zh-TW"/>
          <w14:textFill>
            <w14:solidFill>
              <w14:schemeClr w14:val="tx1"/>
            </w14:solidFill>
          </w14:textFill>
        </w:rPr>
        <w:t>、抖音、不超过三个以上的餐饮协会以上机构的合作开课（统称为第三方），合作开课由高维、</w:t>
      </w:r>
      <w:ins w:id="20" w:author="Poppy Liu" w:date="2024-05-20T11:42:00Z">
        <w:r>
          <w:rPr>
            <w:rFonts w:ascii="仿宋" w:hAnsi="仿宋" w:eastAsia="仿宋" w:cs="仿宋"/>
            <w:color w:val="000000" w:themeColor="text1"/>
            <w:sz w:val="24"/>
            <w:szCs w:val="24"/>
            <w:lang w:val="zh-TW"/>
            <w14:textFill>
              <w14:solidFill>
                <w14:schemeClr w14:val="tx1"/>
              </w14:solidFill>
            </w14:textFill>
          </w:rPr>
          <w:t>赢营</w:t>
        </w:r>
      </w:ins>
      <w:del w:id="21" w:author="Poppy Liu" w:date="2024-05-11T14:08:00Z">
        <w:r>
          <w:rPr>
            <w:rFonts w:ascii="仿宋" w:hAnsi="仿宋" w:eastAsia="仿宋" w:cs="仿宋"/>
            <w:color w:val="000000" w:themeColor="text1"/>
            <w:sz w:val="24"/>
            <w:szCs w:val="24"/>
            <w:lang w:val="zh-TW"/>
            <w14:textFill>
              <w14:solidFill>
                <w14:schemeClr w14:val="tx1"/>
              </w14:solidFill>
            </w14:textFill>
          </w:rPr>
          <w:delText>羽生</w:delText>
        </w:r>
      </w:del>
      <w:r>
        <w:rPr>
          <w:rFonts w:ascii="仿宋" w:hAnsi="仿宋" w:eastAsia="仿宋" w:cs="仿宋"/>
          <w:color w:val="000000" w:themeColor="text1"/>
          <w:sz w:val="24"/>
          <w:szCs w:val="24"/>
          <w:lang w:val="zh-TW"/>
          <w14:textFill>
            <w14:solidFill>
              <w14:schemeClr w14:val="tx1"/>
            </w14:solidFill>
          </w14:textFill>
        </w:rPr>
        <w:t>、第三方联合举办，高维承担交付、课程内容迭代等工作，</w:t>
      </w:r>
      <w:ins w:id="22" w:author="Poppy Liu" w:date="2024-05-20T11:42:00Z">
        <w:r>
          <w:rPr>
            <w:rFonts w:ascii="仿宋" w:hAnsi="仿宋" w:eastAsia="仿宋" w:cs="仿宋"/>
            <w:color w:val="000000" w:themeColor="text1"/>
            <w:sz w:val="24"/>
            <w:szCs w:val="24"/>
            <w:lang w:val="zh-TW"/>
            <w14:textFill>
              <w14:solidFill>
                <w14:schemeClr w14:val="tx1"/>
              </w14:solidFill>
            </w14:textFill>
          </w:rPr>
          <w:t>赢营</w:t>
        </w:r>
      </w:ins>
      <w:del w:id="23" w:author="Poppy Liu" w:date="2024-05-11T14:08:00Z">
        <w:r>
          <w:rPr>
            <w:rFonts w:ascii="仿宋" w:hAnsi="仿宋" w:eastAsia="仿宋" w:cs="仿宋"/>
            <w:color w:val="000000" w:themeColor="text1"/>
            <w:sz w:val="24"/>
            <w:szCs w:val="24"/>
            <w:lang w:val="zh-TW"/>
            <w14:textFill>
              <w14:solidFill>
                <w14:schemeClr w14:val="tx1"/>
              </w14:solidFill>
            </w14:textFill>
          </w:rPr>
          <w:delText>羽生</w:delText>
        </w:r>
      </w:del>
      <w:r>
        <w:rPr>
          <w:rFonts w:ascii="仿宋" w:hAnsi="仿宋" w:eastAsia="仿宋" w:cs="仿宋"/>
          <w:color w:val="000000" w:themeColor="text1"/>
          <w:sz w:val="24"/>
          <w:szCs w:val="24"/>
          <w:lang w:val="zh-TW"/>
          <w14:textFill>
            <w14:solidFill>
              <w14:schemeClr w14:val="tx1"/>
            </w14:solidFill>
          </w14:textFill>
        </w:rPr>
        <w:t>负责老师授课，第三方负责招生等相关工作。</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14:textFill>
            <w14:solidFill>
              <w14:schemeClr w14:val="tx1"/>
            </w14:solidFill>
          </w14:textFill>
        </w:rPr>
      </w:pPr>
      <w:r>
        <w:rPr>
          <w:rFonts w:hint="default" w:ascii="仿宋" w:hAnsi="仿宋" w:eastAsia="仿宋" w:cs="仿宋"/>
          <w:color w:val="000000" w:themeColor="text1"/>
          <w:kern w:val="0"/>
          <w:sz w:val="24"/>
          <w:szCs w:val="24"/>
          <w:lang w:eastAsia="zh-TW"/>
          <w14:textFill>
            <w14:solidFill>
              <w14:schemeClr w14:val="tx1"/>
            </w14:solidFill>
          </w14:textFill>
        </w:rPr>
        <w:t>2</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6</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 xml:space="preserve">2 </w:t>
      </w:r>
      <w:r>
        <w:rPr>
          <w:rFonts w:ascii="仿宋" w:hAnsi="仿宋" w:eastAsia="仿宋" w:cs="仿宋"/>
          <w:color w:val="000000" w:themeColor="text1"/>
          <w:kern w:val="0"/>
          <w:sz w:val="24"/>
          <w:szCs w:val="24"/>
          <w:lang w:eastAsia="zh-Hans"/>
          <w14:textFill>
            <w14:solidFill>
              <w14:schemeClr w14:val="tx1"/>
            </w14:solidFill>
          </w14:textFill>
        </w:rPr>
        <w:t>所有</w:t>
      </w:r>
      <w:r>
        <w:rPr>
          <w:rFonts w:ascii="仿宋" w:hAnsi="仿宋" w:eastAsia="仿宋" w:cs="仿宋"/>
          <w:color w:val="000000" w:themeColor="text1"/>
          <w:kern w:val="0"/>
          <w:sz w:val="24"/>
          <w:szCs w:val="24"/>
          <w:lang w:val="zh-TW" w:eastAsia="zh-TW"/>
          <w14:textFill>
            <w14:solidFill>
              <w14:schemeClr w14:val="tx1"/>
            </w14:solidFill>
          </w14:textFill>
        </w:rPr>
        <w:t>投资机构的合作，乙方应当独家授权甲方进行</w:t>
      </w:r>
      <w:r>
        <w:rPr>
          <w:rFonts w:ascii="仿宋" w:hAnsi="仿宋" w:eastAsia="仿宋" w:cs="仿宋"/>
          <w:color w:val="000000" w:themeColor="text1"/>
          <w:sz w:val="24"/>
          <w:szCs w:val="24"/>
          <w:lang w:val="zh-TW" w:eastAsia="zh-TW"/>
          <w14:textFill>
            <w14:solidFill>
              <w14:schemeClr w14:val="tx1"/>
            </w14:solidFill>
          </w14:textFill>
        </w:rPr>
        <w:t>合作</w:t>
      </w:r>
      <w:r>
        <w:rPr>
          <w:rFonts w:ascii="仿宋" w:hAnsi="仿宋" w:eastAsia="仿宋" w:cs="仿宋"/>
          <w:color w:val="000000" w:themeColor="text1"/>
          <w:kern w:val="0"/>
          <w:sz w:val="24"/>
          <w:szCs w:val="24"/>
          <w:lang w:val="zh-TW" w:eastAsia="zh-TW"/>
          <w14:textFill>
            <w14:solidFill>
              <w14:schemeClr w14:val="tx1"/>
            </w14:solidFill>
          </w14:textFill>
        </w:rPr>
        <w:t>沟通</w:t>
      </w:r>
      <w:r>
        <w:rPr>
          <w:rFonts w:ascii="仿宋" w:hAnsi="仿宋" w:eastAsia="仿宋" w:cs="仿宋"/>
          <w:color w:val="000000" w:themeColor="text1"/>
          <w:sz w:val="24"/>
          <w:szCs w:val="24"/>
          <w:lang w:val="zh-TW" w:eastAsia="zh-TW"/>
          <w14:textFill>
            <w14:solidFill>
              <w14:schemeClr w14:val="tx1"/>
            </w14:solidFill>
          </w14:textFill>
        </w:rPr>
        <w:t>和统一管理</w:t>
      </w:r>
      <w:r>
        <w:rPr>
          <w:rFonts w:ascii="仿宋" w:hAnsi="仿宋" w:eastAsia="仿宋" w:cs="仿宋"/>
          <w:color w:val="000000" w:themeColor="text1"/>
          <w:kern w:val="0"/>
          <w:sz w:val="24"/>
          <w:szCs w:val="24"/>
          <w:lang w:val="zh-TW" w:eastAsia="zh-TW"/>
          <w14:textFill>
            <w14:solidFill>
              <w14:schemeClr w14:val="tx1"/>
            </w14:solidFill>
          </w14:textFill>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2</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6</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TW"/>
          <w14:textFill>
            <w14:solidFill>
              <w14:schemeClr w14:val="tx1"/>
            </w14:solidFill>
          </w14:textFill>
        </w:rPr>
        <w:t xml:space="preserve">3 </w:t>
      </w:r>
      <w:r>
        <w:rPr>
          <w:rFonts w:ascii="仿宋" w:hAnsi="仿宋" w:eastAsia="仿宋" w:cs="仿宋"/>
          <w:color w:val="000000" w:themeColor="text1"/>
          <w:sz w:val="24"/>
          <w:szCs w:val="24"/>
          <w:lang w:val="zh-TW" w:eastAsia="zh-TW"/>
          <w14:textFill>
            <w14:solidFill>
              <w14:schemeClr w14:val="tx1"/>
            </w14:solidFill>
          </w14:textFill>
        </w:rPr>
        <w:t>甲乙双方</w:t>
      </w:r>
      <w:r>
        <w:rPr>
          <w:rFonts w:ascii="仿宋" w:hAnsi="仿宋" w:eastAsia="仿宋" w:cs="仿宋"/>
          <w:color w:val="000000" w:themeColor="text1"/>
          <w:kern w:val="0"/>
          <w:sz w:val="24"/>
          <w:szCs w:val="24"/>
          <w:lang w:val="zh-TW" w:eastAsia="zh-TW"/>
          <w14:textFill>
            <w14:solidFill>
              <w14:schemeClr w14:val="tx1"/>
            </w14:solidFill>
          </w14:textFill>
        </w:rPr>
        <w:t>达成共识，</w:t>
      </w:r>
      <w:r>
        <w:rPr>
          <w:rFonts w:ascii="仿宋" w:hAnsi="仿宋" w:eastAsia="仿宋" w:cs="仿宋"/>
          <w:color w:val="000000" w:themeColor="text1"/>
          <w:sz w:val="24"/>
          <w:szCs w:val="24"/>
          <w:lang w:val="zh-TW" w:eastAsia="zh-TW"/>
          <w14:textFill>
            <w14:solidFill>
              <w14:schemeClr w14:val="tx1"/>
            </w14:solidFill>
          </w14:textFill>
        </w:rPr>
        <w:t>就</w:t>
      </w:r>
      <w:r>
        <w:rPr>
          <w:rFonts w:ascii="仿宋" w:hAnsi="仿宋" w:eastAsia="仿宋" w:cs="仿宋"/>
          <w:color w:val="000000" w:themeColor="text1"/>
          <w:kern w:val="0"/>
          <w:sz w:val="24"/>
          <w:szCs w:val="24"/>
          <w:lang w:eastAsia="zh-TW"/>
          <w14:textFill>
            <w14:solidFill>
              <w14:schemeClr w14:val="tx1"/>
            </w14:solidFill>
          </w14:textFill>
        </w:rPr>
        <w:t>课程</w:t>
      </w:r>
      <w:r>
        <w:rPr>
          <w:rFonts w:ascii="仿宋" w:hAnsi="仿宋" w:eastAsia="仿宋" w:cs="仿宋"/>
          <w:color w:val="000000" w:themeColor="text1"/>
          <w:kern w:val="0"/>
          <w:sz w:val="24"/>
          <w:szCs w:val="24"/>
          <w:lang w:val="zh-TW" w:eastAsia="zh-TW"/>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含公开课、工作坊</w:t>
      </w:r>
      <w:r>
        <w:rPr>
          <w:rFonts w:ascii="仿宋" w:hAnsi="仿宋" w:eastAsia="仿宋" w:cs="仿宋"/>
          <w:color w:val="000000" w:themeColor="text1"/>
          <w:kern w:val="0"/>
          <w:sz w:val="24"/>
          <w:szCs w:val="24"/>
          <w:lang w:val="zh-TW" w:eastAsia="zh-TW"/>
          <w14:textFill>
            <w14:solidFill>
              <w14:schemeClr w14:val="tx1"/>
            </w14:solidFill>
          </w14:textFill>
        </w:rPr>
        <w:t>）的</w:t>
      </w:r>
      <w:r>
        <w:rPr>
          <w:rFonts w:ascii="仿宋" w:hAnsi="仿宋" w:eastAsia="仿宋" w:cs="仿宋"/>
          <w:color w:val="000000" w:themeColor="text1"/>
          <w:sz w:val="24"/>
          <w:szCs w:val="24"/>
          <w:lang w:val="zh-TW" w:eastAsia="zh-TW"/>
          <w14:textFill>
            <w14:solidFill>
              <w14:schemeClr w14:val="tx1"/>
            </w14:solidFill>
          </w14:textFill>
        </w:rPr>
        <w:t>终端</w:t>
      </w:r>
      <w:r>
        <w:rPr>
          <w:rFonts w:ascii="仿宋" w:hAnsi="仿宋" w:eastAsia="仿宋" w:cs="仿宋"/>
          <w:color w:val="000000" w:themeColor="text1"/>
          <w:kern w:val="0"/>
          <w:sz w:val="24"/>
          <w:szCs w:val="24"/>
          <w:lang w:val="zh-TW" w:eastAsia="zh-TW"/>
          <w14:textFill>
            <w14:solidFill>
              <w14:schemeClr w14:val="tx1"/>
            </w14:solidFill>
          </w14:textFill>
        </w:rPr>
        <w:t>指导价及渠道合作价格，</w:t>
      </w:r>
      <w:r>
        <w:rPr>
          <w:rFonts w:ascii="仿宋" w:hAnsi="仿宋" w:eastAsia="仿宋" w:cs="仿宋"/>
          <w:color w:val="000000" w:themeColor="text1"/>
          <w:sz w:val="24"/>
          <w:szCs w:val="24"/>
          <w:lang w:val="zh-TW" w:eastAsia="zh-TW"/>
          <w14:textFill>
            <w14:solidFill>
              <w14:schemeClr w14:val="tx1"/>
            </w14:solidFill>
          </w14:textFill>
        </w:rPr>
        <w:t>双方保持对外</w:t>
      </w:r>
      <w:r>
        <w:rPr>
          <w:rFonts w:ascii="仿宋" w:hAnsi="仿宋" w:eastAsia="仿宋" w:cs="仿宋"/>
          <w:color w:val="000000" w:themeColor="text1"/>
          <w:kern w:val="0"/>
          <w:sz w:val="24"/>
          <w:szCs w:val="24"/>
          <w:lang w:val="zh-TW" w:eastAsia="zh-TW"/>
          <w14:textFill>
            <w14:solidFill>
              <w14:schemeClr w14:val="tx1"/>
            </w14:solidFill>
          </w14:textFill>
        </w:rPr>
        <w:t>统一报价</w:t>
      </w:r>
      <w:r>
        <w:rPr>
          <w:rFonts w:ascii="仿宋" w:hAnsi="仿宋" w:eastAsia="仿宋" w:cs="仿宋"/>
          <w:color w:val="000000" w:themeColor="text1"/>
          <w:sz w:val="24"/>
          <w:szCs w:val="24"/>
          <w:lang w:val="zh-TW" w:eastAsia="zh-TW"/>
          <w14:textFill>
            <w14:solidFill>
              <w14:schemeClr w14:val="tx1"/>
            </w14:solidFill>
          </w14:textFill>
        </w:rPr>
        <w:t>体系</w:t>
      </w:r>
      <w:r>
        <w:rPr>
          <w:rFonts w:ascii="仿宋" w:hAnsi="仿宋" w:eastAsia="仿宋" w:cs="仿宋"/>
          <w:color w:val="000000" w:themeColor="text1"/>
          <w:kern w:val="0"/>
          <w:sz w:val="24"/>
          <w:szCs w:val="24"/>
          <w:lang w:val="zh-TW" w:eastAsia="zh-TW"/>
          <w14:textFill>
            <w14:solidFill>
              <w14:schemeClr w14:val="tx1"/>
            </w14:solidFill>
          </w14:textFill>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color w:val="000000" w:themeColor="text1"/>
          <w:lang w:val="zh-TW" w:eastAsia="zh-TW"/>
          <w14:textFill>
            <w14:solidFill>
              <w14:schemeClr w14:val="tx1"/>
            </w14:solidFill>
          </w14:textFill>
        </w:rPr>
      </w:pPr>
    </w:p>
    <w:p>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hAnsi="仿宋" w:eastAsia="仿宋" w:cs="仿宋"/>
          <w:color w:val="000000" w:themeColor="text1"/>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合作款项计算方式及支付方式</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3</w:t>
      </w:r>
      <w:r>
        <w:rPr>
          <w:rFonts w:ascii="仿宋" w:hAnsi="仿宋" w:eastAsia="仿宋" w:cs="仿宋"/>
          <w:color w:val="000000" w:themeColor="text1"/>
          <w:lang w:val="zh-TW" w:eastAsia="zh-TW"/>
          <w14:textFill>
            <w14:solidFill>
              <w14:schemeClr w14:val="tx1"/>
            </w14:solidFill>
          </w14:textFill>
        </w:rPr>
        <w:t>.1</w:t>
      </w:r>
      <w:r>
        <w:rPr>
          <w:rFonts w:ascii="仿宋" w:hAnsi="仿宋" w:eastAsia="仿宋" w:cs="仿宋"/>
          <w:color w:val="000000" w:themeColor="text1"/>
          <w:lang w:eastAsia="zh-TW"/>
          <w14:textFill>
            <w14:solidFill>
              <w14:schemeClr w14:val="tx1"/>
            </w14:solidFill>
          </w14:textFill>
        </w:rPr>
        <w:t xml:space="preserve"> </w:t>
      </w:r>
      <w:r>
        <w:rPr>
          <w:rFonts w:ascii="仿宋" w:hAnsi="仿宋" w:eastAsia="仿宋" w:cs="仿宋"/>
          <w:color w:val="000000" w:themeColor="text1"/>
          <w:lang w:val="zh-TW" w:eastAsia="zh-TW"/>
          <w14:textFill>
            <w14:solidFill>
              <w14:schemeClr w14:val="tx1"/>
            </w14:solidFill>
          </w14:textFill>
        </w:rPr>
        <w:t>高维公开课课程合作费用：乙方</w:t>
      </w:r>
      <w:del w:id="24" w:author="Poppy Liu" w:date="2024-05-11T14:08:00Z">
        <w:r>
          <w:rPr>
            <w:rFonts w:ascii="仿宋" w:hAnsi="仿宋" w:eastAsia="仿宋"/>
            <w:color w:val="000000" w:themeColor="text1"/>
            <w:u w:val="single"/>
            <w:lang w:val="zh-CN"/>
            <w14:textFill>
              <w14:solidFill>
                <w14:schemeClr w14:val="tx1"/>
              </w14:solidFill>
            </w14:textFill>
          </w:rPr>
          <w:delText xml:space="preserve"> </w:delText>
        </w:r>
      </w:del>
      <w:del w:id="25" w:author="Poppy Liu" w:date="2024-05-11T14:08:00Z">
        <w:r>
          <w:rPr>
            <w:rFonts w:hint="eastAsia" w:ascii="仿宋" w:hAnsi="仿宋" w:eastAsia="仿宋"/>
            <w:color w:val="000000" w:themeColor="text1"/>
            <w:u w:val="single"/>
            <w:lang w:val="zh-CN"/>
            <w14:textFill>
              <w14:solidFill>
                <w14:schemeClr w14:val="tx1"/>
              </w14:solidFill>
            </w14:textFill>
          </w:rPr>
          <w:delText xml:space="preserve">刘晴老师（昵称刘老师） </w:delText>
        </w:r>
      </w:del>
      <w:del w:id="26" w:author="Poppy Liu" w:date="2024-05-11T14:08:00Z">
        <w:r>
          <w:rPr>
            <w:rFonts w:ascii="仿宋" w:hAnsi="仿宋" w:eastAsia="仿宋" w:cs="仿宋"/>
            <w:color w:val="000000" w:themeColor="text1"/>
            <w:lang w:val="zh-TW" w:eastAsia="zh-TW"/>
            <w14:textFill>
              <w14:solidFill>
                <w14:schemeClr w14:val="tx1"/>
              </w14:solidFill>
            </w14:textFill>
          </w:rPr>
          <w:delText xml:space="preserve"> </w:delText>
        </w:r>
      </w:del>
      <w:r>
        <w:rPr>
          <w:rFonts w:ascii="仿宋" w:hAnsi="仿宋" w:eastAsia="仿宋" w:cs="仿宋"/>
          <w:color w:val="000000" w:themeColor="text1"/>
          <w:lang w:eastAsia="zh-TW"/>
          <w14:textFill>
            <w14:solidFill>
              <w14:schemeClr w14:val="tx1"/>
            </w14:solidFill>
          </w14:textFill>
        </w:rPr>
        <w:t>导师</w:t>
      </w:r>
      <w:r>
        <w:rPr>
          <w:rFonts w:ascii="仿宋" w:hAnsi="仿宋" w:eastAsia="仿宋" w:cs="仿宋"/>
          <w:color w:val="000000" w:themeColor="text1"/>
          <w:lang w:val="zh-TW" w:eastAsia="zh-TW"/>
          <w14:textFill>
            <w14:solidFill>
              <w14:schemeClr w14:val="tx1"/>
            </w14:solidFill>
          </w14:textFill>
        </w:rPr>
        <w:t>课酬费用为含税人民币</w:t>
      </w:r>
      <w:r>
        <w:rPr>
          <w:rFonts w:ascii="仿宋" w:hAnsi="仿宋" w:eastAsia="仿宋" w:cs="仿宋"/>
          <w:color w:val="000000" w:themeColor="text1"/>
          <w:u w:val="single"/>
          <w:lang w:val="zh-CN"/>
          <w14:textFill>
            <w14:solidFill>
              <w14:schemeClr w14:val="tx1"/>
            </w14:solidFill>
          </w14:textFill>
        </w:rPr>
        <w:t xml:space="preserve"> 1</w:t>
      </w:r>
      <w:r>
        <w:rPr>
          <w:rFonts w:hint="eastAsia" w:ascii="仿宋" w:hAnsi="仿宋" w:eastAsia="仿宋" w:cs="仿宋"/>
          <w:color w:val="000000" w:themeColor="text1"/>
          <w:u w:val="single"/>
          <w:lang w:val="zh-CN"/>
          <w14:textFill>
            <w14:solidFill>
              <w14:schemeClr w14:val="tx1"/>
            </w14:solidFill>
          </w14:textFill>
        </w:rPr>
        <w:t>万</w:t>
      </w:r>
      <w:r>
        <w:rPr>
          <w:rFonts w:ascii="仿宋" w:hAnsi="仿宋" w:eastAsia="仿宋" w:cs="仿宋"/>
          <w:color w:val="000000" w:themeColor="text1"/>
          <w:u w:val="single"/>
          <w:lang w:val="zh-CN"/>
          <w14:textFill>
            <w14:solidFill>
              <w14:schemeClr w14:val="tx1"/>
            </w14:solidFill>
          </w14:textFill>
        </w:rPr>
        <w:t xml:space="preserve"> </w:t>
      </w:r>
      <w:r>
        <w:rPr>
          <w:rFonts w:ascii="仿宋" w:hAnsi="仿宋" w:eastAsia="仿宋" w:cs="仿宋"/>
          <w:color w:val="000000" w:themeColor="text1"/>
          <w:lang w:val="zh-TW" w:eastAsia="zh-TW"/>
          <w14:textFill>
            <w14:solidFill>
              <w14:schemeClr w14:val="tx1"/>
            </w14:solidFill>
          </w14:textFill>
        </w:rPr>
        <w:t>元/天（每年度双方根据当时市场共同协商调整课酬</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以另行签署得书面协议为准</w:t>
      </w:r>
      <w:r>
        <w:rPr>
          <w:rFonts w:ascii="仿宋" w:hAnsi="仿宋" w:eastAsia="仿宋" w:cs="仿宋"/>
          <w:color w:val="000000" w:themeColor="text1"/>
          <w:lang w:val="zh-TW" w:eastAsia="zh-TW"/>
          <w14:textFill>
            <w14:solidFill>
              <w14:schemeClr w14:val="tx1"/>
            </w14:solidFill>
          </w14:textFill>
        </w:rPr>
        <w:t>），因培训授课而产生差旅住宿费用实报实销。</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eastAsia="zh-Hans"/>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3</w:t>
      </w:r>
      <w:r>
        <w:rPr>
          <w:rFonts w:ascii="仿宋" w:hAnsi="仿宋" w:eastAsia="仿宋" w:cs="仿宋"/>
          <w:color w:val="000000" w:themeColor="text1"/>
          <w:lang w:val="zh-TW" w:eastAsia="zh-TW"/>
          <w14:textFill>
            <w14:solidFill>
              <w14:schemeClr w14:val="tx1"/>
            </w14:solidFill>
          </w14:textFill>
        </w:rPr>
        <w:t>.2</w:t>
      </w:r>
      <w:r>
        <w:rPr>
          <w:rFonts w:ascii="仿宋" w:hAnsi="仿宋" w:eastAsia="仿宋" w:cs="仿宋"/>
          <w:color w:val="000000" w:themeColor="text1"/>
          <w:lang w:eastAsia="zh-TW"/>
          <w14:textFill>
            <w14:solidFill>
              <w14:schemeClr w14:val="tx1"/>
            </w14:solidFill>
          </w14:textFill>
        </w:rPr>
        <w:t xml:space="preserve"> </w:t>
      </w:r>
      <w:r>
        <w:rPr>
          <w:rFonts w:hint="eastAsia" w:ascii="仿宋" w:hAnsi="仿宋" w:eastAsia="仿宋" w:cs="仿宋"/>
          <w:color w:val="000000" w:themeColor="text1"/>
          <w:lang w:eastAsia="zh-Hans"/>
          <w14:textFill>
            <w14:solidFill>
              <w14:schemeClr w14:val="tx1"/>
            </w14:solidFill>
          </w14:textFill>
        </w:rPr>
        <w:t>给</w:t>
      </w:r>
      <w:r>
        <w:rPr>
          <w:rFonts w:ascii="仿宋" w:hAnsi="仿宋" w:eastAsia="仿宋" w:cs="仿宋"/>
          <w:color w:val="000000" w:themeColor="text1"/>
          <w:lang w:val="zh-TW" w:eastAsia="zh-TW"/>
          <w14:textFill>
            <w14:solidFill>
              <w14:schemeClr w14:val="tx1"/>
            </w14:solidFill>
          </w14:textFill>
        </w:rPr>
        <w:t>高维学友</w:t>
      </w:r>
      <w:r>
        <w:rPr>
          <w:rFonts w:hint="eastAsia" w:ascii="仿宋" w:hAnsi="仿宋" w:eastAsia="仿宋" w:cs="仿宋"/>
          <w:color w:val="000000" w:themeColor="text1"/>
          <w:lang w:eastAsia="zh-Hans"/>
          <w14:textFill>
            <w14:solidFill>
              <w14:schemeClr w14:val="tx1"/>
            </w14:solidFill>
          </w14:textFill>
        </w:rPr>
        <w:t>的</w:t>
      </w:r>
      <w:r>
        <w:rPr>
          <w:rFonts w:ascii="仿宋" w:hAnsi="仿宋" w:eastAsia="仿宋" w:cs="仿宋"/>
          <w:color w:val="000000" w:themeColor="text1"/>
          <w:lang w:val="zh-TW" w:eastAsia="zh-TW"/>
          <w14:textFill>
            <w14:solidFill>
              <w14:schemeClr w14:val="tx1"/>
            </w14:solidFill>
          </w14:textFill>
        </w:rPr>
        <w:t>内训费：</w:t>
      </w:r>
      <w:r>
        <w:rPr>
          <w:rFonts w:hint="eastAsia" w:ascii="仿宋" w:hAnsi="仿宋" w:eastAsia="仿宋" w:cs="仿宋"/>
          <w:color w:val="000000" w:themeColor="text1"/>
          <w:u w:val="single"/>
          <w:lang w:val="zh-CN"/>
          <w14:textFill>
            <w14:solidFill>
              <w14:schemeClr w14:val="tx1"/>
            </w14:solidFill>
          </w14:textFill>
        </w:rPr>
        <w:t>甲乙双方根据客户情况商议报价及甲乙双方分配比例</w:t>
      </w:r>
      <w:r>
        <w:rPr>
          <w:rFonts w:hint="eastAsia" w:ascii="仿宋" w:hAnsi="仿宋" w:eastAsia="仿宋" w:cs="仿宋"/>
          <w:color w:val="000000" w:themeColor="text1"/>
          <w:lang w:eastAsia="zh-TW"/>
          <w14:textFill>
            <w14:solidFill>
              <w14:schemeClr w14:val="tx1"/>
            </w14:solidFill>
          </w14:textFill>
        </w:rPr>
        <w:t>。</w:t>
      </w:r>
      <w:r>
        <w:rPr>
          <w:rFonts w:ascii="仿宋" w:hAnsi="仿宋" w:eastAsia="仿宋" w:cs="仿宋"/>
          <w:color w:val="000000" w:themeColor="text1"/>
          <w:u w:val="single"/>
          <w:lang w:val="zh-CN"/>
          <w14:textFill>
            <w14:solidFill>
              <w14:schemeClr w14:val="tx1"/>
            </w14:solidFill>
          </w14:textFill>
        </w:rPr>
        <w:t xml:space="preserve">   </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eastAsia="zh-Hans"/>
        </w:rPr>
      </w:pPr>
      <w:r>
        <w:rPr>
          <w:rFonts w:ascii="仿宋" w:hAnsi="仿宋" w:eastAsia="仿宋" w:cs="仿宋"/>
          <w:color w:val="000000" w:themeColor="text1"/>
          <w:lang w:eastAsia="zh-TW"/>
          <w14:textFill>
            <w14:solidFill>
              <w14:schemeClr w14:val="tx1"/>
            </w14:solidFill>
          </w14:textFill>
        </w:rPr>
        <w:t>3</w:t>
      </w:r>
      <w:r>
        <w:rPr>
          <w:rFonts w:ascii="仿宋" w:hAnsi="仿宋" w:eastAsia="仿宋" w:cs="仿宋"/>
          <w:color w:val="000000" w:themeColor="text1"/>
          <w:lang w:val="zh-TW" w:eastAsia="zh-TW"/>
          <w14:textFill>
            <w14:solidFill>
              <w14:schemeClr w14:val="tx1"/>
            </w14:solidFill>
          </w14:textFill>
        </w:rPr>
        <w:t>.2.1</w:t>
      </w:r>
      <w:r>
        <w:rPr>
          <w:rFonts w:ascii="仿宋" w:hAnsi="仿宋" w:eastAsia="仿宋" w:cs="仿宋"/>
          <w:color w:val="000000" w:themeColor="text1"/>
          <w:lang w:eastAsia="zh-TW"/>
          <w14:textFill>
            <w14:solidFill>
              <w14:schemeClr w14:val="tx1"/>
            </w14:solidFill>
          </w14:textFill>
        </w:rPr>
        <w:t xml:space="preserve"> </w:t>
      </w:r>
      <w:r>
        <w:rPr>
          <w:rFonts w:ascii="仿宋" w:hAnsi="仿宋" w:eastAsia="仿宋" w:cs="仿宋"/>
          <w:color w:val="000000" w:themeColor="text1"/>
          <w:lang w:val="zh-TW" w:eastAsia="zh-TW"/>
          <w14:textFill>
            <w14:solidFill>
              <w14:schemeClr w14:val="tx1"/>
            </w14:solidFill>
          </w14:textFill>
        </w:rPr>
        <w:t>本合同履行期间，本合同以外需求方向甲方提出采购</w:t>
      </w:r>
      <w:r>
        <w:rPr>
          <w:rFonts w:hint="eastAsia" w:ascii="仿宋" w:hAnsi="仿宋" w:eastAsia="仿宋" w:cs="仿宋"/>
          <w:color w:val="000000" w:themeColor="text1"/>
          <w:lang w:val="zh-TW" w:eastAsia="zh-TW"/>
          <w14:textFill>
            <w14:solidFill>
              <w14:schemeClr w14:val="tx1"/>
            </w14:solidFill>
          </w14:textFill>
        </w:rPr>
        <w:t>入企</w:t>
      </w:r>
      <w:r>
        <w:rPr>
          <w:rFonts w:ascii="仿宋" w:hAnsi="仿宋" w:eastAsia="仿宋" w:cs="仿宋"/>
          <w:color w:val="000000" w:themeColor="text1"/>
          <w:lang w:val="zh-TW" w:eastAsia="zh-TW"/>
          <w14:textFill>
            <w14:solidFill>
              <w14:schemeClr w14:val="tx1"/>
            </w14:solidFill>
          </w14:textFill>
        </w:rPr>
        <w:t>咨询等无法标准化报价的指定咨询项目需求，在甲乙双方为独家授权合作的情况下，甲乙双方经沟通后</w:t>
      </w:r>
      <w:r>
        <w:rPr>
          <w:rFonts w:hint="eastAsia" w:ascii="仿宋" w:hAnsi="仿宋" w:eastAsia="仿宋" w:cs="仿宋"/>
          <w:color w:val="000000" w:themeColor="text1"/>
          <w:lang w:eastAsia="zh-Hans"/>
          <w14:textFill>
            <w14:solidFill>
              <w14:schemeClr w14:val="tx1"/>
            </w14:solidFill>
          </w14:textFill>
        </w:rPr>
        <w:t>皆可</w:t>
      </w:r>
      <w:r>
        <w:rPr>
          <w:rFonts w:ascii="仿宋" w:hAnsi="仿宋" w:eastAsia="仿宋" w:cs="仿宋"/>
          <w:color w:val="000000" w:themeColor="text1"/>
          <w:lang w:val="zh-TW" w:eastAsia="zh-TW"/>
          <w14:textFill>
            <w14:solidFill>
              <w14:schemeClr w14:val="tx1"/>
            </w14:solidFill>
          </w14:textFill>
        </w:rPr>
        <w:t>向前述需求方报价，甲乙双方咨询费分配比例为</w:t>
      </w:r>
      <w:r>
        <w:rPr>
          <w:rFonts w:ascii="仿宋" w:hAnsi="仿宋" w:eastAsia="仿宋" w:cs="仿宋"/>
          <w:color w:val="000000" w:themeColor="text1"/>
          <w:shd w:val="clear" w:color="auto" w:fill="FFFF00"/>
          <w:lang w:val="zh-TW" w:eastAsia="zh-TW"/>
          <w14:textFill>
            <w14:solidFill>
              <w14:schemeClr w14:val="tx1"/>
            </w14:solidFill>
          </w14:textFill>
        </w:rPr>
        <w:t>【</w:t>
      </w:r>
      <w:r>
        <w:rPr>
          <w:rFonts w:ascii="仿宋" w:hAnsi="仿宋" w:eastAsia="仿宋" w:cs="仿宋"/>
          <w:color w:val="000000" w:themeColor="text1"/>
          <w:shd w:val="clear" w:color="auto" w:fill="FFFF00"/>
          <w:lang w:eastAsia="zh-TW"/>
          <w14:textFill>
            <w14:solidFill>
              <w14:schemeClr w14:val="tx1"/>
            </w14:solidFill>
          </w14:textFill>
        </w:rPr>
        <w:t>20</w:t>
      </w:r>
      <w:r>
        <w:rPr>
          <w:rFonts w:ascii="仿宋" w:hAnsi="仿宋" w:eastAsia="仿宋" w:cs="仿宋"/>
          <w:color w:val="000000" w:themeColor="text1"/>
          <w:shd w:val="clear" w:color="auto" w:fill="FFFF00"/>
          <w:lang w:val="zh-TW" w:eastAsia="zh-TW"/>
          <w14:textFill>
            <w14:solidFill>
              <w14:schemeClr w14:val="tx1"/>
            </w14:solidFill>
          </w14:textFill>
        </w:rPr>
        <w:t>%:</w:t>
      </w:r>
      <w:r>
        <w:rPr>
          <w:rFonts w:ascii="仿宋" w:hAnsi="仿宋" w:eastAsia="仿宋" w:cs="仿宋"/>
          <w:color w:val="000000" w:themeColor="text1"/>
          <w:shd w:val="clear" w:color="auto" w:fill="FFFF00"/>
          <w:lang w:eastAsia="zh-TW"/>
          <w14:textFill>
            <w14:solidFill>
              <w14:schemeClr w14:val="tx1"/>
            </w14:solidFill>
          </w14:textFill>
        </w:rPr>
        <w:t>80</w:t>
      </w:r>
      <w:r>
        <w:rPr>
          <w:rFonts w:ascii="仿宋" w:hAnsi="仿宋" w:eastAsia="仿宋" w:cs="仿宋"/>
          <w:color w:val="000000" w:themeColor="text1"/>
          <w:shd w:val="clear" w:color="auto" w:fill="FFFF00"/>
          <w:lang w:val="zh-TW" w:eastAsia="zh-TW"/>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w:t>
      </w:r>
      <w:r>
        <w:rPr>
          <w:rFonts w:hint="eastAsia" w:ascii="仿宋" w:hAnsi="仿宋" w:eastAsia="仿宋" w:cs="仿宋"/>
          <w:lang w:val="zh-TW"/>
        </w:rPr>
        <w:t>乙方给予高维的内训、咨询报价不能高于老师给予其它合作第三方以及客户的价格，一经发现，甲方有权取消合作）</w:t>
      </w:r>
      <w:r>
        <w:rPr>
          <w:rFonts w:hint="eastAsia" w:ascii="仿宋" w:hAnsi="仿宋" w:eastAsia="仿宋" w:cs="仿宋"/>
          <w:lang w:eastAsia="zh-TW"/>
        </w:rPr>
        <w:t>。</w:t>
      </w:r>
      <w:r>
        <w:rPr>
          <w:rFonts w:ascii="仿宋" w:hAnsi="仿宋" w:eastAsia="仿宋" w:cs="仿宋"/>
          <w:u w:val="single"/>
          <w:lang w:val="zh-CN"/>
        </w:rPr>
        <w:t xml:space="preserve">   </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相应税款由甲乙双方各自承担。相关咨询服务协议视学友企业需求确定签署方</w:t>
      </w:r>
      <w:r>
        <w:rPr>
          <w:rFonts w:hint="eastAsia" w:ascii="仿宋" w:hAnsi="仿宋" w:eastAsia="仿宋" w:cs="仿宋"/>
          <w:color w:val="000000" w:themeColor="text1"/>
          <w:lang w:val="zh-TW"/>
          <w14:textFill>
            <w14:solidFill>
              <w14:schemeClr w14:val="tx1"/>
            </w14:solidFill>
          </w14:textFill>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3</w:t>
      </w:r>
      <w:r>
        <w:rPr>
          <w:rFonts w:ascii="仿宋" w:hAnsi="仿宋" w:eastAsia="仿宋" w:cs="仿宋"/>
          <w:color w:val="000000" w:themeColor="text1"/>
          <w:lang w:val="zh-TW" w:eastAsia="zh-TW"/>
          <w14:textFill>
            <w14:solidFill>
              <w14:schemeClr w14:val="tx1"/>
            </w14:solidFill>
          </w14:textFill>
        </w:rPr>
        <w:t>.2.2</w:t>
      </w:r>
      <w:r>
        <w:rPr>
          <w:rFonts w:ascii="仿宋" w:hAnsi="仿宋" w:eastAsia="仿宋" w:cs="仿宋"/>
          <w:color w:val="000000" w:themeColor="text1"/>
          <w:lang w:eastAsia="zh-TW"/>
          <w14:textFill>
            <w14:solidFill>
              <w14:schemeClr w14:val="tx1"/>
            </w14:solidFill>
          </w14:textFill>
        </w:rPr>
        <w:t xml:space="preserve"> </w:t>
      </w:r>
      <w:r>
        <w:rPr>
          <w:rFonts w:ascii="仿宋" w:hAnsi="仿宋" w:eastAsia="仿宋" w:cs="仿宋"/>
          <w:color w:val="000000" w:themeColor="text1"/>
          <w:lang w:val="zh-TW" w:eastAsia="zh-TW"/>
          <w14:textFill>
            <w14:solidFill>
              <w14:schemeClr w14:val="tx1"/>
            </w14:solidFill>
          </w14:textFill>
        </w:rPr>
        <w:t>本合同履行期间，本合同以外需求方向甲方提出采购导师</w:t>
      </w:r>
      <w:r>
        <w:rPr>
          <w:rFonts w:hint="eastAsia" w:ascii="仿宋" w:hAnsi="仿宋" w:eastAsia="仿宋" w:cs="仿宋"/>
          <w:color w:val="000000" w:themeColor="text1"/>
          <w:lang w:val="zh-TW" w:eastAsia="zh-TW"/>
          <w14:textFill>
            <w14:solidFill>
              <w14:schemeClr w14:val="tx1"/>
            </w14:solidFill>
          </w14:textFill>
        </w:rPr>
        <w:t>入企</w:t>
      </w:r>
      <w:r>
        <w:rPr>
          <w:rFonts w:ascii="仿宋" w:hAnsi="仿宋" w:eastAsia="仿宋" w:cs="仿宋"/>
          <w:color w:val="000000" w:themeColor="text1"/>
          <w:lang w:val="zh-TW" w:eastAsia="zh-TW"/>
          <w14:textFill>
            <w14:solidFill>
              <w14:schemeClr w14:val="tx1"/>
            </w14:solidFill>
          </w14:textFill>
        </w:rPr>
        <w:t>内训的项目需求，在甲乙双方为独家授权合作的情况下，甲乙双方经沟通后由甲方向前述需求方报价，相应税款由甲乙双方各自承担</w:t>
      </w:r>
      <w:r>
        <w:rPr>
          <w:rFonts w:ascii="仿宋" w:hAnsi="仿宋" w:eastAsia="仿宋" w:cs="仿宋"/>
          <w:color w:val="000000" w:themeColor="text1"/>
          <w:lang w:eastAsia="zh-TW"/>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相关内训服务协议视学友企业需求确定签署方。</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3</w:t>
      </w:r>
      <w:r>
        <w:rPr>
          <w:rFonts w:ascii="仿宋" w:hAnsi="仿宋" w:eastAsia="仿宋" w:cs="仿宋"/>
          <w:color w:val="000000" w:themeColor="text1"/>
          <w:lang w:val="zh-TW" w:eastAsia="zh-TW"/>
          <w14:textFill>
            <w14:solidFill>
              <w14:schemeClr w14:val="tx1"/>
            </w14:solidFill>
          </w14:textFill>
        </w:rPr>
        <w:t>.2.3</w:t>
      </w:r>
      <w:r>
        <w:rPr>
          <w:rFonts w:ascii="仿宋" w:hAnsi="仿宋" w:eastAsia="仿宋" w:cs="仿宋"/>
          <w:color w:val="000000" w:themeColor="text1"/>
          <w:lang w:eastAsia="zh-TW"/>
          <w14:textFill>
            <w14:solidFill>
              <w14:schemeClr w14:val="tx1"/>
            </w14:solidFill>
          </w14:textFill>
        </w:rPr>
        <w:t xml:space="preserve"> </w:t>
      </w:r>
      <w:r>
        <w:rPr>
          <w:rFonts w:ascii="仿宋" w:hAnsi="仿宋" w:eastAsia="仿宋" w:cs="仿宋"/>
          <w:color w:val="000000" w:themeColor="text1"/>
          <w:lang w:val="zh-TW" w:eastAsia="zh-TW"/>
          <w14:textFill>
            <w14:solidFill>
              <w14:schemeClr w14:val="tx1"/>
            </w14:solidFill>
          </w14:textFill>
        </w:rPr>
        <w:t>甲方在每次合作课程结束后一周内提供当期的学友企业名单给乙方备案，如乙方在甲方发出名单之日起3个工作日内未提异议，就将此名单列入双方共同合作开发的学友企业名单库，该名单库</w:t>
      </w:r>
      <w:r>
        <w:rPr>
          <w:rFonts w:hint="eastAsia" w:ascii="仿宋" w:hAnsi="仿宋" w:eastAsia="仿宋" w:cs="仿宋"/>
          <w:color w:val="000000" w:themeColor="text1"/>
          <w:lang w:eastAsia="zh-Hans"/>
          <w14:textFill>
            <w14:solidFill>
              <w14:schemeClr w14:val="tx1"/>
            </w14:solidFill>
          </w14:textFill>
        </w:rPr>
        <w:t>在双方解约合作后的</w:t>
      </w:r>
      <w:r>
        <w:rPr>
          <w:rFonts w:ascii="仿宋" w:hAnsi="仿宋" w:eastAsia="仿宋" w:cs="仿宋"/>
          <w:color w:val="000000" w:themeColor="text1"/>
          <w:lang w:eastAsia="zh-Hans"/>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年内保持</w:t>
      </w:r>
      <w:r>
        <w:rPr>
          <w:rFonts w:ascii="仿宋" w:hAnsi="仿宋" w:eastAsia="仿宋" w:cs="仿宋"/>
          <w:color w:val="000000" w:themeColor="text1"/>
          <w:lang w:val="zh-TW" w:eastAsia="zh-TW"/>
          <w14:textFill>
            <w14:solidFill>
              <w14:schemeClr w14:val="tx1"/>
            </w14:solidFill>
          </w14:textFill>
        </w:rPr>
        <w:t>有效</w:t>
      </w:r>
      <w:r>
        <w:rPr>
          <w:rFonts w:hint="eastAsia" w:ascii="仿宋" w:hAnsi="仿宋" w:eastAsia="仿宋" w:cs="仿宋"/>
          <w:color w:val="000000" w:themeColor="text1"/>
          <w:lang w:eastAsia="zh-Hans"/>
          <w14:textFill>
            <w14:solidFill>
              <w14:schemeClr w14:val="tx1"/>
            </w14:solidFill>
          </w14:textFill>
        </w:rPr>
        <w:t>备案</w:t>
      </w:r>
      <w:r>
        <w:rPr>
          <w:rFonts w:ascii="仿宋" w:hAnsi="仿宋" w:eastAsia="仿宋" w:cs="仿宋"/>
          <w:color w:val="000000" w:themeColor="text1"/>
          <w:lang w:val="zh-TW" w:eastAsia="zh-TW"/>
          <w14:textFill>
            <w14:solidFill>
              <w14:schemeClr w14:val="tx1"/>
            </w14:solidFill>
          </w14:textFill>
        </w:rPr>
        <w:t>。如乙方已经合作或者引入到甲方的企业，不涉及此项。</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3</w:t>
      </w:r>
      <w:r>
        <w:rPr>
          <w:rFonts w:ascii="仿宋" w:hAnsi="仿宋" w:eastAsia="仿宋" w:cs="仿宋"/>
          <w:color w:val="000000" w:themeColor="text1"/>
          <w:lang w:val="zh-TW" w:eastAsia="zh-TW"/>
          <w14:textFill>
            <w14:solidFill>
              <w14:schemeClr w14:val="tx1"/>
            </w14:solidFill>
          </w14:textFill>
        </w:rPr>
        <w:t>.3</w:t>
      </w:r>
      <w:r>
        <w:rPr>
          <w:rFonts w:ascii="仿宋" w:hAnsi="仿宋" w:eastAsia="仿宋" w:cs="仿宋"/>
          <w:color w:val="000000" w:themeColor="text1"/>
          <w:lang w:eastAsia="zh-TW"/>
          <w14:textFill>
            <w14:solidFill>
              <w14:schemeClr w14:val="tx1"/>
            </w14:solidFill>
          </w14:textFill>
        </w:rPr>
        <w:t xml:space="preserve"> </w:t>
      </w:r>
      <w:r>
        <w:rPr>
          <w:rFonts w:ascii="仿宋" w:hAnsi="仿宋" w:eastAsia="仿宋" w:cs="仿宋"/>
          <w:b/>
          <w:bCs/>
          <w:color w:val="000000" w:themeColor="text1"/>
          <w:lang w:val="zh-TW" w:eastAsia="zh-TW"/>
          <w14:textFill>
            <w14:solidFill>
              <w14:schemeClr w14:val="tx1"/>
            </w14:solidFill>
          </w14:textFill>
        </w:rPr>
        <w:t>经纪服务</w:t>
      </w:r>
      <w:r>
        <w:rPr>
          <w:rFonts w:ascii="仿宋" w:hAnsi="仿宋" w:eastAsia="仿宋" w:cs="仿宋"/>
          <w:color w:val="000000" w:themeColor="text1"/>
          <w:lang w:val="zh-TW" w:eastAsia="zh-TW"/>
          <w14:textFill>
            <w14:solidFill>
              <w14:schemeClr w14:val="tx1"/>
            </w14:solidFill>
          </w14:textFill>
        </w:rPr>
        <w:t>合作费用：</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本合同履行期间，在甲乙双方为独家授权合作的情况下，乙方至甲方推荐或指定第三方机构讲授课程、承接第三方机构推荐的内训或咨询，按甲乙双方共同拟定的统一报价体系标准和收益分配方式（详见附件2），由甲方向第三方机构报价并与之签署合作协议。相应税款由甲乙双方各自承担。</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3</w:t>
      </w:r>
      <w:r>
        <w:rPr>
          <w:rFonts w:ascii="仿宋" w:hAnsi="仿宋" w:eastAsia="仿宋" w:cs="仿宋"/>
          <w:color w:val="000000" w:themeColor="text1"/>
          <w:lang w:val="zh-TW" w:eastAsia="zh-TW"/>
          <w14:textFill>
            <w14:solidFill>
              <w14:schemeClr w14:val="tx1"/>
            </w14:solidFill>
          </w14:textFill>
        </w:rPr>
        <w:t>.</w:t>
      </w:r>
      <w:r>
        <w:rPr>
          <w:rFonts w:ascii="仿宋" w:hAnsi="仿宋" w:eastAsia="仿宋" w:cs="仿宋"/>
          <w:color w:val="000000" w:themeColor="text1"/>
          <w:lang w:eastAsia="zh-TW"/>
          <w14:textFill>
            <w14:solidFill>
              <w14:schemeClr w14:val="tx1"/>
            </w14:solidFill>
          </w14:textFill>
        </w:rPr>
        <w:t xml:space="preserve">4 </w:t>
      </w:r>
      <w:r>
        <w:rPr>
          <w:rFonts w:ascii="仿宋" w:hAnsi="仿宋" w:eastAsia="仿宋" w:cs="仿宋"/>
          <w:color w:val="000000" w:themeColor="text1"/>
          <w:lang w:val="zh-TW" w:eastAsia="zh-TW"/>
          <w14:textFill>
            <w14:solidFill>
              <w14:schemeClr w14:val="tx1"/>
            </w14:solidFill>
          </w14:textFill>
        </w:rPr>
        <w:t>甲乙双方以银行转账的方式向对方支付本合同议定金额款项；</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3</w:t>
      </w:r>
      <w:r>
        <w:rPr>
          <w:rFonts w:ascii="仿宋" w:hAnsi="仿宋" w:eastAsia="仿宋" w:cs="仿宋"/>
          <w:color w:val="000000" w:themeColor="text1"/>
          <w:lang w:val="zh-TW" w:eastAsia="zh-TW"/>
          <w14:textFill>
            <w14:solidFill>
              <w14:schemeClr w14:val="tx1"/>
            </w14:solidFill>
          </w14:textFill>
        </w:rPr>
        <w:t>.</w:t>
      </w:r>
      <w:r>
        <w:rPr>
          <w:rFonts w:ascii="仿宋" w:hAnsi="仿宋" w:eastAsia="仿宋" w:cs="仿宋"/>
          <w:color w:val="000000" w:themeColor="text1"/>
          <w:lang w:eastAsia="zh-TW"/>
          <w14:textFill>
            <w14:solidFill>
              <w14:schemeClr w14:val="tx1"/>
            </w14:solidFill>
          </w14:textFill>
        </w:rPr>
        <w:t xml:space="preserve">5 </w:t>
      </w:r>
      <w:r>
        <w:rPr>
          <w:rFonts w:ascii="仿宋" w:hAnsi="仿宋" w:eastAsia="仿宋" w:cs="仿宋"/>
          <w:color w:val="000000" w:themeColor="text1"/>
          <w:lang w:val="zh-TW" w:eastAsia="zh-TW"/>
          <w14:textFill>
            <w14:solidFill>
              <w14:schemeClr w14:val="tx1"/>
            </w14:solidFill>
          </w14:textFill>
        </w:rPr>
        <w:t>每期付款之前，收款方应向付款方提供相应金额的、税务机关认可的有效的增值税专用发票，否则付款方有权顺延支付而无须承担逾期付款的违约责任，收款方不得以此为由不履行合同。收到发票之日起的</w:t>
      </w:r>
      <w:r>
        <w:rPr>
          <w:rFonts w:ascii="仿宋" w:hAnsi="仿宋" w:eastAsia="仿宋" w:cs="仿宋"/>
          <w:color w:val="000000" w:themeColor="text1"/>
          <w14:textFill>
            <w14:solidFill>
              <w14:schemeClr w14:val="tx1"/>
            </w14:solidFill>
          </w14:textFill>
        </w:rPr>
        <w:t>5</w:t>
      </w:r>
      <w:r>
        <w:rPr>
          <w:rFonts w:ascii="仿宋" w:hAnsi="仿宋" w:eastAsia="仿宋" w:cs="仿宋"/>
          <w:color w:val="000000" w:themeColor="text1"/>
          <w:lang w:val="zh-TW" w:eastAsia="zh-TW"/>
          <w14:textFill>
            <w14:solidFill>
              <w14:schemeClr w14:val="tx1"/>
            </w14:solidFill>
          </w14:textFill>
        </w:rPr>
        <w:t>个工作日内，甲乙双方将费用转到各自指定账号。</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3.</w:t>
      </w:r>
      <w:r>
        <w:rPr>
          <w:rFonts w:hint="default" w:ascii="仿宋" w:hAnsi="仿宋" w:eastAsia="仿宋" w:cs="仿宋"/>
          <w:color w:val="000000" w:themeColor="text1"/>
          <w:sz w:val="24"/>
          <w:szCs w:val="24"/>
          <w14:textFill>
            <w14:solidFill>
              <w14:schemeClr w14:val="tx1"/>
            </w14:solidFill>
          </w14:textFill>
        </w:rPr>
        <w:t xml:space="preserve">6 </w:t>
      </w:r>
      <w:r>
        <w:rPr>
          <w:rFonts w:ascii="仿宋" w:hAnsi="仿宋" w:eastAsia="仿宋" w:cs="仿宋"/>
          <w:color w:val="000000" w:themeColor="text1"/>
          <w:sz w:val="24"/>
          <w:szCs w:val="24"/>
          <w:lang w:val="zh-TW" w:eastAsia="zh-TW"/>
          <w14:textFill>
            <w14:solidFill>
              <w14:schemeClr w14:val="tx1"/>
            </w14:solidFill>
          </w14:textFill>
        </w:rPr>
        <w:t>双方指定收款账户资料及开票信息：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 xml:space="preserve">甲方开户名： 高维信息技术（深圳）有限公司      </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 xml:space="preserve">开户银行：  招商银行股份有限公司深圳深圳湾支行       </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 xml:space="preserve">银行帐号：  </w:t>
      </w:r>
      <w:r>
        <w:rPr>
          <w:rFonts w:ascii="仿宋" w:hAnsi="仿宋" w:eastAsia="仿宋" w:cs="仿宋"/>
          <w:color w:val="000000" w:themeColor="text1"/>
          <w:sz w:val="24"/>
          <w:szCs w:val="24"/>
          <w14:textFill>
            <w14:solidFill>
              <w14:schemeClr w14:val="tx1"/>
            </w14:solidFill>
          </w14:textFill>
        </w:rPr>
        <w:t xml:space="preserve">755926310510802      </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jc w:val="left"/>
        <w:rPr>
          <w:rFonts w:hint="default" w:ascii="仿宋" w:hAnsi="仿宋" w:eastAsia="仿宋" w:cs="仿宋"/>
          <w:color w:val="000000" w:themeColor="text1"/>
          <w:sz w:val="24"/>
          <w:szCs w:val="24"/>
          <w:u w:val="single"/>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 xml:space="preserve">     </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 xml:space="preserve">开户行： </w:t>
      </w:r>
      <w:ins w:id="27" w:author="Poppy Liu" w:date="2024-05-11T14:09:00Z">
        <w:r>
          <w:rPr>
            <w:rFonts w:ascii="仿宋" w:hAnsi="仿宋" w:eastAsia="仿宋" w:cs="仿宋"/>
            <w:color w:val="000000" w:themeColor="text1"/>
            <w:sz w:val="24"/>
            <w:szCs w:val="24"/>
            <w:lang w:val="zh-TW" w:eastAsia="zh-TW"/>
            <w14:textFill>
              <w14:solidFill>
                <w14:schemeClr w14:val="tx1"/>
              </w14:solidFill>
            </w14:textFill>
          </w:rPr>
          <w:t>上海浦东发展银行北京清华园支行</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after="0" w:line="360" w:lineRule="auto"/>
        <w:rPr>
          <w:rFonts w:hint="default" w:ascii="仿宋" w:hAnsi="仿宋" w:eastAsia="仿宋" w:cs="仿宋"/>
          <w:color w:val="000000" w:themeColor="text1"/>
          <w:sz w:val="24"/>
          <w:szCs w:val="24"/>
          <w:lang w:val="zh-TW"/>
          <w14:textFill>
            <w14:solidFill>
              <w14:schemeClr w14:val="tx1"/>
            </w14:solidFill>
          </w14:textFill>
        </w:rPr>
        <w:pPrChange w:id="28" w:author="Poppy Liu" w:date="2024-05-11T14:09:00Z">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pPr>
        </w:pPrChange>
      </w:pPr>
      <w:r>
        <w:rPr>
          <w:rFonts w:ascii="仿宋" w:hAnsi="仿宋" w:eastAsia="仿宋" w:cs="仿宋"/>
          <w:color w:val="000000" w:themeColor="text1"/>
          <w:sz w:val="24"/>
          <w:szCs w:val="24"/>
          <w:lang w:val="zh-TW" w:eastAsia="zh-TW"/>
          <w14:textFill>
            <w14:solidFill>
              <w14:schemeClr w14:val="tx1"/>
            </w14:solidFill>
          </w14:textFill>
        </w:rPr>
        <w:t>开户名称：</w:t>
      </w:r>
      <w:ins w:id="29" w:author="Poppy Liu" w:date="2024-05-20T11:43:00Z">
        <w:r>
          <w:rPr>
            <w:rFonts w:ascii="仿宋" w:hAnsi="仿宋" w:eastAsia="仿宋" w:cs="仿宋"/>
            <w:color w:val="000000" w:themeColor="text1"/>
            <w:sz w:val="24"/>
            <w:szCs w:val="24"/>
            <w:lang w:val="zh-TW" w:eastAsia="zh-TW"/>
            <w14:textFill>
              <w14:solidFill>
                <w14:schemeClr w14:val="tx1"/>
              </w14:solidFill>
            </w14:textFill>
          </w:rPr>
          <w:t>北京赢营管理咨询服务有限公司</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帐号信息：</w:t>
      </w:r>
      <w:ins w:id="30" w:author="Poppy Liu" w:date="2024-05-20T11:43:00Z">
        <w:r>
          <w:rPr>
            <w:rFonts w:ascii="仿宋" w:hAnsi="仿宋" w:eastAsia="仿宋" w:cs="仿宋"/>
            <w:color w:val="000000" w:themeColor="text1"/>
            <w:sz w:val="24"/>
            <w:szCs w:val="24"/>
            <w:lang w:val="zh-TW" w:eastAsia="zh-TW"/>
            <w14:textFill>
              <w14:solidFill>
                <w14:schemeClr w14:val="tx1"/>
              </w14:solidFill>
            </w14:textFill>
          </w:rPr>
          <w:t>91310154740004037</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rFonts w:hint="default" w:ascii="仿宋" w:hAnsi="仿宋" w:eastAsia="仿宋" w:cs="仿宋"/>
          <w:color w:val="000000" w:themeColor="text1"/>
          <w:sz w:val="24"/>
          <w:szCs w:val="24"/>
          <w:lang w:val="zh-TW" w:eastAsia="zh-TW"/>
          <w14:textFill>
            <w14:solidFill>
              <w14:schemeClr w14:val="tx1"/>
            </w14:solidFill>
          </w14:textFill>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甲方开票信息：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名称：高维信息技术（深圳）有限公司</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税号：</w:t>
      </w:r>
      <w:r>
        <w:rPr>
          <w:rFonts w:ascii="仿宋" w:hAnsi="仿宋" w:eastAsia="仿宋" w:cs="仿宋"/>
          <w:color w:val="000000" w:themeColor="text1"/>
          <w:sz w:val="24"/>
          <w:szCs w:val="24"/>
          <w14:textFill>
            <w14:solidFill>
              <w14:schemeClr w14:val="tx1"/>
            </w14:solidFill>
          </w14:textFill>
        </w:rPr>
        <w:t>9144 0300 3427 0847 12</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开户银行：招商银行股份有限公司深圳深圳湾支行</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银行账户：</w:t>
      </w:r>
      <w:r>
        <w:rPr>
          <w:rFonts w:ascii="仿宋" w:hAnsi="仿宋" w:eastAsia="仿宋" w:cs="仿宋"/>
          <w:color w:val="000000" w:themeColor="text1"/>
          <w:sz w:val="24"/>
          <w:szCs w:val="24"/>
          <w14:textFill>
            <w14:solidFill>
              <w14:schemeClr w14:val="tx1"/>
            </w14:solidFill>
          </w14:textFill>
        </w:rPr>
        <w:t>7559 2631 0510 802</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ins w:id="31" w:author="Poppy Liu" w:date="2024-05-11T14:09:00Z"/>
          <w:rFonts w:hint="default" w:ascii="仿宋" w:hAnsi="仿宋" w:eastAsia="仿宋" w:cs="仿宋"/>
          <w:color w:val="000000" w:themeColor="text1"/>
          <w:sz w:val="24"/>
          <w:szCs w:val="24"/>
          <w:lang w:val="zh-TW"/>
          <w14:textFill>
            <w14:solidFill>
              <w14:schemeClr w14:val="tx1"/>
            </w14:solidFill>
          </w14:textFill>
        </w:rPr>
      </w:pP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乙方开票信息：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ins w:id="32" w:author="Poppy Liu" w:date="2024-05-20T11:43:00Z"/>
          <w:rFonts w:hint="default" w:ascii="仿宋" w:hAnsi="仿宋" w:eastAsia="仿宋" w:cs="仿宋"/>
          <w:color w:val="000000" w:themeColor="text1"/>
          <w:sz w:val="24"/>
          <w:szCs w:val="24"/>
          <w:lang w:val="zh-TW"/>
          <w14:textFill>
            <w14:solidFill>
              <w14:schemeClr w14:val="tx1"/>
            </w14:solidFill>
          </w14:textFill>
        </w:rPr>
      </w:pPr>
      <w:ins w:id="33" w:author="Poppy Liu" w:date="2024-05-20T11:43:00Z">
        <w:r>
          <w:rPr>
            <w:rFonts w:ascii="仿宋" w:hAnsi="仿宋" w:eastAsia="仿宋" w:cs="仿宋"/>
            <w:color w:val="000000" w:themeColor="text1"/>
            <w:sz w:val="24"/>
            <w:szCs w:val="24"/>
            <w:lang w:val="zh-TW" w:eastAsia="zh-TW"/>
            <w14:textFill>
              <w14:solidFill>
                <w14:schemeClr w14:val="tx1"/>
              </w14:solidFill>
            </w14:textFill>
          </w:rPr>
          <w:t>北京赢营管理咨询服务有限公司</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ins w:id="34" w:author="Poppy Liu" w:date="2024-05-11T14:09:00Z"/>
          <w:rFonts w:hint="default" w:ascii="仿宋" w:hAnsi="仿宋" w:eastAsia="仿宋" w:cs="仿宋"/>
          <w:color w:val="000000" w:themeColor="text1"/>
          <w:sz w:val="24"/>
          <w:szCs w:val="24"/>
          <w:lang w:val="zh-TW" w:eastAsia="zh-TW"/>
          <w14:textFill>
            <w14:solidFill>
              <w14:schemeClr w14:val="tx1"/>
            </w14:solidFill>
          </w14:textFill>
        </w:rPr>
      </w:pPr>
      <w:ins w:id="35" w:author="Poppy Liu" w:date="2024-05-11T14:09:00Z">
        <w:r>
          <w:rPr>
            <w:rFonts w:ascii="仿宋" w:hAnsi="仿宋" w:eastAsia="仿宋" w:cs="仿宋"/>
            <w:color w:val="000000" w:themeColor="text1"/>
            <w:sz w:val="24"/>
            <w:szCs w:val="24"/>
            <w:lang w:val="zh-TW" w:eastAsia="zh-TW"/>
            <w14:textFill>
              <w14:solidFill>
                <w14:schemeClr w14:val="tx1"/>
              </w14:solidFill>
            </w14:textFill>
          </w:rPr>
          <w:t>税号：</w:t>
        </w:r>
      </w:ins>
      <w:ins w:id="36" w:author="Poppy Liu" w:date="2024-05-20T11:44:00Z">
        <w:r>
          <w:rPr>
            <w:rFonts w:ascii="仿宋" w:hAnsi="仿宋" w:eastAsia="仿宋" w:cs="仿宋"/>
            <w:color w:val="000000" w:themeColor="text1"/>
            <w:sz w:val="24"/>
            <w:szCs w:val="24"/>
            <w:lang w:val="zh-TW" w:eastAsia="zh-TW"/>
            <w14:textFill>
              <w14:solidFill>
                <w14:schemeClr w14:val="tx1"/>
              </w14:solidFill>
            </w14:textFill>
          </w:rPr>
          <w:t>911101083552357816</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ins w:id="37" w:author="Poppy Liu" w:date="2024-05-20T11:44:00Z"/>
          <w:rFonts w:hint="default" w:ascii="仿宋" w:hAnsi="仿宋" w:eastAsia="仿宋" w:cs="仿宋"/>
          <w:color w:val="000000" w:themeColor="text1"/>
          <w:sz w:val="24"/>
          <w:szCs w:val="24"/>
          <w:lang w:val="zh-TW"/>
          <w14:textFill>
            <w14:solidFill>
              <w14:schemeClr w14:val="tx1"/>
            </w14:solidFill>
          </w14:textFill>
        </w:rPr>
      </w:pPr>
      <w:ins w:id="38" w:author="Poppy Liu" w:date="2024-05-20T11:44:00Z">
        <w:r>
          <w:rPr>
            <w:rFonts w:ascii="仿宋" w:hAnsi="仿宋" w:eastAsia="仿宋" w:cs="仿宋"/>
            <w:color w:val="000000" w:themeColor="text1"/>
            <w:sz w:val="24"/>
            <w:szCs w:val="24"/>
            <w:lang w:val="zh-TW" w:eastAsia="zh-TW"/>
            <w14:textFill>
              <w14:solidFill>
                <w14:schemeClr w14:val="tx1"/>
              </w14:solidFill>
            </w14:textFill>
          </w:rPr>
          <w:t>地址：北京市朝阳区酒仙桥路10号院36号楼2层2050室</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ins w:id="39" w:author="Poppy Liu" w:date="2024-05-11T14:09:00Z"/>
          <w:rFonts w:hint="default" w:ascii="仿宋" w:hAnsi="仿宋" w:eastAsia="仿宋" w:cs="仿宋"/>
          <w:color w:val="000000" w:themeColor="text1"/>
          <w:sz w:val="24"/>
          <w:szCs w:val="24"/>
          <w:lang w:val="zh-TW" w:eastAsia="zh-TW"/>
          <w14:textFill>
            <w14:solidFill>
              <w14:schemeClr w14:val="tx1"/>
            </w14:solidFill>
          </w14:textFill>
        </w:rPr>
      </w:pPr>
      <w:ins w:id="40" w:author="Poppy Liu" w:date="2024-05-20T11:44:00Z">
        <w:r>
          <w:rPr>
            <w:rFonts w:ascii="仿宋" w:hAnsi="仿宋" w:eastAsia="仿宋" w:cs="仿宋"/>
            <w:color w:val="000000" w:themeColor="text1"/>
            <w:sz w:val="24"/>
            <w:szCs w:val="24"/>
            <w:lang w:val="zh-TW" w:eastAsia="zh-TW"/>
            <w14:textFill>
              <w14:solidFill>
                <w14:schemeClr w14:val="tx1"/>
              </w14:solidFill>
            </w14:textFill>
          </w:rPr>
          <w:t>开户行：</w:t>
        </w:r>
      </w:ins>
      <w:ins w:id="41" w:author="Poppy Liu" w:date="2024-05-11T14:09:00Z">
        <w:r>
          <w:rPr>
            <w:rFonts w:ascii="仿宋" w:hAnsi="仿宋" w:eastAsia="仿宋" w:cs="仿宋"/>
            <w:color w:val="000000" w:themeColor="text1"/>
            <w:sz w:val="24"/>
            <w:szCs w:val="24"/>
            <w:lang w:val="zh-TW" w:eastAsia="zh-TW"/>
            <w14:textFill>
              <w14:solidFill>
                <w14:schemeClr w14:val="tx1"/>
              </w14:solidFill>
            </w14:textFill>
          </w:rPr>
          <w:t>上海浦东发展银行北京清华园支行</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color w:val="000000" w:themeColor="text1"/>
          <w:sz w:val="24"/>
          <w:szCs w:val="24"/>
          <w:lang w:val="zh-TW" w:eastAsia="zh-TW"/>
          <w14:textFill>
            <w14:solidFill>
              <w14:schemeClr w14:val="tx1"/>
            </w14:solidFill>
          </w14:textFill>
        </w:rPr>
      </w:pPr>
      <w:ins w:id="42" w:author="Poppy Liu" w:date="2024-05-11T14:09:00Z">
        <w:r>
          <w:rPr>
            <w:rFonts w:ascii="仿宋" w:hAnsi="仿宋" w:eastAsia="仿宋" w:cs="仿宋"/>
            <w:color w:val="000000" w:themeColor="text1"/>
            <w:sz w:val="24"/>
            <w:szCs w:val="24"/>
            <w:lang w:val="zh-TW" w:eastAsia="zh-TW"/>
            <w14:textFill>
              <w14:solidFill>
                <w14:schemeClr w14:val="tx1"/>
              </w14:solidFill>
            </w14:textFill>
          </w:rPr>
          <w:t>账号：</w:t>
        </w:r>
      </w:ins>
      <w:ins w:id="43" w:author="Poppy Liu" w:date="2024-05-20T11:44:00Z">
        <w:r>
          <w:rPr>
            <w:rFonts w:ascii="仿宋" w:hAnsi="仿宋" w:eastAsia="仿宋" w:cs="仿宋"/>
            <w:color w:val="000000" w:themeColor="text1"/>
            <w:sz w:val="24"/>
            <w:szCs w:val="24"/>
            <w:lang w:val="zh-TW" w:eastAsia="zh-TW"/>
            <w14:textFill>
              <w14:solidFill>
                <w14:schemeClr w14:val="tx1"/>
              </w14:solidFill>
            </w14:textFill>
          </w:rPr>
          <w:t>91310154740004037</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color w:val="000000" w:themeColor="text1"/>
          <w:sz w:val="24"/>
          <w:szCs w:val="24"/>
          <w:lang w:val="zh-TW" w:eastAsia="zh-TW"/>
          <w14:textFill>
            <w14:solidFill>
              <w14:schemeClr w14:val="tx1"/>
            </w14:solidFill>
          </w14:textFill>
        </w:rPr>
      </w:pPr>
    </w:p>
    <w:p>
      <w:pPr>
        <w:pStyle w:val="4"/>
        <w:numPr>
          <w:ilvl w:val="0"/>
          <w:numId w:val="1"/>
        </w:numPr>
        <w:spacing w:before="0"/>
        <w:ind w:left="0"/>
        <w:rPr>
          <w:rFonts w:ascii="仿宋" w:hAnsi="仿宋" w:eastAsia="仿宋" w:cs="仿宋"/>
          <w:b/>
          <w:bCs/>
          <w:color w:val="000000" w:themeColor="text1"/>
          <w:lang w:val="zh-TW" w:eastAsia="zh-TW"/>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知识产权与保密</w:t>
      </w:r>
      <w:bookmarkStart w:id="2" w:name="OLE_LINK4"/>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14:textFill>
            <w14:solidFill>
              <w14:schemeClr w14:val="tx1"/>
            </w14:solidFill>
          </w14:textFill>
        </w:rPr>
        <w:t>4</w:t>
      </w:r>
      <w:r>
        <w:rPr>
          <w:rFonts w:ascii="仿宋" w:hAnsi="仿宋" w:eastAsia="仿宋" w:cs="仿宋"/>
          <w:color w:val="000000" w:themeColor="text1"/>
          <w:sz w:val="24"/>
          <w:szCs w:val="24"/>
          <w14:textFill>
            <w14:solidFill>
              <w14:schemeClr w14:val="tx1"/>
            </w14:solidFill>
          </w14:textFill>
        </w:rPr>
        <w:t>.1</w:t>
      </w:r>
      <w:r>
        <w:rPr>
          <w:rFonts w:ascii="仿宋" w:hAnsi="仿宋" w:eastAsia="仿宋" w:cs="仿宋"/>
          <w:color w:val="000000" w:themeColor="text1"/>
          <w:sz w:val="24"/>
          <w:szCs w:val="24"/>
          <w:lang w:val="zh-TW" w:eastAsia="zh-TW"/>
          <w14:textFill>
            <w14:solidFill>
              <w14:schemeClr w14:val="tx1"/>
            </w14:solidFill>
          </w14:textFill>
        </w:rPr>
        <w:t>甲乙双方确认，本合同签订之日前甲乙双方各自持有的已登记或注册确认权利的知识产权（含使用权）归该方所有，包括著作权作品、注册商标及专利；本合同生效后，甲乙双方确认由双方共同完成的知识产权作品原则上由甲乙双方共有；本合同生效后，由本合同任意一方基于本合同项下课程完成或创作的知识产权进行登记或注册后由该方所有，另一方可取得长期的使用权，</w:t>
      </w:r>
      <w:bookmarkEnd w:id="2"/>
      <w:r>
        <w:rPr>
          <w:rFonts w:ascii="仿宋" w:hAnsi="仿宋" w:eastAsia="仿宋" w:cs="仿宋"/>
          <w:color w:val="000000" w:themeColor="text1"/>
          <w:sz w:val="24"/>
          <w:szCs w:val="24"/>
          <w:lang w:val="zh-TW" w:eastAsia="zh-TW"/>
          <w14:textFill>
            <w14:solidFill>
              <w14:schemeClr w14:val="tx1"/>
            </w14:solidFill>
          </w14:textFill>
        </w:rPr>
        <w:t>具体权利义务如有需要由甲乙双方另行作书面协议约定。</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14:textFill>
            <w14:solidFill>
              <w14:schemeClr w14:val="tx1"/>
            </w14:solidFill>
          </w14:textFill>
        </w:rPr>
        <w:t>4</w:t>
      </w:r>
      <w:r>
        <w:rPr>
          <w:rFonts w:ascii="仿宋" w:hAnsi="仿宋" w:eastAsia="仿宋" w:cs="仿宋"/>
          <w:color w:val="000000" w:themeColor="text1"/>
          <w:sz w:val="24"/>
          <w:szCs w:val="24"/>
          <w14:textFill>
            <w14:solidFill>
              <w14:schemeClr w14:val="tx1"/>
            </w14:solidFill>
          </w14:textFill>
        </w:rPr>
        <w:t>.1.1</w:t>
      </w:r>
      <w:r>
        <w:rPr>
          <w:rFonts w:ascii="仿宋" w:hAnsi="仿宋" w:eastAsia="仿宋" w:cs="仿宋"/>
          <w:color w:val="000000" w:themeColor="text1"/>
          <w:sz w:val="24"/>
          <w:szCs w:val="24"/>
          <w:lang w:val="zh-TW" w:eastAsia="zh-TW"/>
          <w14:textFill>
            <w14:solidFill>
              <w14:schemeClr w14:val="tx1"/>
            </w14:solidFill>
          </w14:textFill>
        </w:rPr>
        <w:t>课程课件：</w:t>
      </w:r>
      <w:r>
        <w:rPr>
          <w:rFonts w:ascii="仿宋" w:hAnsi="仿宋" w:eastAsia="仿宋" w:cs="仿宋"/>
          <w:color w:val="000000" w:themeColor="text1"/>
          <w:sz w:val="24"/>
          <w:szCs w:val="24"/>
          <w:lang w:eastAsia="zh-Hans"/>
          <w14:textFill>
            <w14:solidFill>
              <w14:schemeClr w14:val="tx1"/>
            </w14:solidFill>
          </w14:textFill>
        </w:rPr>
        <w:t>甲乙双方共同开发合作课题的公开课课程</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课程</w:t>
      </w:r>
      <w:r>
        <w:rPr>
          <w:rFonts w:ascii="仿宋" w:hAnsi="仿宋" w:eastAsia="仿宋" w:cs="仿宋"/>
          <w:color w:val="000000" w:themeColor="text1"/>
          <w:sz w:val="24"/>
          <w:szCs w:val="24"/>
          <w:lang w:val="zh-TW" w:eastAsia="zh-TW"/>
          <w14:textFill>
            <w14:solidFill>
              <w14:schemeClr w14:val="tx1"/>
            </w14:solidFill>
          </w14:textFill>
        </w:rPr>
        <w:t>课</w:t>
      </w:r>
      <w:r>
        <w:rPr>
          <w:rFonts w:ascii="仿宋" w:hAnsi="仿宋" w:eastAsia="仿宋" w:cs="仿宋"/>
          <w:color w:val="000000" w:themeColor="text1"/>
          <w:sz w:val="24"/>
          <w:szCs w:val="24"/>
          <w:lang w:eastAsia="zh-Hans"/>
          <w14:textFill>
            <w14:solidFill>
              <w14:schemeClr w14:val="tx1"/>
            </w14:solidFill>
          </w14:textFill>
        </w:rPr>
        <w:t>件</w:t>
      </w:r>
      <w:r>
        <w:rPr>
          <w:rFonts w:ascii="仿宋" w:hAnsi="仿宋" w:eastAsia="仿宋" w:cs="仿宋"/>
          <w:color w:val="000000" w:themeColor="text1"/>
          <w:sz w:val="24"/>
          <w:szCs w:val="24"/>
          <w:lang w:val="zh-TW" w:eastAsia="zh-TW"/>
          <w14:textFill>
            <w14:solidFill>
              <w14:schemeClr w14:val="tx1"/>
            </w14:solidFill>
          </w14:textFill>
        </w:rPr>
        <w:t>著作权为</w:t>
      </w:r>
      <w:r>
        <w:rPr>
          <w:rFonts w:ascii="仿宋" w:hAnsi="仿宋" w:eastAsia="仿宋" w:cs="仿宋"/>
          <w:color w:val="000000" w:themeColor="text1"/>
          <w:sz w:val="24"/>
          <w:szCs w:val="24"/>
          <w:lang w:eastAsia="zh-Hans"/>
          <w14:textFill>
            <w14:solidFill>
              <w14:schemeClr w14:val="tx1"/>
            </w14:solidFill>
          </w14:textFill>
        </w:rPr>
        <w:t>甲乙双方共有</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甲方提供登记服务，负责登记过程中产生的费用。</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A</w:t>
      </w:r>
      <w:r>
        <w:rPr>
          <w:rFonts w:ascii="仿宋" w:hAnsi="仿宋" w:eastAsia="仿宋" w:cs="仿宋"/>
          <w:color w:val="000000" w:themeColor="text1"/>
          <w:sz w:val="24"/>
          <w:szCs w:val="24"/>
          <w:lang w:val="zh-TW" w:eastAsia="zh-TW"/>
          <w14:textFill>
            <w14:solidFill>
              <w14:schemeClr w14:val="tx1"/>
            </w14:solidFill>
          </w14:textFill>
        </w:rPr>
        <w:t>．乙方授权给甲方在合作期限内使用课程课件的权利</w:t>
      </w:r>
      <w:r>
        <w:rPr>
          <w:rFonts w:ascii="仿宋" w:hAnsi="仿宋" w:eastAsia="仿宋" w:cs="仿宋"/>
          <w:color w:val="000000" w:themeColor="text1"/>
          <w:sz w:val="24"/>
          <w:szCs w:val="24"/>
          <w:lang w:eastAsia="zh-TW"/>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除另有约定</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乙方应保证</w:t>
      </w:r>
      <w:r>
        <w:rPr>
          <w:rFonts w:ascii="仿宋" w:hAnsi="仿宋" w:eastAsia="仿宋" w:cs="仿宋"/>
          <w:color w:val="000000" w:themeColor="text1"/>
          <w:sz w:val="24"/>
          <w:szCs w:val="24"/>
          <w:lang w:val="zh-TW" w:eastAsia="zh-TW"/>
          <w14:textFill>
            <w14:solidFill>
              <w14:schemeClr w14:val="tx1"/>
            </w14:solidFill>
          </w14:textFill>
        </w:rPr>
        <w:t>课程限定在甲方使用，</w:t>
      </w:r>
      <w:r>
        <w:rPr>
          <w:rFonts w:ascii="仿宋" w:hAnsi="仿宋" w:eastAsia="仿宋" w:cs="仿宋"/>
          <w:color w:val="000000" w:themeColor="text1"/>
          <w:sz w:val="24"/>
          <w:szCs w:val="24"/>
          <w:lang w:eastAsia="zh-Hans"/>
          <w14:textFill>
            <w14:solidFill>
              <w14:schemeClr w14:val="tx1"/>
            </w14:solidFill>
          </w14:textFill>
        </w:rPr>
        <w:t>并</w:t>
      </w:r>
      <w:r>
        <w:rPr>
          <w:rFonts w:ascii="仿宋" w:hAnsi="仿宋" w:eastAsia="仿宋" w:cs="仿宋"/>
          <w:color w:val="000000" w:themeColor="text1"/>
          <w:sz w:val="24"/>
          <w:szCs w:val="24"/>
          <w:lang w:val="zh-TW" w:eastAsia="zh-TW"/>
          <w14:textFill>
            <w14:solidFill>
              <w14:schemeClr w14:val="tx1"/>
            </w14:solidFill>
          </w14:textFill>
        </w:rPr>
        <w:t>确保课程</w:t>
      </w:r>
      <w:r>
        <w:rPr>
          <w:rFonts w:ascii="仿宋" w:hAnsi="仿宋" w:eastAsia="仿宋" w:cs="仿宋"/>
          <w:color w:val="000000" w:themeColor="text1"/>
          <w:sz w:val="24"/>
          <w:szCs w:val="24"/>
          <w:lang w:eastAsia="zh-Hans"/>
          <w14:textFill>
            <w14:solidFill>
              <w14:schemeClr w14:val="tx1"/>
            </w14:solidFill>
          </w14:textFill>
        </w:rPr>
        <w:t>内容无第三方知识产权纠纷</w:t>
      </w:r>
      <w:r>
        <w:rPr>
          <w:rFonts w:hint="default" w:ascii="仿宋" w:hAnsi="仿宋" w:eastAsia="仿宋" w:cs="仿宋"/>
          <w:color w:val="000000" w:themeColor="text1"/>
          <w:sz w:val="24"/>
          <w:szCs w:val="24"/>
          <w:lang w:eastAsia="zh-Hans"/>
          <w14:textFill>
            <w14:solidFill>
              <w14:schemeClr w14:val="tx1"/>
            </w14:solidFill>
          </w14:textFill>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B</w:t>
      </w:r>
      <w:r>
        <w:rPr>
          <w:rFonts w:ascii="仿宋" w:hAnsi="仿宋" w:eastAsia="仿宋" w:cs="仿宋"/>
          <w:color w:val="000000" w:themeColor="text1"/>
          <w:sz w:val="24"/>
          <w:szCs w:val="24"/>
          <w:lang w:val="zh-TW" w:eastAsia="zh-TW"/>
          <w14:textFill>
            <w14:solidFill>
              <w14:schemeClr w14:val="tx1"/>
            </w14:solidFill>
          </w14:textFill>
        </w:rPr>
        <w:t>．为了宣传推广及促进营销的目的，甲方需经乙方核对同意后</w:t>
      </w:r>
      <w:r>
        <w:rPr>
          <w:rFonts w:ascii="仿宋" w:hAnsi="仿宋" w:eastAsia="仿宋" w:cs="仿宋"/>
          <w:color w:val="000000" w:themeColor="text1"/>
          <w:sz w:val="24"/>
          <w:szCs w:val="24"/>
          <w:lang w:val="zh-TW"/>
          <w14:textFill>
            <w14:solidFill>
              <w14:schemeClr w14:val="tx1"/>
            </w14:solidFill>
          </w14:textFill>
        </w:rPr>
        <w:t>，方可与</w:t>
      </w:r>
      <w:r>
        <w:rPr>
          <w:rFonts w:ascii="仿宋" w:hAnsi="仿宋" w:eastAsia="仿宋" w:cs="仿宋"/>
          <w:color w:val="000000" w:themeColor="text1"/>
          <w:sz w:val="24"/>
          <w:szCs w:val="24"/>
          <w:lang w:val="zh-TW" w:eastAsia="zh-TW"/>
          <w14:textFill>
            <w14:solidFill>
              <w14:schemeClr w14:val="tx1"/>
            </w14:solidFill>
          </w14:textFill>
        </w:rPr>
        <w:t>第三方在网站、媒体（包括但不限于网站、电视、出版物、印刷品及广告板等）上发布授权作品。</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C</w:t>
      </w:r>
      <w:r>
        <w:rPr>
          <w:rFonts w:ascii="仿宋" w:hAnsi="仿宋" w:eastAsia="仿宋" w:cs="仿宋"/>
          <w:color w:val="000000" w:themeColor="text1"/>
          <w:sz w:val="24"/>
          <w:szCs w:val="24"/>
          <w:lang w:val="zh-TW" w:eastAsia="zh-TW"/>
          <w14:textFill>
            <w14:solidFill>
              <w14:schemeClr w14:val="tx1"/>
            </w14:solidFill>
          </w14:textFill>
        </w:rPr>
        <w:t>．课程产生的所有衍生服务、产品等，优先与甲方进行合作。</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14:textFill>
            <w14:solidFill>
              <w14:schemeClr w14:val="tx1"/>
            </w14:solidFill>
          </w14:textFill>
        </w:rPr>
        <w:t>4</w:t>
      </w:r>
      <w:r>
        <w:rPr>
          <w:rFonts w:ascii="仿宋" w:hAnsi="仿宋" w:eastAsia="仿宋" w:cs="仿宋"/>
          <w:color w:val="000000" w:themeColor="text1"/>
          <w:sz w:val="24"/>
          <w:szCs w:val="24"/>
          <w14:textFill>
            <w14:solidFill>
              <w14:schemeClr w14:val="tx1"/>
            </w14:solidFill>
          </w14:textFill>
        </w:rPr>
        <w:t>.1.</w:t>
      </w:r>
      <w:r>
        <w:rPr>
          <w:rFonts w:hint="default" w:ascii="仿宋" w:hAnsi="仿宋" w:eastAsia="仿宋" w:cs="仿宋"/>
          <w:color w:val="000000" w:themeColor="text1"/>
          <w:sz w:val="24"/>
          <w:szCs w:val="24"/>
          <w14:textFill>
            <w14:solidFill>
              <w14:schemeClr w14:val="tx1"/>
            </w14:solidFill>
          </w14:textFill>
        </w:rPr>
        <w:t>2</w:t>
      </w:r>
      <w:r>
        <w:rPr>
          <w:rFonts w:ascii="仿宋" w:hAnsi="仿宋" w:eastAsia="仿宋" w:cs="仿宋"/>
          <w:color w:val="000000" w:themeColor="text1"/>
          <w:sz w:val="24"/>
          <w:szCs w:val="24"/>
          <w:lang w:val="zh-TW" w:eastAsia="zh-TW"/>
          <w14:textFill>
            <w14:solidFill>
              <w14:schemeClr w14:val="tx1"/>
            </w14:solidFill>
          </w14:textFill>
        </w:rPr>
        <w:t>线上课：甲方协助乙方开发合作</w:t>
      </w:r>
      <w:r>
        <w:rPr>
          <w:rFonts w:ascii="仿宋" w:hAnsi="仿宋" w:eastAsia="仿宋" w:cs="仿宋"/>
          <w:color w:val="000000" w:themeColor="text1"/>
          <w:sz w:val="24"/>
          <w:szCs w:val="24"/>
          <w:lang w:eastAsia="zh-TW"/>
          <w14:textFill>
            <w14:solidFill>
              <w14:schemeClr w14:val="tx1"/>
            </w14:solidFill>
          </w14:textFill>
        </w:rPr>
        <w:t>课程</w:t>
      </w:r>
      <w:r>
        <w:rPr>
          <w:rFonts w:ascii="仿宋" w:hAnsi="仿宋" w:eastAsia="仿宋" w:cs="仿宋"/>
          <w:color w:val="000000" w:themeColor="text1"/>
          <w:sz w:val="24"/>
          <w:szCs w:val="24"/>
          <w:lang w:val="zh-TW" w:eastAsia="zh-TW"/>
          <w14:textFill>
            <w14:solidFill>
              <w14:schemeClr w14:val="tx1"/>
            </w14:solidFill>
          </w14:textFill>
        </w:rPr>
        <w:t>的线上课，著作权归甲乙双方共有。甲方提供登记服务，负责登记过程中产生的费用。</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A</w:t>
      </w:r>
      <w:r>
        <w:rPr>
          <w:rFonts w:ascii="仿宋" w:hAnsi="仿宋" w:eastAsia="仿宋" w:cs="仿宋"/>
          <w:color w:val="000000" w:themeColor="text1"/>
          <w:sz w:val="24"/>
          <w:szCs w:val="24"/>
          <w:lang w:val="zh-TW" w:eastAsia="zh-TW"/>
          <w14:textFill>
            <w14:solidFill>
              <w14:schemeClr w14:val="tx1"/>
            </w14:solidFill>
          </w14:textFill>
        </w:rPr>
        <w:t>．乙方授权线上课在甲方相关平台售卖；</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B</w:t>
      </w:r>
      <w:r>
        <w:rPr>
          <w:rFonts w:ascii="仿宋" w:hAnsi="仿宋" w:eastAsia="仿宋" w:cs="仿宋"/>
          <w:color w:val="000000" w:themeColor="text1"/>
          <w:sz w:val="24"/>
          <w:szCs w:val="24"/>
          <w:lang w:val="zh-TW" w:eastAsia="zh-TW"/>
          <w14:textFill>
            <w14:solidFill>
              <w14:schemeClr w14:val="tx1"/>
            </w14:solidFill>
          </w14:textFill>
        </w:rPr>
        <w:t>．乙方应确保线上课在甲方的唯一性；</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14:textFill>
            <w14:solidFill>
              <w14:schemeClr w14:val="tx1"/>
            </w14:solidFill>
          </w14:textFill>
        </w:rPr>
      </w:pPr>
      <w:r>
        <w:rPr>
          <w:rFonts w:ascii="仿宋" w:hAnsi="仿宋" w:eastAsia="仿宋" w:cs="仿宋"/>
          <w:color w:val="000000" w:themeColor="text1"/>
          <w:sz w:val="24"/>
          <w:szCs w:val="24"/>
          <w14:textFill>
            <w14:solidFill>
              <w14:schemeClr w14:val="tx1"/>
            </w14:solidFill>
          </w14:textFill>
        </w:rPr>
        <w:t>C</w:t>
      </w:r>
      <w:r>
        <w:rPr>
          <w:rFonts w:ascii="仿宋" w:hAnsi="仿宋" w:eastAsia="仿宋" w:cs="仿宋"/>
          <w:color w:val="000000" w:themeColor="text1"/>
          <w:sz w:val="24"/>
          <w:szCs w:val="24"/>
          <w:lang w:val="zh-TW" w:eastAsia="zh-TW"/>
          <w14:textFill>
            <w14:solidFill>
              <w14:schemeClr w14:val="tx1"/>
            </w14:solidFill>
          </w14:textFill>
        </w:rPr>
        <w:t>．乙方与其他平台合作使用到与甲方合作的线上课，需注明高维学堂共同出品。</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14:textFill>
            <w14:solidFill>
              <w14:schemeClr w14:val="tx1"/>
            </w14:solidFill>
          </w14:textFill>
        </w:rPr>
        <w:t>4</w:t>
      </w:r>
      <w:r>
        <w:rPr>
          <w:rFonts w:ascii="仿宋" w:hAnsi="仿宋" w:eastAsia="仿宋" w:cs="仿宋"/>
          <w:color w:val="000000" w:themeColor="text1"/>
          <w:sz w:val="24"/>
          <w:szCs w:val="24"/>
          <w14:textFill>
            <w14:solidFill>
              <w14:schemeClr w14:val="tx1"/>
            </w14:solidFill>
          </w14:textFill>
        </w:rPr>
        <w:t>.2</w:t>
      </w:r>
      <w:r>
        <w:rPr>
          <w:rFonts w:ascii="仿宋" w:hAnsi="仿宋" w:eastAsia="仿宋" w:cs="仿宋"/>
          <w:color w:val="000000" w:themeColor="text1"/>
          <w:sz w:val="24"/>
          <w:szCs w:val="24"/>
          <w:lang w:val="zh-TW" w:eastAsia="zh-TW"/>
          <w14:textFill>
            <w14:solidFill>
              <w14:schemeClr w14:val="tx1"/>
            </w14:solidFill>
          </w14:textFill>
        </w:rPr>
        <w:t>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14:textFill>
            <w14:solidFill>
              <w14:schemeClr w14:val="tx1"/>
            </w14:solidFill>
          </w14:textFill>
        </w:rPr>
        <w:t>4</w:t>
      </w:r>
      <w:r>
        <w:rPr>
          <w:rFonts w:ascii="仿宋" w:hAnsi="仿宋" w:eastAsia="仿宋" w:cs="仿宋"/>
          <w:color w:val="000000" w:themeColor="text1"/>
          <w:sz w:val="24"/>
          <w:szCs w:val="24"/>
          <w14:textFill>
            <w14:solidFill>
              <w14:schemeClr w14:val="tx1"/>
            </w14:solidFill>
          </w14:textFill>
        </w:rPr>
        <w:t>.3</w:t>
      </w:r>
      <w:r>
        <w:rPr>
          <w:rFonts w:ascii="仿宋" w:hAnsi="仿宋" w:eastAsia="仿宋" w:cs="仿宋"/>
          <w:color w:val="000000" w:themeColor="text1"/>
          <w:sz w:val="24"/>
          <w:szCs w:val="24"/>
          <w:lang w:val="zh-TW" w:eastAsia="zh-TW"/>
          <w14:textFill>
            <w14:solidFill>
              <w14:schemeClr w14:val="tx1"/>
            </w14:solidFill>
          </w14:textFill>
        </w:rPr>
        <w:t>以下信息不属于保密资料：</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14:textFill>
            <w14:solidFill>
              <w14:schemeClr w14:val="tx1"/>
            </w14:solidFill>
          </w14:textFill>
        </w:rPr>
        <w:t>4</w:t>
      </w:r>
      <w:r>
        <w:rPr>
          <w:rFonts w:ascii="仿宋" w:hAnsi="仿宋" w:eastAsia="仿宋" w:cs="仿宋"/>
          <w:color w:val="000000" w:themeColor="text1"/>
          <w:sz w:val="24"/>
          <w:szCs w:val="24"/>
          <w14:textFill>
            <w14:solidFill>
              <w14:schemeClr w14:val="tx1"/>
            </w14:solidFill>
          </w14:textFill>
        </w:rPr>
        <w:t xml:space="preserve">.3.1 </w:t>
      </w:r>
      <w:r>
        <w:rPr>
          <w:rFonts w:ascii="仿宋" w:hAnsi="仿宋" w:eastAsia="仿宋" w:cs="仿宋"/>
          <w:color w:val="000000" w:themeColor="text1"/>
          <w:sz w:val="24"/>
          <w:szCs w:val="24"/>
          <w:lang w:val="zh-TW" w:eastAsia="zh-TW"/>
          <w14:textFill>
            <w14:solidFill>
              <w14:schemeClr w14:val="tx1"/>
            </w14:solidFill>
          </w14:textFill>
        </w:rPr>
        <w:t>已公开的与本项目有关的信息。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14:textFill>
            <w14:solidFill>
              <w14:schemeClr w14:val="tx1"/>
            </w14:solidFill>
          </w14:textFill>
        </w:rPr>
        <w:t>4</w:t>
      </w:r>
      <w:r>
        <w:rPr>
          <w:rFonts w:ascii="仿宋" w:hAnsi="仿宋" w:eastAsia="仿宋" w:cs="仿宋"/>
          <w:color w:val="000000" w:themeColor="text1"/>
          <w:sz w:val="24"/>
          <w:szCs w:val="24"/>
          <w14:textFill>
            <w14:solidFill>
              <w14:schemeClr w14:val="tx1"/>
            </w14:solidFill>
          </w14:textFill>
        </w:rPr>
        <w:t xml:space="preserve">.3.2 </w:t>
      </w:r>
      <w:r>
        <w:rPr>
          <w:rFonts w:ascii="仿宋" w:hAnsi="仿宋" w:eastAsia="仿宋" w:cs="仿宋"/>
          <w:color w:val="000000" w:themeColor="text1"/>
          <w:sz w:val="24"/>
          <w:szCs w:val="24"/>
          <w:lang w:val="zh-TW" w:eastAsia="zh-TW"/>
          <w14:textFill>
            <w14:solidFill>
              <w14:schemeClr w14:val="tx1"/>
            </w14:solidFill>
          </w14:textFill>
        </w:rPr>
        <w:t>并非由甲方披露的信息。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hint="default" w:ascii="仿宋" w:hAnsi="仿宋" w:eastAsia="仿宋" w:cs="仿宋"/>
          <w:b/>
          <w:bCs/>
          <w:color w:val="000000" w:themeColor="text1"/>
          <w:sz w:val="24"/>
          <w:szCs w:val="24"/>
          <w:lang w:val="zh-TW" w:eastAsia="zh-TW"/>
          <w14:textFill>
            <w14:solidFill>
              <w14:schemeClr w14:val="tx1"/>
            </w14:solidFill>
          </w14:textFill>
        </w:rPr>
      </w:pPr>
    </w:p>
    <w:p>
      <w:pPr>
        <w:pStyle w:val="4"/>
        <w:numPr>
          <w:ilvl w:val="0"/>
          <w:numId w:val="1"/>
        </w:numPr>
        <w:spacing w:before="0"/>
        <w:ind w:left="0"/>
        <w:rPr>
          <w:rFonts w:ascii="仿宋" w:hAnsi="仿宋" w:eastAsia="仿宋" w:cs="仿宋"/>
          <w:b/>
          <w:bCs/>
          <w:color w:val="000000" w:themeColor="text1"/>
          <w:lang w:val="zh-TW" w:eastAsia="zh-TW"/>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协议解除与违约责任</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14:textFill>
            <w14:solidFill>
              <w14:schemeClr w14:val="tx1"/>
            </w14:solidFill>
          </w14:textFill>
        </w:rPr>
        <w:t>.1</w:t>
      </w:r>
      <w:r>
        <w:rPr>
          <w:rFonts w:ascii="仿宋" w:hAnsi="仿宋" w:eastAsia="仿宋" w:cs="仿宋"/>
          <w:color w:val="000000" w:themeColor="text1"/>
          <w:sz w:val="24"/>
          <w:szCs w:val="24"/>
          <w:lang w:val="zh-TW" w:eastAsia="zh-TW"/>
          <w14:textFill>
            <w14:solidFill>
              <w14:schemeClr w14:val="tx1"/>
            </w14:solidFill>
          </w14:textFill>
        </w:rPr>
        <w:t>如发生以下情形，则本合同任一方均有权行使合同解除权：</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.1.1一方发出书面通知告知另一方主张解除合同且另一方在接收通知之日起15日内书面同意解除则视为双方达成合同解除的合意。</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.1.2本合同履行期间一方作出严重违约行为三次及以上。</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.1.3本合同履行期间一方作出根本违约行为。</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.1.4导致本合同项下所有合作项目均无法开展的不可抗力情形持续六个月及以上的合同解除情形。</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.2严重违约行为包括：</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.2.1本合同履行期间，一方发生本合同项下违约行为，另一方通过书面方式要求其纠正但未能纠正累积三次则视为一方严重违约。</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.2.2本合同履行期间，一方逾期履行付款义务超过90日。</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.3根本违约行为包括：</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.3.1甲方未经乙方同意擅自更换本合同项下课程讲师或无正当理由拒绝配合执行本合同项下课程。</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.3.2乙方未经甲方同意擅自变更本合同项下课程时间或地点或无正当理由拒绝甲方执行本合同项下课程。</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14:textFill>
            <w14:solidFill>
              <w14:schemeClr w14:val="tx1"/>
            </w14:solidFill>
          </w14:textFill>
        </w:rPr>
      </w:pPr>
      <w:bookmarkStart w:id="3" w:name="OLE_LINK7"/>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.3.3任意一方故意向另一方隐瞒本合同项下任意一项合作或合作款。</w:t>
      </w:r>
      <w:bookmarkEnd w:id="3"/>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.3.4</w:t>
      </w:r>
      <w:r>
        <w:rPr>
          <w:rFonts w:ascii="仿宋" w:hAnsi="仿宋" w:eastAsia="仿宋" w:cs="仿宋"/>
          <w:color w:val="000000" w:themeColor="text1"/>
          <w:sz w:val="24"/>
          <w:szCs w:val="24"/>
          <w:lang w:eastAsia="zh-TW"/>
          <w14:textFill>
            <w14:solidFill>
              <w14:schemeClr w14:val="tx1"/>
            </w14:solidFill>
          </w14:textFill>
        </w:rPr>
        <w:t xml:space="preserve"> </w:t>
      </w:r>
      <w:r>
        <w:rPr>
          <w:rFonts w:ascii="仿宋" w:hAnsi="仿宋" w:eastAsia="仿宋" w:cs="仿宋"/>
          <w:color w:val="000000" w:themeColor="text1"/>
          <w:sz w:val="24"/>
          <w:szCs w:val="24"/>
          <w:lang w:eastAsia="zh-Hans"/>
          <w14:textFill>
            <w14:solidFill>
              <w14:schemeClr w14:val="tx1"/>
            </w14:solidFill>
          </w14:textFill>
        </w:rPr>
        <w:t>乙方提供虚假学历</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资质</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履历介绍等</w:t>
      </w:r>
      <w:r>
        <w:rPr>
          <w:rFonts w:hint="default" w:ascii="仿宋" w:hAnsi="仿宋" w:eastAsia="仿宋" w:cs="仿宋"/>
          <w:color w:val="000000" w:themeColor="text1"/>
          <w:sz w:val="24"/>
          <w:szCs w:val="24"/>
          <w:lang w:eastAsia="zh-Hans"/>
          <w14:textFill>
            <w14:solidFill>
              <w14:schemeClr w14:val="tx1"/>
            </w14:solidFill>
          </w14:textFill>
        </w:rPr>
        <w:t>。</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3</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 xml:space="preserve">5 </w:t>
      </w:r>
      <w:r>
        <w:rPr>
          <w:rFonts w:ascii="仿宋" w:hAnsi="仿宋" w:eastAsia="仿宋" w:cs="仿宋"/>
          <w:color w:val="000000" w:themeColor="text1"/>
          <w:sz w:val="24"/>
          <w:szCs w:val="24"/>
          <w:lang w:val="zh-TW" w:eastAsia="zh-TW"/>
          <w14:textFill>
            <w14:solidFill>
              <w14:schemeClr w14:val="tx1"/>
            </w14:solidFill>
          </w14:textFill>
        </w:rPr>
        <w:t>本合同约定的根本违约情形。</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14:textFill>
            <w14:solidFill>
              <w14:schemeClr w14:val="tx1"/>
            </w14:solidFill>
          </w14:textFill>
        </w:rPr>
        <w:t>.4</w:t>
      </w:r>
      <w:r>
        <w:rPr>
          <w:rFonts w:ascii="仿宋" w:hAnsi="仿宋" w:eastAsia="仿宋" w:cs="仿宋"/>
          <w:color w:val="000000" w:themeColor="text1"/>
          <w:sz w:val="24"/>
          <w:szCs w:val="24"/>
          <w:lang w:val="zh-TW" w:eastAsia="zh-TW"/>
          <w14:textFill>
            <w14:solidFill>
              <w14:schemeClr w14:val="tx1"/>
            </w14:solidFill>
          </w14:textFill>
        </w:rPr>
        <w:t>双方必须根据合同如期支付款项，若无正当理由延迟支付的，无论本合同是否解除，则每延迟一天付款义务人应另一方支付</w:t>
      </w:r>
      <w:r>
        <w:rPr>
          <w:rFonts w:ascii="仿宋" w:hAnsi="仿宋" w:eastAsia="仿宋" w:cs="仿宋"/>
          <w:color w:val="000000" w:themeColor="text1"/>
          <w:sz w:val="24"/>
          <w:szCs w:val="24"/>
          <w:u w:val="single"/>
          <w:lang w:val="zh-TW" w:eastAsia="zh-TW"/>
          <w14:textFill>
            <w14:solidFill>
              <w14:schemeClr w14:val="tx1"/>
            </w14:solidFill>
          </w14:textFill>
        </w:rPr>
        <w:t>应付金额</w:t>
      </w:r>
      <w:r>
        <w:rPr>
          <w:rFonts w:ascii="仿宋" w:hAnsi="仿宋" w:eastAsia="仿宋" w:cs="仿宋"/>
          <w:color w:val="000000" w:themeColor="text1"/>
          <w:sz w:val="24"/>
          <w:szCs w:val="24"/>
          <w:lang w:val="zh-TW" w:eastAsia="zh-TW"/>
          <w14:textFill>
            <w14:solidFill>
              <w14:schemeClr w14:val="tx1"/>
            </w14:solidFill>
          </w14:textFill>
        </w:rPr>
        <w:t>的</w:t>
      </w:r>
      <w:r>
        <w:rPr>
          <w:rFonts w:ascii="仿宋" w:hAnsi="仿宋" w:eastAsia="仿宋" w:cs="仿宋"/>
          <w:color w:val="000000" w:themeColor="text1"/>
          <w:sz w:val="24"/>
          <w:szCs w:val="24"/>
          <w:u w:val="single"/>
          <w:lang w:val="zh-TW" w:eastAsia="zh-TW"/>
          <w14:textFill>
            <w14:solidFill>
              <w14:schemeClr w14:val="tx1"/>
            </w14:solidFill>
          </w14:textFill>
        </w:rPr>
        <w:t>千分之一</w:t>
      </w:r>
      <w:r>
        <w:rPr>
          <w:rFonts w:ascii="仿宋" w:hAnsi="仿宋" w:eastAsia="仿宋" w:cs="仿宋"/>
          <w:color w:val="000000" w:themeColor="text1"/>
          <w:sz w:val="24"/>
          <w:szCs w:val="24"/>
          <w:lang w:val="zh-TW" w:eastAsia="zh-TW"/>
          <w14:textFill>
            <w14:solidFill>
              <w14:schemeClr w14:val="tx1"/>
            </w14:solidFill>
          </w14:textFill>
        </w:rPr>
        <w:t>作为违约金直至支付完毕之日。</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5</w:t>
      </w:r>
      <w:r>
        <w:rPr>
          <w:rFonts w:ascii="仿宋" w:hAnsi="仿宋" w:eastAsia="仿宋" w:cs="仿宋"/>
          <w:color w:val="000000" w:themeColor="text1"/>
          <w:sz w:val="24"/>
          <w:szCs w:val="24"/>
          <w:lang w:val="zh-TW" w:eastAsia="zh-TW"/>
          <w14:textFill>
            <w14:solidFill>
              <w14:schemeClr w14:val="tx1"/>
            </w14:solidFill>
          </w14:textFill>
        </w:rPr>
        <w:t>.5本合同项下违约方除应承担双方约定的赔偿责任外，还应当承担另一方为主张权利支出的诉讼费、律师费、保险费、公证费、差旅费等所有合理开支。</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p>
    <w:p>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ind w:left="0"/>
        <w:rPr>
          <w:rFonts w:ascii="仿宋" w:hAnsi="仿宋" w:eastAsia="仿宋" w:cs="仿宋"/>
          <w:b/>
          <w:bCs/>
          <w:color w:val="000000" w:themeColor="text1"/>
          <w:lang w:val="zh-TW" w:eastAsia="zh-TW"/>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不可抗力</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6</w:t>
      </w:r>
      <w:r>
        <w:rPr>
          <w:rFonts w:ascii="仿宋" w:hAnsi="仿宋" w:eastAsia="仿宋" w:cs="仿宋"/>
          <w:color w:val="000000" w:themeColor="text1"/>
          <w:sz w:val="24"/>
          <w:szCs w:val="24"/>
          <w14:textFill>
            <w14:solidFill>
              <w14:schemeClr w14:val="tx1"/>
            </w14:solidFill>
          </w14:textFill>
        </w:rPr>
        <w:t>.1</w:t>
      </w:r>
      <w:r>
        <w:rPr>
          <w:rFonts w:ascii="仿宋" w:hAnsi="仿宋" w:eastAsia="仿宋" w:cs="仿宋"/>
          <w:color w:val="000000" w:themeColor="text1"/>
          <w:sz w:val="24"/>
          <w:szCs w:val="24"/>
          <w:lang w:val="zh-TW" w:eastAsia="zh-TW"/>
          <w14:textFill>
            <w14:solidFill>
              <w14:schemeClr w14:val="tx1"/>
            </w14:solidFill>
          </w14:textFill>
        </w:rPr>
        <w:t>本合同所指不可抗力包括地震、火灾、台风、水灾、战争、航班管制</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等等。</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color w:val="000000" w:themeColor="text1"/>
          <w:sz w:val="24"/>
          <w:szCs w:val="24"/>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6</w:t>
      </w:r>
      <w:r>
        <w:rPr>
          <w:rFonts w:ascii="仿宋" w:hAnsi="仿宋" w:eastAsia="仿宋" w:cs="仿宋"/>
          <w:color w:val="000000" w:themeColor="text1"/>
          <w:sz w:val="24"/>
          <w:szCs w:val="24"/>
          <w14:textFill>
            <w14:solidFill>
              <w14:schemeClr w14:val="tx1"/>
            </w14:solidFill>
          </w14:textFill>
        </w:rPr>
        <w:t>.2</w:t>
      </w:r>
      <w:r>
        <w:rPr>
          <w:rFonts w:ascii="仿宋" w:hAnsi="仿宋" w:eastAsia="仿宋" w:cs="仿宋"/>
          <w:color w:val="000000" w:themeColor="text1"/>
          <w:sz w:val="24"/>
          <w:szCs w:val="24"/>
          <w:lang w:val="zh-TW" w:eastAsia="zh-TW"/>
          <w14:textFill>
            <w14:solidFill>
              <w14:schemeClr w14:val="tx1"/>
            </w14:solidFill>
          </w14:textFill>
        </w:rPr>
        <w:t>由于不可抗力原因导致合同无法继续履行时，无法履行合同的一方应在</w:t>
      </w:r>
      <w:r>
        <w:rPr>
          <w:rFonts w:ascii="仿宋" w:hAnsi="仿宋" w:eastAsia="仿宋" w:cs="仿宋"/>
          <w:color w:val="000000" w:themeColor="text1"/>
          <w:sz w:val="24"/>
          <w:szCs w:val="24"/>
          <w14:textFill>
            <w14:solidFill>
              <w14:schemeClr w14:val="tx1"/>
            </w14:solidFill>
          </w14:textFill>
        </w:rPr>
        <w:t>2</w:t>
      </w:r>
      <w:r>
        <w:rPr>
          <w:rFonts w:ascii="仿宋" w:hAnsi="仿宋" w:eastAsia="仿宋" w:cs="仿宋"/>
          <w:color w:val="000000" w:themeColor="text1"/>
          <w:sz w:val="24"/>
          <w:szCs w:val="24"/>
          <w:lang w:val="zh-TW" w:eastAsia="zh-TW"/>
          <w14:textFill>
            <w14:solidFill>
              <w14:schemeClr w14:val="tx1"/>
            </w14:solidFill>
          </w14:textFill>
        </w:rPr>
        <w:t>日内将不能履行合同的事实及相关政府文件书面通知另一方，双方进行协商，对项目进行顺延或终止。如顺延乙方必须按协定时间重新执行。若无正当理由延迟执行或交付的，每延迟一天，则向甲方支付</w:t>
      </w:r>
      <w:r>
        <w:rPr>
          <w:rFonts w:ascii="仿宋" w:hAnsi="仿宋" w:eastAsia="仿宋" w:cs="仿宋"/>
          <w:color w:val="000000" w:themeColor="text1"/>
          <w:sz w:val="24"/>
          <w:szCs w:val="24"/>
          <w:u w:val="single"/>
          <w:lang w:val="zh-TW" w:eastAsia="zh-TW"/>
          <w14:textFill>
            <w14:solidFill>
              <w14:schemeClr w14:val="tx1"/>
            </w14:solidFill>
          </w14:textFill>
        </w:rPr>
        <w:t>项目金额</w:t>
      </w:r>
      <w:r>
        <w:rPr>
          <w:rFonts w:ascii="仿宋" w:hAnsi="仿宋" w:eastAsia="仿宋" w:cs="仿宋"/>
          <w:color w:val="000000" w:themeColor="text1"/>
          <w:sz w:val="24"/>
          <w:szCs w:val="24"/>
          <w:lang w:val="zh-TW" w:eastAsia="zh-TW"/>
          <w14:textFill>
            <w14:solidFill>
              <w14:schemeClr w14:val="tx1"/>
            </w14:solidFill>
          </w14:textFill>
        </w:rPr>
        <w:t>的</w:t>
      </w:r>
      <w:r>
        <w:rPr>
          <w:rFonts w:ascii="仿宋" w:hAnsi="仿宋" w:eastAsia="仿宋" w:cs="仿宋"/>
          <w:color w:val="000000" w:themeColor="text1"/>
          <w:sz w:val="24"/>
          <w:szCs w:val="24"/>
          <w:u w:val="single"/>
          <w:lang w:val="zh-TW" w:eastAsia="zh-TW"/>
          <w14:textFill>
            <w14:solidFill>
              <w14:schemeClr w14:val="tx1"/>
            </w14:solidFill>
          </w14:textFill>
        </w:rPr>
        <w:t>千分之一</w:t>
      </w:r>
      <w:r>
        <w:rPr>
          <w:rFonts w:ascii="仿宋" w:hAnsi="仿宋" w:eastAsia="仿宋" w:cs="仿宋"/>
          <w:color w:val="000000" w:themeColor="text1"/>
          <w:sz w:val="24"/>
          <w:szCs w:val="24"/>
          <w:lang w:val="zh-TW" w:eastAsia="zh-TW"/>
          <w14:textFill>
            <w14:solidFill>
              <w14:schemeClr w14:val="tx1"/>
            </w14:solidFill>
          </w14:textFill>
        </w:rPr>
        <w:t>作为违约金。如合同终止，甲方根据工作完成情况，与乙方重新协定支付费用。</w:t>
      </w:r>
      <w:r>
        <w:rPr>
          <w:rFonts w:ascii="仿宋" w:hAnsi="仿宋" w:eastAsia="仿宋" w:cs="仿宋"/>
          <w:color w:val="000000" w:themeColor="text1"/>
          <w:sz w:val="24"/>
          <w:szCs w:val="24"/>
          <w14:textFill>
            <w14:solidFill>
              <w14:schemeClr w14:val="tx1"/>
            </w14:solidFill>
          </w14:textFill>
        </w:rPr>
        <w:t xml:space="preserve">    </w:t>
      </w:r>
    </w:p>
    <w:p>
      <w:pPr>
        <w:pStyle w:val="4"/>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color w:val="000000" w:themeColor="text1"/>
          <w:lang w:val="zh-TW" w:eastAsia="zh-TW"/>
          <w14:textFill>
            <w14:solidFill>
              <w14:schemeClr w14:val="tx1"/>
            </w14:solidFill>
          </w14:textFill>
        </w:rPr>
      </w:pPr>
      <w:r>
        <w:rPr>
          <w:rFonts w:hint="eastAsia" w:ascii="仿宋" w:hAnsi="仿宋" w:eastAsia="仿宋" w:cs="仿宋"/>
          <w:b/>
          <w:bCs/>
          <w:color w:val="000000" w:themeColor="text1"/>
          <w:lang w:eastAsia="zh-Hans"/>
          <w14:textFill>
            <w14:solidFill>
              <w14:schemeClr w14:val="tx1"/>
            </w14:solidFill>
          </w14:textFill>
        </w:rPr>
        <w:t>争议解决</w:t>
      </w:r>
    </w:p>
    <w:p>
      <w:pPr>
        <w:pStyle w:val="13"/>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双方合作过程中如发生争议应先协商解决；协商不成，任何一方有权向原告所在地有管辖权的人民法院提起诉讼。</w:t>
      </w:r>
    </w:p>
    <w:p>
      <w:pPr>
        <w:pStyle w:val="4"/>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color w:val="000000" w:themeColor="text1"/>
          <w:lang w:val="zh-TW" w:eastAsia="zh-TW"/>
          <w14:textFill>
            <w14:solidFill>
              <w14:schemeClr w14:val="tx1"/>
            </w14:solidFill>
          </w14:textFill>
        </w:rPr>
      </w:pPr>
      <w:r>
        <w:rPr>
          <w:rFonts w:hint="eastAsia" w:ascii="仿宋" w:hAnsi="仿宋" w:eastAsia="仿宋" w:cs="仿宋"/>
          <w:b/>
          <w:bCs/>
          <w:color w:val="000000" w:themeColor="text1"/>
          <w:lang w:eastAsia="zh-Hans"/>
          <w14:textFill>
            <w14:solidFill>
              <w14:schemeClr w14:val="tx1"/>
            </w14:solidFill>
          </w14:textFill>
        </w:rPr>
        <w:t>合同附件及其他</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8</w:t>
      </w:r>
      <w:r>
        <w:rPr>
          <w:rFonts w:ascii="仿宋" w:hAnsi="仿宋" w:eastAsia="仿宋" w:cs="仿宋"/>
          <w:color w:val="000000" w:themeColor="text1"/>
          <w14:textFill>
            <w14:solidFill>
              <w14:schemeClr w14:val="tx1"/>
            </w14:solidFill>
          </w14:textFill>
        </w:rPr>
        <w:t xml:space="preserve">.1 </w:t>
      </w:r>
      <w:r>
        <w:rPr>
          <w:rFonts w:ascii="仿宋" w:hAnsi="仿宋" w:eastAsia="仿宋" w:cs="仿宋"/>
          <w:color w:val="000000" w:themeColor="text1"/>
          <w:lang w:val="zh-TW" w:eastAsia="zh-TW"/>
          <w14:textFill>
            <w14:solidFill>
              <w14:schemeClr w14:val="tx1"/>
            </w14:solidFill>
          </w14:textFill>
        </w:rPr>
        <w:t>本合同自双方签字并盖章后生效，直至甲乙双方协商一致终止履行合同。</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8</w:t>
      </w:r>
      <w:r>
        <w:rPr>
          <w:rFonts w:ascii="仿宋" w:hAnsi="仿宋" w:eastAsia="仿宋" w:cs="仿宋"/>
          <w:color w:val="000000" w:themeColor="text1"/>
          <w14:textFill>
            <w14:solidFill>
              <w14:schemeClr w14:val="tx1"/>
            </w14:solidFill>
          </w14:textFill>
        </w:rPr>
        <w:t xml:space="preserve">.2 </w:t>
      </w:r>
      <w:r>
        <w:rPr>
          <w:rFonts w:ascii="仿宋" w:hAnsi="仿宋" w:eastAsia="仿宋" w:cs="仿宋"/>
          <w:color w:val="000000" w:themeColor="text1"/>
          <w:lang w:val="zh-TW" w:eastAsia="zh-TW"/>
          <w14:textFill>
            <w14:solidFill>
              <w14:schemeClr w14:val="tx1"/>
            </w14:solidFill>
          </w14:textFill>
        </w:rPr>
        <w:t>本合同未尽事宜，经双方协商一致，可以订立书面补充协议或附件，补充协议及附件与本合同具有同等法律效力。</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8</w:t>
      </w:r>
      <w:r>
        <w:rPr>
          <w:rFonts w:ascii="仿宋" w:hAnsi="仿宋" w:eastAsia="仿宋" w:cs="仿宋"/>
          <w:color w:val="000000" w:themeColor="text1"/>
          <w:lang w:val="zh-TW" w:eastAsia="zh-TW"/>
          <w14:textFill>
            <w14:solidFill>
              <w14:schemeClr w14:val="tx1"/>
            </w14:solidFill>
          </w14:textFill>
        </w:rPr>
        <w:t>.3</w:t>
      </w:r>
      <w:r>
        <w:rPr>
          <w:rFonts w:ascii="仿宋" w:hAnsi="仿宋" w:eastAsia="仿宋" w:cs="仿宋"/>
          <w:color w:val="000000" w:themeColor="text1"/>
          <w:lang w:eastAsia="zh-TW"/>
          <w14:textFill>
            <w14:solidFill>
              <w14:schemeClr w14:val="tx1"/>
            </w14:solidFill>
          </w14:textFill>
        </w:rPr>
        <w:t xml:space="preserve"> </w:t>
      </w:r>
      <w:r>
        <w:rPr>
          <w:rFonts w:ascii="仿宋" w:hAnsi="仿宋" w:eastAsia="仿宋" w:cs="仿宋"/>
          <w:color w:val="000000" w:themeColor="text1"/>
          <w:lang w:val="zh-TW" w:eastAsia="zh-TW"/>
          <w14:textFill>
            <w14:solidFill>
              <w14:schemeClr w14:val="tx1"/>
            </w14:solidFill>
          </w14:textFill>
        </w:rPr>
        <w:t>本合同履行过程中，甲乙双方应当根据本合同附件约定的联系方式进行沟通往来，以此方式进行的沟通往来均视为甲乙双方真实意思表示。</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14:textFill>
            <w14:solidFill>
              <w14:schemeClr w14:val="tx1"/>
            </w14:solidFill>
          </w14:textFill>
        </w:rPr>
      </w:pPr>
      <w:r>
        <w:rPr>
          <w:rFonts w:ascii="仿宋" w:hAnsi="仿宋" w:eastAsia="仿宋" w:cs="仿宋"/>
          <w:color w:val="000000" w:themeColor="text1"/>
          <w:lang w:eastAsia="zh-TW"/>
          <w14:textFill>
            <w14:solidFill>
              <w14:schemeClr w14:val="tx1"/>
            </w14:solidFill>
          </w14:textFill>
        </w:rPr>
        <w:t>8</w:t>
      </w:r>
      <w:r>
        <w:rPr>
          <w:rFonts w:ascii="仿宋" w:hAnsi="仿宋" w:eastAsia="仿宋" w:cs="仿宋"/>
          <w:color w:val="000000" w:themeColor="text1"/>
          <w14:textFill>
            <w14:solidFill>
              <w14:schemeClr w14:val="tx1"/>
            </w14:solidFill>
          </w14:textFill>
        </w:rPr>
        <w:t xml:space="preserve">.4 </w:t>
      </w:r>
      <w:r>
        <w:rPr>
          <w:rFonts w:ascii="仿宋" w:hAnsi="仿宋" w:eastAsia="仿宋" w:cs="仿宋"/>
          <w:color w:val="000000" w:themeColor="text1"/>
          <w:lang w:val="zh-TW" w:eastAsia="zh-TW"/>
          <w14:textFill>
            <w14:solidFill>
              <w14:schemeClr w14:val="tx1"/>
            </w14:solidFill>
          </w14:textFill>
        </w:rPr>
        <w:t>本合同壹式贰份，甲乙双方各执壹份，具有同等法律效力。</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p>
    <w:tbl>
      <w:tblPr>
        <w:tblStyle w:val="11"/>
        <w:tblW w:w="9638" w:type="dxa"/>
        <w:tblInd w:w="11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4778"/>
        <w:gridCol w:w="486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2889" w:hRule="atLeast"/>
        </w:trPr>
        <w:tc>
          <w:tcPr>
            <w:tcW w:w="477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甲方</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（盖章）</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甲方：高维信息技术（深圳）有限公司</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法定代表人：林传科</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受委托</w:t>
            </w:r>
            <w:r>
              <w:rPr>
                <w:rFonts w:ascii="仿宋" w:hAnsi="仿宋" w:eastAsia="仿宋" w:cs="仿宋"/>
                <w:color w:val="000000" w:themeColor="text1"/>
                <w:kern w:val="0"/>
                <w:sz w:val="24"/>
                <w:szCs w:val="24"/>
                <w14:textFill>
                  <w14:solidFill>
                    <w14:schemeClr w14:val="tx1"/>
                  </w14:solidFill>
                </w14:textFill>
              </w:rPr>
              <w:t>/</w:t>
            </w:r>
            <w:r>
              <w:rPr>
                <w:rFonts w:ascii="仿宋" w:hAnsi="仿宋" w:eastAsia="仿宋" w:cs="仿宋"/>
                <w:color w:val="000000" w:themeColor="text1"/>
                <w:kern w:val="0"/>
                <w:sz w:val="24"/>
                <w:szCs w:val="24"/>
                <w:lang w:val="zh-TW" w:eastAsia="zh-TW"/>
                <w14:textFill>
                  <w14:solidFill>
                    <w14:schemeClr w14:val="tx1"/>
                  </w14:solidFill>
                </w14:textFill>
              </w:rPr>
              <w:t xml:space="preserve">代理人： </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olor w:val="000000" w:themeColor="text1"/>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日期：       年      月     日</w:t>
            </w:r>
          </w:p>
        </w:tc>
        <w:tc>
          <w:tcPr>
            <w:tcW w:w="48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乙方</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（盖章）</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color w:val="000000" w:themeColor="text1"/>
                <w:kern w:val="2"/>
                <w:sz w:val="24"/>
                <w:szCs w:val="24"/>
                <w:lang w:val="zh-TW"/>
                <w:rPrChange w:id="45" w:author="Poppy Liu" w:date="2024-05-11T14:10:00Z">
                  <w:rPr>
                    <w:rFonts w:hint="default" w:ascii="仿宋" w:hAnsi="仿宋" w:eastAsia="仿宋" w:cs="仿宋"/>
                    <w:color w:val="000000" w:themeColor="text1"/>
                    <w:kern w:val="0"/>
                    <w:sz w:val="24"/>
                    <w:szCs w:val="24"/>
                    <w14:textFill>
                      <w14:solidFill>
                        <w14:schemeClr w14:val="tx1"/>
                      </w14:solidFill>
                    </w14:textFill>
                  </w:rPr>
                </w:rPrChange>
                <w14:textFill>
                  <w14:solidFill>
                    <w14:schemeClr w14:val="tx1"/>
                  </w14:solidFill>
                </w14:textFill>
              </w:rPr>
              <w:pPrChange w:id="44" w:author="Poppy Liu" w:date="2024-05-11T14:10:00Z">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pPr>
              </w:pPrChange>
            </w:pPr>
            <w:r>
              <w:rPr>
                <w:rFonts w:ascii="仿宋" w:hAnsi="仿宋" w:eastAsia="仿宋" w:cs="仿宋"/>
                <w:color w:val="000000" w:themeColor="text1"/>
                <w:kern w:val="0"/>
                <w:sz w:val="24"/>
                <w:szCs w:val="24"/>
                <w:lang w:val="zh-TW" w:eastAsia="zh-TW"/>
                <w14:textFill>
                  <w14:solidFill>
                    <w14:schemeClr w14:val="tx1"/>
                  </w14:solidFill>
                </w14:textFill>
              </w:rPr>
              <w:t>乙方：</w:t>
            </w:r>
            <w:ins w:id="46" w:author="Poppy Liu" w:date="2024-05-20T11:45:00Z">
              <w:r>
                <w:rPr>
                  <w:rFonts w:ascii="仿宋" w:hAnsi="仿宋" w:eastAsia="仿宋" w:cs="仿宋"/>
                  <w:color w:val="000000" w:themeColor="text1"/>
                  <w:sz w:val="24"/>
                  <w:szCs w:val="24"/>
                  <w:lang w:val="zh-TW" w:eastAsia="zh-TW"/>
                  <w14:textFill>
                    <w14:solidFill>
                      <w14:schemeClr w14:val="tx1"/>
                    </w14:solidFill>
                  </w14:textFill>
                </w:rPr>
                <w:t>北京赢营管理咨询服务有限公司</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法定代表人：</w:t>
            </w:r>
            <w:ins w:id="47" w:author="Poppy Liu" w:date="2024-05-11T14:10:00Z">
              <w:r>
                <w:rPr>
                  <w:rFonts w:ascii="仿宋" w:hAnsi="仿宋" w:eastAsia="仿宋" w:cs="仿宋"/>
                  <w:color w:val="000000" w:themeColor="text1"/>
                  <w:kern w:val="0"/>
                  <w:sz w:val="24"/>
                  <w:szCs w:val="24"/>
                  <w:lang w:val="zh-TW" w:eastAsia="zh-TW"/>
                  <w14:textFill>
                    <w14:solidFill>
                      <w14:schemeClr w14:val="tx1"/>
                    </w14:solidFill>
                  </w14:textFill>
                </w:rPr>
                <w:t>刘晴</w:t>
              </w:r>
            </w:ins>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color w:val="000000" w:themeColor="text1"/>
                <w:kern w:val="0"/>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受委托</w:t>
            </w:r>
            <w:r>
              <w:rPr>
                <w:rFonts w:ascii="仿宋" w:hAnsi="仿宋" w:eastAsia="仿宋" w:cs="仿宋"/>
                <w:color w:val="000000" w:themeColor="text1"/>
                <w:kern w:val="0"/>
                <w:sz w:val="24"/>
                <w:szCs w:val="24"/>
                <w14:textFill>
                  <w14:solidFill>
                    <w14:schemeClr w14:val="tx1"/>
                  </w14:solidFill>
                </w14:textFill>
              </w:rPr>
              <w:t>/</w:t>
            </w:r>
            <w:r>
              <w:rPr>
                <w:rFonts w:ascii="仿宋" w:hAnsi="仿宋" w:eastAsia="仿宋" w:cs="仿宋"/>
                <w:color w:val="000000" w:themeColor="text1"/>
                <w:kern w:val="0"/>
                <w:sz w:val="24"/>
                <w:szCs w:val="24"/>
                <w:lang w:val="zh-TW" w:eastAsia="zh-TW"/>
                <w14:textFill>
                  <w14:solidFill>
                    <w14:schemeClr w14:val="tx1"/>
                  </w14:solidFill>
                </w14:textFill>
              </w:rPr>
              <w:t>代理人：</w:t>
            </w:r>
          </w:p>
          <w:p>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olor w:val="000000" w:themeColor="text1"/>
                <w:sz w:val="24"/>
                <w:szCs w:val="24"/>
                <w14:textFill>
                  <w14:solidFill>
                    <w14:schemeClr w14:val="tx1"/>
                  </w14:solidFill>
                </w14:textFill>
              </w:rPr>
            </w:pPr>
            <w:r>
              <w:rPr>
                <w:rFonts w:ascii="仿宋" w:hAnsi="仿宋" w:eastAsia="仿宋" w:cs="仿宋"/>
                <w:color w:val="000000" w:themeColor="text1"/>
                <w:kern w:val="0"/>
                <w:sz w:val="24"/>
                <w:szCs w:val="24"/>
                <w:lang w:val="zh-TW" w:eastAsia="zh-TW"/>
                <w14:textFill>
                  <w14:solidFill>
                    <w14:schemeClr w14:val="tx1"/>
                  </w14:solidFill>
                </w14:textFill>
              </w:rPr>
              <w:t>日期：        年      月     日</w:t>
            </w:r>
          </w:p>
        </w:tc>
      </w:tr>
    </w:tbl>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【以下无正文】</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color w:val="000000" w:themeColor="text1"/>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附件1：</w:t>
      </w:r>
      <w:r>
        <w:rPr>
          <w:rFonts w:hint="eastAsia" w:ascii="仿宋" w:hAnsi="仿宋" w:eastAsia="仿宋" w:cs="仿宋"/>
          <w:b/>
          <w:bCs/>
          <w:color w:val="000000" w:themeColor="text1"/>
          <w:lang w:eastAsia="zh-Hans"/>
          <w14:textFill>
            <w14:solidFill>
              <w14:schemeClr w14:val="tx1"/>
            </w14:solidFill>
          </w14:textFill>
        </w:rPr>
        <w:t>老师</w:t>
      </w:r>
      <w:r>
        <w:rPr>
          <w:rFonts w:ascii="仿宋" w:hAnsi="仿宋" w:eastAsia="仿宋" w:cs="仿宋"/>
          <w:b/>
          <w:bCs/>
          <w:color w:val="000000" w:themeColor="text1"/>
          <w:lang w:val="zh-TW" w:eastAsia="zh-TW"/>
          <w14:textFill>
            <w14:solidFill>
              <w14:schemeClr w14:val="tx1"/>
            </w14:solidFill>
          </w14:textFill>
        </w:rPr>
        <w:t>基本信息及联系方式</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color w:val="000000" w:themeColor="text1"/>
          <w:u w:color="FF0000"/>
          <w:lang w:val="zh-TW" w:eastAsia="zh-TW"/>
          <w14:textFill>
            <w14:solidFill>
              <w14:schemeClr w14:val="tx1"/>
            </w14:solidFill>
          </w14:textFill>
        </w:rPr>
      </w:pPr>
    </w:p>
    <w:tbl>
      <w:tblPr>
        <w:tblStyle w:val="11"/>
        <w:tblW w:w="8577"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1190"/>
        <w:gridCol w:w="2280"/>
        <w:gridCol w:w="2747"/>
        <w:gridCol w:w="236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hint="eastAsia" w:ascii="仿宋" w:hAnsi="仿宋" w:eastAsia="仿宋" w:cs="仿宋"/>
                <w:b/>
                <w:bCs/>
                <w:color w:val="000000" w:themeColor="text1"/>
                <w:lang w:val="zh-TW" w:eastAsia="zh-TW"/>
                <w14:textFill>
                  <w14:solidFill>
                    <w14:schemeClr w14:val="tx1"/>
                  </w14:solidFill>
                </w14:textFill>
              </w:rPr>
              <w:t>序号</w:t>
            </w:r>
          </w:p>
        </w:tc>
        <w:tc>
          <w:tcPr>
            <w:tcW w:w="228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hint="eastAsia" w:ascii="仿宋" w:hAnsi="仿宋" w:eastAsia="仿宋" w:cs="仿宋"/>
                <w:b/>
                <w:bCs/>
                <w:color w:val="000000" w:themeColor="text1"/>
                <w:lang w:val="zh-TW" w:eastAsia="zh-TW"/>
                <w14:textFill>
                  <w14:solidFill>
                    <w14:schemeClr w14:val="tx1"/>
                  </w14:solidFill>
                </w14:textFill>
              </w:rPr>
              <w:t>项目</w:t>
            </w:r>
          </w:p>
        </w:tc>
        <w:tc>
          <w:tcPr>
            <w:tcW w:w="2747"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hint="eastAsia" w:ascii="仿宋" w:hAnsi="仿宋" w:eastAsia="仿宋" w:cs="仿宋"/>
                <w:b/>
                <w:bCs/>
                <w:color w:val="000000" w:themeColor="text1"/>
                <w:lang w:val="zh-TW" w:eastAsia="zh-TW"/>
                <w14:textFill>
                  <w14:solidFill>
                    <w14:schemeClr w14:val="tx1"/>
                  </w14:solidFill>
                </w14:textFill>
              </w:rPr>
              <w:t>具体信息如实填写</w:t>
            </w:r>
          </w:p>
        </w:tc>
        <w:tc>
          <w:tcPr>
            <w:tcW w:w="236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hint="eastAsia" w:ascii="仿宋" w:hAnsi="仿宋" w:eastAsia="仿宋" w:cs="仿宋"/>
                <w:b/>
                <w:bCs/>
                <w:color w:val="000000" w:themeColor="text1"/>
                <w:lang w:val="zh-TW" w:eastAsia="zh-TW"/>
                <w14:textFill>
                  <w14:solidFill>
                    <w14:schemeClr w14:val="tx1"/>
                  </w14:solidFill>
                </w14:textFill>
              </w:rPr>
              <w:t>备注</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14:textFill>
                  <w14:solidFill>
                    <w14:schemeClr w14:val="tx1"/>
                  </w14:solidFill>
                </w14:textFill>
              </w:rPr>
              <w:t>1</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hint="eastAsia" w:ascii="仿宋" w:hAnsi="仿宋" w:eastAsia="仿宋" w:cs="仿宋"/>
                <w:color w:val="000000" w:themeColor="text1"/>
                <w:lang w:eastAsia="zh-Hans"/>
                <w14:textFill>
                  <w14:solidFill>
                    <w14:schemeClr w14:val="tx1"/>
                  </w14:solidFill>
                </w14:textFill>
              </w:rPr>
              <w:t>老</w:t>
            </w:r>
            <w:r>
              <w:rPr>
                <w:rFonts w:ascii="仿宋" w:hAnsi="仿宋" w:eastAsia="仿宋" w:cs="仿宋"/>
                <w:color w:val="000000" w:themeColor="text1"/>
                <w:lang w:eastAsia="zh-TW"/>
                <w14:textFill>
                  <w14:solidFill>
                    <w14:schemeClr w14:val="tx1"/>
                  </w14:solidFill>
                </w14:textFill>
              </w:rPr>
              <w:t>师</w:t>
            </w:r>
            <w:r>
              <w:rPr>
                <w:rFonts w:ascii="仿宋" w:hAnsi="仿宋" w:eastAsia="仿宋" w:cs="仿宋"/>
                <w:color w:val="000000" w:themeColor="text1"/>
                <w:lang w:val="zh-TW" w:eastAsia="zh-TW"/>
                <w14:textFill>
                  <w14:solidFill>
                    <w14:schemeClr w14:val="tx1"/>
                  </w14:solidFill>
                </w14:textFill>
              </w:rPr>
              <w:t>身份证姓名</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14:textFill>
                  <w14:solidFill>
                    <w14:schemeClr w14:val="tx1"/>
                  </w14:solidFill>
                </w14:textFill>
              </w:rPr>
            </w:pPr>
            <w:del w:id="48" w:author="Poppy Liu" w:date="2024-05-11T14:10:00Z">
              <w:r>
                <w:rPr>
                  <w:rFonts w:hint="eastAsia" w:ascii="仿宋" w:hAnsi="仿宋" w:eastAsia="仿宋"/>
                  <w:color w:val="000000" w:themeColor="text1"/>
                  <w14:textFill>
                    <w14:solidFill>
                      <w14:schemeClr w14:val="tx1"/>
                    </w14:solidFill>
                  </w14:textFill>
                </w:rPr>
                <w:delText>刘晴</w:delText>
              </w:r>
            </w:del>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酒店机票实名信息</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14:textFill>
                  <w14:solidFill>
                    <w14:schemeClr w14:val="tx1"/>
                  </w14:solidFill>
                </w14:textFill>
              </w:rPr>
              <w:t>2</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hint="eastAsia" w:ascii="仿宋" w:hAnsi="仿宋" w:eastAsia="仿宋" w:cs="仿宋"/>
                <w:color w:val="000000" w:themeColor="text1"/>
                <w:lang w:eastAsia="zh-Hans"/>
                <w14:textFill>
                  <w14:solidFill>
                    <w14:schemeClr w14:val="tx1"/>
                  </w14:solidFill>
                </w14:textFill>
              </w:rPr>
              <w:t>老</w:t>
            </w:r>
            <w:r>
              <w:rPr>
                <w:rFonts w:ascii="仿宋" w:hAnsi="仿宋" w:eastAsia="仿宋" w:cs="仿宋"/>
                <w:color w:val="000000" w:themeColor="text1"/>
                <w:lang w:eastAsia="zh-TW"/>
                <w14:textFill>
                  <w14:solidFill>
                    <w14:schemeClr w14:val="tx1"/>
                  </w14:solidFill>
                </w14:textFill>
              </w:rPr>
              <w:t>师</w:t>
            </w:r>
            <w:r>
              <w:rPr>
                <w:rFonts w:ascii="仿宋" w:hAnsi="仿宋" w:eastAsia="仿宋" w:cs="仿宋"/>
                <w:color w:val="000000" w:themeColor="text1"/>
                <w:lang w:val="zh-TW" w:eastAsia="zh-TW"/>
                <w14:textFill>
                  <w14:solidFill>
                    <w14:schemeClr w14:val="tx1"/>
                  </w14:solidFill>
                </w14:textFill>
              </w:rPr>
              <w:t>身份证号码</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14:textFill>
                  <w14:solidFill>
                    <w14:schemeClr w14:val="tx1"/>
                  </w14:solidFill>
                </w14:textFill>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酒店机票实名信息</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41"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14:textFill>
                  <w14:solidFill>
                    <w14:schemeClr w14:val="tx1"/>
                  </w14:solidFill>
                </w14:textFill>
              </w:rPr>
              <w:t>3</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hint="eastAsia" w:ascii="仿宋" w:hAnsi="仿宋" w:eastAsia="仿宋" w:cs="仿宋"/>
                <w:color w:val="000000" w:themeColor="text1"/>
                <w:lang w:eastAsia="zh-Hans"/>
                <w14:textFill>
                  <w14:solidFill>
                    <w14:schemeClr w14:val="tx1"/>
                  </w14:solidFill>
                </w14:textFill>
              </w:rPr>
              <w:t>老</w:t>
            </w:r>
            <w:r>
              <w:rPr>
                <w:rFonts w:ascii="仿宋" w:hAnsi="仿宋" w:eastAsia="仿宋" w:cs="仿宋"/>
                <w:color w:val="000000" w:themeColor="text1"/>
                <w:lang w:eastAsia="zh-TW"/>
                <w14:textFill>
                  <w14:solidFill>
                    <w14:schemeClr w14:val="tx1"/>
                  </w14:solidFill>
                </w14:textFill>
              </w:rPr>
              <w:t>师</w:t>
            </w:r>
            <w:r>
              <w:rPr>
                <w:rFonts w:ascii="仿宋" w:hAnsi="仿宋" w:eastAsia="仿宋" w:cs="仿宋"/>
                <w:color w:val="000000" w:themeColor="text1"/>
                <w:lang w:val="zh-TW" w:eastAsia="zh-TW"/>
                <w14:textFill>
                  <w14:solidFill>
                    <w14:schemeClr w14:val="tx1"/>
                  </w14:solidFill>
                </w14:textFill>
              </w:rPr>
              <w:t>电话</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14:textFill>
                  <w14:solidFill>
                    <w14:schemeClr w14:val="tx1"/>
                  </w14:solidFill>
                </w14:textFill>
              </w:rPr>
            </w:pPr>
          </w:p>
        </w:tc>
        <w:tc>
          <w:tcPr>
            <w:tcW w:w="2360"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color w:val="000000" w:themeColor="text1"/>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就本合同项下课程及服务的履行进行沟通、确认。</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99"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14:textFill>
                  <w14:solidFill>
                    <w14:schemeClr w14:val="tx1"/>
                  </w14:solidFill>
                </w14:textFill>
              </w:rPr>
              <w:t>4</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hint="eastAsia" w:ascii="仿宋" w:hAnsi="仿宋" w:eastAsia="仿宋" w:cs="仿宋"/>
                <w:color w:val="000000" w:themeColor="text1"/>
                <w:lang w:eastAsia="zh-Hans"/>
                <w14:textFill>
                  <w14:solidFill>
                    <w14:schemeClr w14:val="tx1"/>
                  </w14:solidFill>
                </w14:textFill>
              </w:rPr>
              <w:t>老</w:t>
            </w:r>
            <w:r>
              <w:rPr>
                <w:rFonts w:ascii="仿宋" w:hAnsi="仿宋" w:eastAsia="仿宋" w:cs="仿宋"/>
                <w:color w:val="000000" w:themeColor="text1"/>
                <w:lang w:eastAsia="zh-TW"/>
                <w14:textFill>
                  <w14:solidFill>
                    <w14:schemeClr w14:val="tx1"/>
                  </w14:solidFill>
                </w14:textFill>
              </w:rPr>
              <w:t>师</w:t>
            </w:r>
            <w:r>
              <w:rPr>
                <w:rFonts w:ascii="仿宋" w:hAnsi="仿宋" w:eastAsia="仿宋" w:cs="仿宋"/>
                <w:color w:val="000000" w:themeColor="text1"/>
                <w:lang w:val="zh-TW" w:eastAsia="zh-TW"/>
                <w14:textFill>
                  <w14:solidFill>
                    <w14:schemeClr w14:val="tx1"/>
                  </w14:solidFill>
                </w14:textFill>
              </w:rPr>
              <w:t>电子邮箱</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14:textFill>
                  <w14:solidFill>
                    <w14:schemeClr w14:val="tx1"/>
                  </w14:solidFill>
                </w14:textFill>
              </w:rPr>
            </w:pPr>
          </w:p>
        </w:tc>
        <w:tc>
          <w:tcPr>
            <w:tcW w:w="2360" w:type="dxa"/>
            <w:vMerge w:val="continue"/>
            <w:tcBorders>
              <w:top w:val="single" w:color="000000" w:sz="4" w:space="0"/>
              <w:left w:val="single" w:color="000000" w:sz="4" w:space="0"/>
              <w:bottom w:val="single" w:color="000000" w:sz="4" w:space="0"/>
              <w:right w:val="single" w:color="000000" w:sz="4" w:space="0"/>
            </w:tcBorders>
            <w:shd w:val="clear" w:color="auto" w:fill="auto"/>
          </w:tcPr>
          <w:p>
            <w:pPr>
              <w:rPr>
                <w:rFonts w:ascii="仿宋" w:hAnsi="仿宋" w:eastAsia="仿宋"/>
                <w:color w:val="000000" w:themeColor="text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75"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14:textFill>
                  <w14:solidFill>
                    <w14:schemeClr w14:val="tx1"/>
                  </w14:solidFill>
                </w14:textFill>
              </w:rPr>
              <w:t>5</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hint="eastAsia" w:ascii="仿宋" w:hAnsi="仿宋" w:eastAsia="仿宋" w:cs="仿宋"/>
                <w:color w:val="000000" w:themeColor="text1"/>
                <w:lang w:eastAsia="zh-Hans"/>
                <w14:textFill>
                  <w14:solidFill>
                    <w14:schemeClr w14:val="tx1"/>
                  </w14:solidFill>
                </w14:textFill>
              </w:rPr>
              <w:t>老</w:t>
            </w:r>
            <w:r>
              <w:rPr>
                <w:rFonts w:ascii="仿宋" w:hAnsi="仿宋" w:eastAsia="仿宋" w:cs="仿宋"/>
                <w:color w:val="000000" w:themeColor="text1"/>
                <w:lang w:eastAsia="zh-TW"/>
                <w14:textFill>
                  <w14:solidFill>
                    <w14:schemeClr w14:val="tx1"/>
                  </w14:solidFill>
                </w14:textFill>
              </w:rPr>
              <w:t>师</w:t>
            </w:r>
            <w:r>
              <w:rPr>
                <w:rFonts w:ascii="仿宋" w:hAnsi="仿宋" w:eastAsia="仿宋" w:cs="仿宋"/>
                <w:color w:val="000000" w:themeColor="text1"/>
                <w:lang w:val="zh-TW" w:eastAsia="zh-TW"/>
                <w14:textFill>
                  <w14:solidFill>
                    <w14:schemeClr w14:val="tx1"/>
                  </w14:solidFill>
                </w14:textFill>
              </w:rPr>
              <w:t>昵称</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14:textFill>
                  <w14:solidFill>
                    <w14:schemeClr w14:val="tx1"/>
                  </w14:solidFill>
                </w14:textFill>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color w:val="000000" w:themeColor="text1"/>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高维小伙伴和学友们对</w:t>
            </w:r>
            <w:r>
              <w:rPr>
                <w:rFonts w:hint="eastAsia" w:ascii="仿宋" w:hAnsi="仿宋" w:eastAsia="仿宋" w:cs="仿宋"/>
                <w:color w:val="000000" w:themeColor="text1"/>
                <w:lang w:eastAsia="zh-Hans"/>
                <w14:textFill>
                  <w14:solidFill>
                    <w14:schemeClr w14:val="tx1"/>
                  </w14:solidFill>
                </w14:textFill>
              </w:rPr>
              <w:t>老</w:t>
            </w:r>
            <w:r>
              <w:rPr>
                <w:rFonts w:ascii="仿宋" w:hAnsi="仿宋" w:eastAsia="仿宋" w:cs="仿宋"/>
                <w:color w:val="000000" w:themeColor="text1"/>
                <w:lang w:eastAsia="zh-TW"/>
                <w14:textFill>
                  <w14:solidFill>
                    <w14:schemeClr w14:val="tx1"/>
                  </w14:solidFill>
                </w14:textFill>
              </w:rPr>
              <w:t>师</w:t>
            </w:r>
            <w:r>
              <w:rPr>
                <w:rFonts w:ascii="仿宋" w:hAnsi="仿宋" w:eastAsia="仿宋" w:cs="仿宋"/>
                <w:color w:val="000000" w:themeColor="text1"/>
                <w:lang w:val="zh-TW" w:eastAsia="zh-TW"/>
                <w14:textFill>
                  <w14:solidFill>
                    <w14:schemeClr w14:val="tx1"/>
                  </w14:solidFill>
                </w14:textFill>
              </w:rPr>
              <w:t>的称谓</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75"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14:textFill>
                  <w14:solidFill>
                    <w14:schemeClr w14:val="tx1"/>
                  </w14:solidFill>
                </w14:textFill>
              </w:rPr>
              <w:t>6</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助理姓名</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14:textFill>
                  <w14:solidFill>
                    <w14:schemeClr w14:val="tx1"/>
                  </w14:solidFill>
                </w14:textFill>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color w:val="000000" w:themeColor="text1"/>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与高维对接</w:t>
            </w:r>
            <w:r>
              <w:rPr>
                <w:rFonts w:hint="eastAsia" w:ascii="仿宋" w:hAnsi="仿宋" w:eastAsia="仿宋" w:cs="仿宋"/>
                <w:color w:val="000000" w:themeColor="text1"/>
                <w:lang w:eastAsia="zh-Hans"/>
                <w14:textFill>
                  <w14:solidFill>
                    <w14:schemeClr w14:val="tx1"/>
                  </w14:solidFill>
                </w14:textFill>
              </w:rPr>
              <w:t>老</w:t>
            </w:r>
            <w:r>
              <w:rPr>
                <w:rFonts w:ascii="仿宋" w:hAnsi="仿宋" w:eastAsia="仿宋" w:cs="仿宋"/>
                <w:color w:val="000000" w:themeColor="text1"/>
                <w:lang w:eastAsia="zh-TW"/>
                <w14:textFill>
                  <w14:solidFill>
                    <w14:schemeClr w14:val="tx1"/>
                  </w14:solidFill>
                </w14:textFill>
              </w:rPr>
              <w:t>师</w:t>
            </w:r>
            <w:r>
              <w:rPr>
                <w:rFonts w:ascii="仿宋" w:hAnsi="仿宋" w:eastAsia="仿宋" w:cs="仿宋"/>
                <w:color w:val="000000" w:themeColor="text1"/>
                <w:lang w:val="zh-TW" w:eastAsia="zh-TW"/>
                <w14:textFill>
                  <w14:solidFill>
                    <w14:schemeClr w14:val="tx1"/>
                  </w14:solidFill>
                </w14:textFill>
              </w:rPr>
              <w:t>排期、业务、结算</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01"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14:textFill>
                  <w14:solidFill>
                    <w14:schemeClr w14:val="tx1"/>
                  </w14:solidFill>
                </w14:textFill>
              </w:rPr>
              <w:t>7</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助理手机、微信</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14:textFill>
                  <w14:solidFill>
                    <w14:schemeClr w14:val="tx1"/>
                  </w14:solidFill>
                </w14:textFill>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14:textFill>
                  <w14:solidFill>
                    <w14:schemeClr w14:val="tx1"/>
                  </w14:solidFill>
                </w14:textFill>
              </w:rPr>
            </w:pPr>
          </w:p>
        </w:tc>
      </w:tr>
    </w:tbl>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color w:val="000000" w:themeColor="text1"/>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color w:val="000000" w:themeColor="text1"/>
          <w14:textFill>
            <w14:solidFill>
              <w14:schemeClr w14:val="tx1"/>
            </w14:solidFill>
          </w14:textFill>
        </w:rPr>
      </w:pPr>
      <w:bookmarkStart w:id="4" w:name="OLE_LINK2"/>
      <w:r>
        <w:rPr>
          <w:rFonts w:ascii="仿宋" w:hAnsi="仿宋" w:eastAsia="仿宋" w:cs="仿宋"/>
          <w:b/>
          <w:bCs/>
          <w:color w:val="000000" w:themeColor="text1"/>
          <w:lang w:val="zh-TW" w:eastAsia="zh-TW"/>
          <w14:textFill>
            <w14:solidFill>
              <w14:schemeClr w14:val="tx1"/>
            </w14:solidFill>
          </w14:textFill>
        </w:rPr>
        <w:t>附件2：非公开课报价清单及说明</w:t>
      </w:r>
      <w:bookmarkEnd w:id="4"/>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984"/>
        <w:gridCol w:w="709"/>
        <w:gridCol w:w="1418"/>
        <w:gridCol w:w="1131"/>
        <w:gridCol w:w="22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3539" w:type="dxa"/>
            <w:gridSpan w:val="3"/>
            <w:shd w:val="clear" w:color="auto" w:fill="DEEAF6" w:themeFill="accent5" w:themeFillTint="33"/>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lang w:eastAsia="zh-TW"/>
                <w14:textFill>
                  <w14:solidFill>
                    <w14:schemeClr w14:val="tx1"/>
                  </w14:solidFill>
                </w14:textFill>
              </w:rPr>
            </w:pPr>
            <w:r>
              <w:rPr>
                <w:rFonts w:hint="eastAsia" w:ascii="仿宋" w:hAnsi="仿宋" w:eastAsia="仿宋" w:cs="仿宋"/>
                <w:b/>
                <w:bCs/>
                <w:color w:val="000000" w:themeColor="text1"/>
                <w:lang w:eastAsia="zh-TW"/>
                <w14:textFill>
                  <w14:solidFill>
                    <w14:schemeClr w14:val="tx1"/>
                  </w14:solidFill>
                </w14:textFill>
              </w:rPr>
              <w:t>渠道类型</w:t>
            </w:r>
          </w:p>
        </w:tc>
        <w:tc>
          <w:tcPr>
            <w:tcW w:w="1418" w:type="dxa"/>
            <w:shd w:val="clear" w:color="auto" w:fill="DEEAF6" w:themeFill="accent5" w:themeFillTint="33"/>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lang w:eastAsia="zh-TW"/>
                <w14:textFill>
                  <w14:solidFill>
                    <w14:schemeClr w14:val="tx1"/>
                  </w14:solidFill>
                </w14:textFill>
              </w:rPr>
            </w:pPr>
            <w:r>
              <w:rPr>
                <w:rFonts w:hint="eastAsia" w:ascii="仿宋" w:hAnsi="仿宋" w:eastAsia="仿宋" w:cs="仿宋"/>
                <w:b/>
                <w:bCs/>
                <w:color w:val="000000" w:themeColor="text1"/>
                <w:lang w:eastAsia="zh-TW"/>
                <w14:textFill>
                  <w14:solidFill>
                    <w14:schemeClr w14:val="tx1"/>
                  </w14:solidFill>
                </w14:textFill>
              </w:rPr>
              <w:t>高维课酬</w:t>
            </w:r>
          </w:p>
        </w:tc>
        <w:tc>
          <w:tcPr>
            <w:tcW w:w="1131" w:type="dxa"/>
            <w:shd w:val="clear" w:color="auto" w:fill="DEEAF6" w:themeFill="accent5" w:themeFillTint="33"/>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lang w:eastAsia="zh-TW"/>
                <w14:textFill>
                  <w14:solidFill>
                    <w14:schemeClr w14:val="tx1"/>
                  </w14:solidFill>
                </w14:textFill>
              </w:rPr>
            </w:pPr>
            <w:r>
              <w:rPr>
                <w:rFonts w:hint="eastAsia" w:ascii="仿宋" w:hAnsi="仿宋" w:eastAsia="仿宋" w:cs="仿宋"/>
                <w:b/>
                <w:bCs/>
                <w:color w:val="000000" w:themeColor="text1"/>
                <w:lang w:eastAsia="zh-TW"/>
                <w14:textFill>
                  <w14:solidFill>
                    <w14:schemeClr w14:val="tx1"/>
                  </w14:solidFill>
                </w14:textFill>
              </w:rPr>
              <w:t>对外报价标准</w:t>
            </w:r>
          </w:p>
        </w:tc>
        <w:tc>
          <w:tcPr>
            <w:tcW w:w="2202" w:type="dxa"/>
            <w:shd w:val="clear" w:color="auto" w:fill="DEEAF6" w:themeFill="accent5" w:themeFillTint="33"/>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lang w:eastAsia="zh-TW"/>
                <w14:textFill>
                  <w14:solidFill>
                    <w14:schemeClr w14:val="tx1"/>
                  </w14:solidFill>
                </w14:textFill>
              </w:rPr>
            </w:pPr>
            <w:r>
              <w:rPr>
                <w:rFonts w:hint="eastAsia" w:ascii="仿宋" w:hAnsi="仿宋" w:eastAsia="仿宋" w:cs="仿宋"/>
                <w:b/>
                <w:bCs/>
                <w:color w:val="000000" w:themeColor="text1"/>
                <w:lang w:eastAsia="zh-TW"/>
                <w14:textFill>
                  <w14:solidFill>
                    <w14:schemeClr w14:val="tx1"/>
                  </w14:solidFill>
                </w14:textFill>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0" w:hRule="atLeast"/>
          <w:jc w:val="center"/>
        </w:trPr>
        <w:tc>
          <w:tcPr>
            <w:tcW w:w="846"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学科</w:t>
            </w:r>
            <w:r>
              <w:rPr>
                <w:rFonts w:hint="eastAsia" w:ascii="仿宋" w:hAnsi="仿宋" w:eastAsia="仿宋" w:cs="仿宋"/>
                <w:b/>
                <w:bCs/>
                <w:color w:val="000000" w:themeColor="text1"/>
                <w:sz w:val="21"/>
                <w:szCs w:val="21"/>
                <w14:textFill>
                  <w14:solidFill>
                    <w14:schemeClr w14:val="tx1"/>
                  </w14:solidFill>
                </w14:textFill>
              </w:rPr>
              <w:t>（</w:t>
            </w:r>
            <w:r>
              <w:rPr>
                <w:rFonts w:hint="eastAsia" w:ascii="仿宋" w:hAnsi="仿宋" w:eastAsia="仿宋" w:cs="仿宋"/>
                <w:b/>
                <w:bCs/>
                <w:color w:val="000000" w:themeColor="text1"/>
                <w:sz w:val="21"/>
                <w:szCs w:val="21"/>
                <w:lang w:eastAsia="zh-TW"/>
                <w14:textFill>
                  <w14:solidFill>
                    <w14:schemeClr w14:val="tx1"/>
                  </w14:solidFill>
                </w14:textFill>
              </w:rPr>
              <w:t>推广）合作</w:t>
            </w:r>
          </w:p>
        </w:tc>
        <w:tc>
          <w:tcPr>
            <w:tcW w:w="1984" w:type="dxa"/>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一线商学院，</w:t>
            </w:r>
            <w:r>
              <w:rPr>
                <w:rFonts w:ascii="仿宋" w:hAnsi="仿宋" w:eastAsia="仿宋" w:cs="仿宋"/>
                <w:b/>
                <w:bCs/>
                <w:color w:val="000000" w:themeColor="text1"/>
                <w:sz w:val="21"/>
                <w:szCs w:val="21"/>
                <w:lang w:eastAsia="zh-TW"/>
                <w14:textFill>
                  <w14:solidFill>
                    <w14:schemeClr w14:val="tx1"/>
                  </w14:solidFill>
                </w14:textFill>
              </w:rPr>
              <w:t xml:space="preserve"> </w:t>
            </w:r>
            <w:r>
              <w:rPr>
                <w:rFonts w:hint="eastAsia" w:ascii="仿宋" w:hAnsi="仿宋" w:eastAsia="仿宋" w:cs="仿宋"/>
                <w:b/>
                <w:bCs/>
                <w:color w:val="000000" w:themeColor="text1"/>
                <w:sz w:val="21"/>
                <w:szCs w:val="21"/>
                <w:lang w:eastAsia="zh-TW"/>
                <w14:textFill>
                  <w14:solidFill>
                    <w14:schemeClr w14:val="tx1"/>
                  </w14:solidFill>
                </w14:textFill>
              </w:rPr>
              <w:t>一线创投机构，线上影响力平台，线上影响力媒体，头部影响力企业，影响力活动等</w:t>
            </w:r>
          </w:p>
        </w:tc>
        <w:tc>
          <w:tcPr>
            <w:tcW w:w="709" w:type="dxa"/>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公开课程</w:t>
            </w:r>
          </w:p>
        </w:tc>
        <w:tc>
          <w:tcPr>
            <w:tcW w:w="1418" w:type="dxa"/>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原则上跟高维一样的价格，但是具体价格需要根据实际情况（平台影响力、合作形式、授课性质等）来协定。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846" w:type="dxa"/>
            <w:vMerge w:val="restart"/>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业务类合作</w:t>
            </w:r>
          </w:p>
        </w:tc>
        <w:tc>
          <w:tcPr>
            <w:tcW w:w="1984" w:type="dxa"/>
            <w:vMerge w:val="restart"/>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终端（不限于高维学友企业）</w:t>
            </w:r>
          </w:p>
        </w:tc>
        <w:tc>
          <w:tcPr>
            <w:tcW w:w="709"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内训课程</w:t>
            </w:r>
          </w:p>
        </w:tc>
        <w:tc>
          <w:tcPr>
            <w:tcW w:w="1418"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Hans"/>
                <w14:textFill>
                  <w14:solidFill>
                    <w14:schemeClr w14:val="tx1"/>
                  </w14:solidFill>
                </w14:textFill>
              </w:rPr>
              <w:t>老</w:t>
            </w:r>
            <w:r>
              <w:rPr>
                <w:rFonts w:ascii="仿宋" w:hAnsi="仿宋" w:eastAsia="仿宋" w:cs="仿宋"/>
                <w:b/>
                <w:bCs/>
                <w:color w:val="000000" w:themeColor="text1"/>
                <w:sz w:val="21"/>
                <w:szCs w:val="21"/>
                <w14:textFill>
                  <w14:solidFill>
                    <w14:schemeClr w14:val="tx1"/>
                  </w14:solidFill>
                </w14:textFill>
              </w:rPr>
              <w:t>师</w:t>
            </w:r>
            <w:r>
              <w:rPr>
                <w:rFonts w:hint="eastAsia" w:ascii="仿宋" w:hAnsi="仿宋" w:eastAsia="仿宋" w:cs="仿宋"/>
                <w:b/>
                <w:bCs/>
                <w:color w:val="000000" w:themeColor="text1"/>
                <w:sz w:val="21"/>
                <w:szCs w:val="21"/>
                <w:lang w:eastAsia="zh-TW"/>
                <w14:textFill>
                  <w14:solidFill>
                    <w14:schemeClr w14:val="tx1"/>
                  </w14:solidFill>
                </w14:textFill>
              </w:rPr>
              <w:t>市场课酬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846"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709"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咨询</w:t>
            </w:r>
          </w:p>
        </w:tc>
        <w:tc>
          <w:tcPr>
            <w:tcW w:w="1418"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Hans"/>
                <w14:textFill>
                  <w14:solidFill>
                    <w14:schemeClr w14:val="tx1"/>
                  </w14:solidFill>
                </w14:textFill>
              </w:rPr>
              <w:t>老</w:t>
            </w:r>
            <w:r>
              <w:rPr>
                <w:rFonts w:ascii="仿宋" w:hAnsi="仿宋" w:eastAsia="仿宋" w:cs="仿宋"/>
                <w:b/>
                <w:bCs/>
                <w:color w:val="000000" w:themeColor="text1"/>
                <w:sz w:val="21"/>
                <w:szCs w:val="21"/>
                <w14:textFill>
                  <w14:solidFill>
                    <w14:schemeClr w14:val="tx1"/>
                  </w14:solidFill>
                </w14:textFill>
              </w:rPr>
              <w:t>师</w:t>
            </w:r>
            <w:r>
              <w:rPr>
                <w:rFonts w:hint="eastAsia" w:ascii="仿宋" w:hAnsi="仿宋" w:eastAsia="仿宋" w:cs="仿宋"/>
                <w:b/>
                <w:bCs/>
                <w:color w:val="000000" w:themeColor="text1"/>
                <w:sz w:val="21"/>
                <w:szCs w:val="21"/>
                <w:lang w:eastAsia="zh-TW"/>
                <w14:textFill>
                  <w14:solidFill>
                    <w14:schemeClr w14:val="tx1"/>
                  </w14:solidFill>
                </w14:textFill>
              </w:rPr>
              <w:t>市场课酬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846"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restart"/>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机构渠道</w:t>
            </w:r>
          </w:p>
        </w:tc>
        <w:tc>
          <w:tcPr>
            <w:tcW w:w="709"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公开课</w:t>
            </w:r>
          </w:p>
        </w:tc>
        <w:tc>
          <w:tcPr>
            <w:tcW w:w="1418"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渠道费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846"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709"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内训课程</w:t>
            </w:r>
          </w:p>
        </w:tc>
        <w:tc>
          <w:tcPr>
            <w:tcW w:w="1418"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渠道费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846"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1984" w:type="dxa"/>
            <w:vMerge w:val="continue"/>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p>
        </w:tc>
        <w:tc>
          <w:tcPr>
            <w:tcW w:w="709"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咨询</w:t>
            </w:r>
          </w:p>
        </w:tc>
        <w:tc>
          <w:tcPr>
            <w:tcW w:w="1418"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1131"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　</w:t>
            </w:r>
          </w:p>
        </w:tc>
        <w:tc>
          <w:tcPr>
            <w:tcW w:w="2202" w:type="dxa"/>
            <w:noWrap/>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rPr>
                <w:rFonts w:ascii="仿宋" w:hAnsi="仿宋" w:eastAsia="仿宋" w:cs="仿宋"/>
                <w:b/>
                <w:bCs/>
                <w:color w:val="000000" w:themeColor="text1"/>
                <w:sz w:val="21"/>
                <w:szCs w:val="21"/>
                <w:lang w:eastAsia="zh-TW"/>
                <w14:textFill>
                  <w14:solidFill>
                    <w14:schemeClr w14:val="tx1"/>
                  </w14:solidFill>
                </w14:textFill>
              </w:rPr>
            </w:pPr>
            <w:r>
              <w:rPr>
                <w:rFonts w:hint="eastAsia" w:ascii="仿宋" w:hAnsi="仿宋" w:eastAsia="仿宋" w:cs="仿宋"/>
                <w:b/>
                <w:bCs/>
                <w:color w:val="000000" w:themeColor="text1"/>
                <w:sz w:val="21"/>
                <w:szCs w:val="21"/>
                <w:lang w:eastAsia="zh-TW"/>
                <w14:textFill>
                  <w14:solidFill>
                    <w14:schemeClr w14:val="tx1"/>
                  </w14:solidFill>
                </w14:textFill>
              </w:rPr>
              <w:t>渠道费</w:t>
            </w:r>
          </w:p>
        </w:tc>
      </w:tr>
    </w:tbl>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color w:val="000000" w:themeColor="text1"/>
          <w:lang w:val="zh-TW" w:eastAsia="zh-TW"/>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附件3：《</w:t>
      </w:r>
      <w:r>
        <w:rPr>
          <w:rFonts w:hint="eastAsia" w:ascii="仿宋" w:hAnsi="仿宋" w:eastAsia="仿宋" w:cs="仿宋"/>
          <w:b/>
          <w:bCs/>
          <w:color w:val="000000" w:themeColor="text1"/>
          <w:lang w:val="zh-TW" w:eastAsia="zh-TW"/>
          <w14:textFill>
            <w14:solidFill>
              <w14:schemeClr w14:val="tx1"/>
            </w14:solidFill>
          </w14:textFill>
        </w:rPr>
        <w:t>老</w:t>
      </w:r>
      <w:r>
        <w:rPr>
          <w:rFonts w:ascii="仿宋" w:hAnsi="仿宋" w:eastAsia="仿宋" w:cs="仿宋"/>
          <w:b/>
          <w:bCs/>
          <w:color w:val="000000" w:themeColor="text1"/>
          <w:lang w:val="zh-TW" w:eastAsia="zh-TW"/>
          <w14:textFill>
            <w14:solidFill>
              <w14:schemeClr w14:val="tx1"/>
            </w14:solidFill>
          </w14:textFill>
        </w:rPr>
        <w:t>师</w:t>
      </w:r>
      <w:r>
        <w:rPr>
          <w:rFonts w:hint="eastAsia" w:ascii="仿宋" w:hAnsi="仿宋" w:eastAsia="仿宋" w:cs="仿宋"/>
          <w:b/>
          <w:bCs/>
          <w:color w:val="000000" w:themeColor="text1"/>
          <w:lang w:eastAsia="zh-Hans"/>
          <w14:textFill>
            <w14:solidFill>
              <w14:schemeClr w14:val="tx1"/>
            </w14:solidFill>
          </w14:textFill>
        </w:rPr>
        <w:t>交付</w:t>
      </w:r>
      <w:r>
        <w:rPr>
          <w:rFonts w:ascii="仿宋" w:hAnsi="仿宋" w:eastAsia="仿宋" w:cs="仿宋"/>
          <w:b/>
          <w:bCs/>
          <w:color w:val="000000" w:themeColor="text1"/>
          <w:lang w:val="zh-TW" w:eastAsia="zh-TW"/>
          <w14:textFill>
            <w14:solidFill>
              <w14:schemeClr w14:val="tx1"/>
            </w14:solidFill>
          </w14:textFill>
        </w:rPr>
        <w:t>单》</w:t>
      </w:r>
    </w:p>
    <w:tbl>
      <w:tblPr>
        <w:tblStyle w:val="11"/>
        <w:tblW w:w="858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2126"/>
        <w:gridCol w:w="2128"/>
        <w:gridCol w:w="2125"/>
        <w:gridCol w:w="2201"/>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72" w:hRule="atLeast"/>
        </w:trPr>
        <w:tc>
          <w:tcPr>
            <w:tcW w:w="8580" w:type="dxa"/>
            <w:gridSpan w:val="4"/>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高维学堂</w:t>
            </w:r>
            <w:r>
              <w:rPr>
                <w:rFonts w:hint="eastAsia" w:ascii="仿宋" w:hAnsi="仿宋" w:eastAsia="仿宋" w:cs="仿宋"/>
                <w:b/>
                <w:bCs/>
                <w:color w:val="000000" w:themeColor="text1"/>
                <w:lang w:val="zh-TW" w:eastAsia="zh-TW"/>
                <w14:textFill>
                  <w14:solidFill>
                    <w14:schemeClr w14:val="tx1"/>
                  </w14:solidFill>
                </w14:textFill>
              </w:rPr>
              <w:t>老</w:t>
            </w:r>
            <w:r>
              <w:rPr>
                <w:rFonts w:ascii="仿宋" w:hAnsi="仿宋" w:eastAsia="仿宋" w:cs="仿宋"/>
                <w:b/>
                <w:bCs/>
                <w:color w:val="000000" w:themeColor="text1"/>
                <w:lang w:val="zh-TW" w:eastAsia="zh-TW"/>
                <w14:textFill>
                  <w14:solidFill>
                    <w14:schemeClr w14:val="tx1"/>
                  </w14:solidFill>
                </w14:textFill>
              </w:rPr>
              <w:t>师</w:t>
            </w:r>
            <w:r>
              <w:rPr>
                <w:rFonts w:hint="eastAsia" w:ascii="仿宋" w:hAnsi="仿宋" w:eastAsia="仿宋" w:cs="仿宋"/>
                <w:b/>
                <w:bCs/>
                <w:color w:val="000000" w:themeColor="text1"/>
                <w:lang w:eastAsia="zh-Hans"/>
                <w14:textFill>
                  <w14:solidFill>
                    <w14:schemeClr w14:val="tx1"/>
                  </w14:solidFill>
                </w14:textFill>
              </w:rPr>
              <w:t>交付</w:t>
            </w:r>
            <w:r>
              <w:rPr>
                <w:rFonts w:ascii="仿宋" w:hAnsi="仿宋" w:eastAsia="仿宋" w:cs="仿宋"/>
                <w:b/>
                <w:bCs/>
                <w:color w:val="000000" w:themeColor="text1"/>
                <w:lang w:val="zh-TW" w:eastAsia="zh-TW"/>
                <w14:textFill>
                  <w14:solidFill>
                    <w14:schemeClr w14:val="tx1"/>
                  </w14:solidFill>
                </w14:textFill>
              </w:rPr>
              <w:t>单</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7"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所属合同编号：</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eastAsia="zh-Hans"/>
                <w14:textFill>
                  <w14:solidFill>
                    <w14:schemeClr w14:val="tx1"/>
                  </w14:solidFill>
                </w14:textFill>
              </w:rPr>
              <w:t>交付</w:t>
            </w:r>
            <w:r>
              <w:rPr>
                <w:rFonts w:ascii="仿宋" w:hAnsi="仿宋" w:eastAsia="仿宋" w:cs="仿宋"/>
                <w:color w:val="000000" w:themeColor="text1"/>
                <w:sz w:val="21"/>
                <w:szCs w:val="21"/>
                <w:lang w:val="zh-TW" w:eastAsia="zh-TW"/>
                <w14:textFill>
                  <w14:solidFill>
                    <w14:schemeClr w14:val="tx1"/>
                  </w14:solidFill>
                </w14:textFill>
              </w:rPr>
              <w:t>单编号：</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04"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sz w:val="21"/>
                <w:szCs w:val="21"/>
                <w:lang w:val="zh-TW" w:eastAsia="zh-TW"/>
                <w14:textFill>
                  <w14:solidFill>
                    <w14:schemeClr w14:val="tx1"/>
                  </w14:solidFill>
                </w14:textFill>
              </w:rPr>
            </w:pPr>
            <w:r>
              <w:rPr>
                <w:rFonts w:hint="eastAsia" w:ascii="仿宋" w:hAnsi="仿宋" w:eastAsia="仿宋" w:cs="仿宋"/>
                <w:color w:val="000000" w:themeColor="text1"/>
                <w:sz w:val="21"/>
                <w:szCs w:val="21"/>
                <w:lang w:eastAsia="zh-Hans"/>
                <w14:textFill>
                  <w14:solidFill>
                    <w14:schemeClr w14:val="tx1"/>
                  </w14:solidFill>
                </w14:textFill>
              </w:rPr>
              <w:t>下单</w:t>
            </w:r>
            <w:r>
              <w:rPr>
                <w:rFonts w:ascii="仿宋" w:hAnsi="仿宋" w:eastAsia="仿宋" w:cs="仿宋"/>
                <w:color w:val="000000" w:themeColor="text1"/>
                <w:sz w:val="21"/>
                <w:szCs w:val="21"/>
                <w:lang w:val="zh-TW" w:eastAsia="zh-TW"/>
                <w14:textFill>
                  <w14:solidFill>
                    <w14:schemeClr w14:val="tx1"/>
                  </w14:solidFill>
                </w14:textFill>
              </w:rPr>
              <w:t>时间：</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14:textFill>
                  <w14:solidFill>
                    <w14:schemeClr w14:val="tx1"/>
                  </w14:solidFill>
                </w14:textFill>
              </w:rPr>
              <w:t xml:space="preserve">20  </w:t>
            </w:r>
            <w:r>
              <w:rPr>
                <w:rFonts w:ascii="仿宋" w:hAnsi="仿宋" w:eastAsia="仿宋" w:cs="仿宋"/>
                <w:color w:val="000000" w:themeColor="text1"/>
                <w:sz w:val="21"/>
                <w:szCs w:val="21"/>
                <w:lang w:val="zh-TW" w:eastAsia="zh-TW"/>
                <w14:textFill>
                  <w14:solidFill>
                    <w14:schemeClr w14:val="tx1"/>
                  </w14:solidFill>
                </w14:textFill>
              </w:rPr>
              <w:t xml:space="preserve">年 </w:t>
            </w:r>
            <w:r>
              <w:rPr>
                <w:rFonts w:ascii="仿宋" w:hAnsi="仿宋" w:eastAsia="仿宋" w:cs="仿宋"/>
                <w:color w:val="000000" w:themeColor="text1"/>
                <w:sz w:val="21"/>
                <w:szCs w:val="21"/>
                <w14:textFill>
                  <w14:solidFill>
                    <w14:schemeClr w14:val="tx1"/>
                  </w14:solidFill>
                </w14:textFill>
              </w:rPr>
              <w:t xml:space="preserve"> </w:t>
            </w:r>
            <w:r>
              <w:rPr>
                <w:rFonts w:ascii="仿宋" w:hAnsi="仿宋" w:eastAsia="仿宋" w:cs="仿宋"/>
                <w:color w:val="000000" w:themeColor="text1"/>
                <w:sz w:val="21"/>
                <w:szCs w:val="21"/>
                <w:lang w:val="zh-TW" w:eastAsia="zh-TW"/>
                <w14:textFill>
                  <w14:solidFill>
                    <w14:schemeClr w14:val="tx1"/>
                  </w14:solidFill>
                </w14:textFill>
              </w:rPr>
              <w:t xml:space="preserve">月 </w:t>
            </w:r>
            <w:r>
              <w:rPr>
                <w:rFonts w:ascii="仿宋" w:hAnsi="仿宋" w:eastAsia="仿宋" w:cs="仿宋"/>
                <w:color w:val="000000" w:themeColor="text1"/>
                <w:sz w:val="21"/>
                <w:szCs w:val="21"/>
                <w14:textFill>
                  <w14:solidFill>
                    <w14:schemeClr w14:val="tx1"/>
                  </w14:solidFill>
                </w14:textFill>
              </w:rPr>
              <w:t xml:space="preserve"> </w:t>
            </w:r>
            <w:r>
              <w:rPr>
                <w:rFonts w:ascii="仿宋" w:hAnsi="仿宋" w:eastAsia="仿宋" w:cs="仿宋"/>
                <w:color w:val="000000" w:themeColor="text1"/>
                <w:sz w:val="21"/>
                <w:szCs w:val="21"/>
                <w:lang w:val="zh-TW" w:eastAsia="zh-TW"/>
                <w14:textFill>
                  <w14:solidFill>
                    <w14:schemeClr w14:val="tx1"/>
                  </w14:solidFill>
                </w14:textFill>
              </w:rPr>
              <w:t>日</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sz w:val="21"/>
                <w:szCs w:val="21"/>
                <w:lang w:val="zh-TW" w:eastAsia="zh-TW"/>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本</w:t>
            </w:r>
            <w:r>
              <w:rPr>
                <w:rFonts w:hint="eastAsia" w:ascii="仿宋" w:hAnsi="仿宋" w:eastAsia="仿宋" w:cs="仿宋"/>
                <w:color w:val="000000" w:themeColor="text1"/>
                <w:sz w:val="21"/>
                <w:szCs w:val="21"/>
                <w:lang w:eastAsia="zh-Hans"/>
                <w14:textFill>
                  <w14:solidFill>
                    <w14:schemeClr w14:val="tx1"/>
                  </w14:solidFill>
                </w14:textFill>
              </w:rPr>
              <w:t>订</w:t>
            </w:r>
            <w:r>
              <w:rPr>
                <w:rFonts w:ascii="仿宋" w:hAnsi="仿宋" w:eastAsia="仿宋" w:cs="仿宋"/>
                <w:color w:val="000000" w:themeColor="text1"/>
                <w:sz w:val="21"/>
                <w:szCs w:val="21"/>
                <w:lang w:val="zh-TW" w:eastAsia="zh-TW"/>
                <w14:textFill>
                  <w14:solidFill>
                    <w14:schemeClr w14:val="tx1"/>
                  </w14:solidFill>
                </w14:textFill>
              </w:rPr>
              <w:t>单高维联系人及联系方式：</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sz w:val="21"/>
                <w:szCs w:val="21"/>
                <w:lang w:val="zh-TW" w:eastAsia="zh-TW"/>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58"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sz w:val="21"/>
                <w:szCs w:val="21"/>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服务单项目</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（方框中勾选）</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14:textFill>
                  <w14:solidFill>
                    <w14:schemeClr w14:val="tx1"/>
                  </w14:solidFill>
                </w14:textFill>
              </w:rPr>
              <w:t>□</w:t>
            </w:r>
            <w:r>
              <w:rPr>
                <w:rFonts w:ascii="仿宋" w:hAnsi="仿宋" w:eastAsia="仿宋" w:cs="仿宋"/>
                <w:color w:val="000000" w:themeColor="text1"/>
                <w:sz w:val="21"/>
                <w:szCs w:val="21"/>
                <w:lang w:val="zh-TW" w:eastAsia="zh-TW"/>
                <w14:textFill>
                  <w14:solidFill>
                    <w14:schemeClr w14:val="tx1"/>
                  </w14:solidFill>
                </w14:textFill>
              </w:rPr>
              <w:t>内训</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14:textFill>
                  <w14:solidFill>
                    <w14:schemeClr w14:val="tx1"/>
                  </w14:solidFill>
                </w14:textFill>
              </w:rPr>
              <w:t>□</w:t>
            </w:r>
            <w:r>
              <w:rPr>
                <w:rFonts w:ascii="仿宋" w:hAnsi="仿宋" w:eastAsia="仿宋" w:cs="仿宋"/>
                <w:color w:val="000000" w:themeColor="text1"/>
                <w:sz w:val="21"/>
                <w:szCs w:val="21"/>
                <w:lang w:val="zh-TW" w:eastAsia="zh-TW"/>
                <w14:textFill>
                  <w14:solidFill>
                    <w14:schemeClr w14:val="tx1"/>
                  </w14:solidFill>
                </w14:textFill>
              </w:rPr>
              <w:t>第三方课程</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14:textFill>
                  <w14:solidFill>
                    <w14:schemeClr w14:val="tx1"/>
                  </w14:solidFill>
                </w14:textFill>
              </w:rPr>
              <w:sym w:font="Wingdings 2" w:char="0052"/>
            </w:r>
            <w:r>
              <w:rPr>
                <w:rFonts w:ascii="仿宋" w:hAnsi="仿宋" w:eastAsia="仿宋" w:cs="仿宋"/>
                <w:color w:val="000000" w:themeColor="text1"/>
                <w:sz w:val="21"/>
                <w:szCs w:val="21"/>
                <w:lang w:val="zh-TW" w:eastAsia="zh-TW"/>
                <w14:textFill>
                  <w14:solidFill>
                    <w14:schemeClr w14:val="tx1"/>
                  </w14:solidFill>
                </w14:textFill>
              </w:rPr>
              <w:t>咨询</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7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服务</w:t>
            </w:r>
            <w:r>
              <w:rPr>
                <w:rFonts w:hint="eastAsia" w:ascii="仿宋" w:hAnsi="仿宋" w:eastAsia="仿宋" w:cs="仿宋"/>
                <w:color w:val="000000" w:themeColor="text1"/>
                <w:sz w:val="21"/>
                <w:szCs w:val="21"/>
                <w:lang w:val="zh-TW" w:eastAsia="zh-TW"/>
                <w14:textFill>
                  <w14:solidFill>
                    <w14:schemeClr w14:val="tx1"/>
                  </w14:solidFill>
                </w14:textFill>
              </w:rPr>
              <w:t>老</w:t>
            </w:r>
            <w:r>
              <w:rPr>
                <w:rFonts w:ascii="仿宋" w:hAnsi="仿宋" w:eastAsia="仿宋" w:cs="仿宋"/>
                <w:color w:val="000000" w:themeColor="text1"/>
                <w:sz w:val="21"/>
                <w:szCs w:val="21"/>
                <w:lang w:val="zh-TW" w:eastAsia="zh-TW"/>
                <w14:textFill>
                  <w14:solidFill>
                    <w14:schemeClr w14:val="tx1"/>
                  </w14:solidFill>
                </w14:textFill>
              </w:rPr>
              <w:t>师</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color w:val="000000" w:themeColor="text1"/>
                <w:sz w:val="21"/>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sz w:val="21"/>
                <w:szCs w:val="21"/>
                <w:lang w:eastAsia="zh-Hans"/>
                <w14:textFill>
                  <w14:solidFill>
                    <w14:schemeClr w14:val="tx1"/>
                  </w14:solidFill>
                </w14:textFill>
              </w:rPr>
            </w:pPr>
            <w:r>
              <w:rPr>
                <w:rFonts w:hint="eastAsia" w:ascii="仿宋" w:hAnsi="仿宋" w:eastAsia="仿宋" w:cs="仿宋"/>
                <w:color w:val="000000" w:themeColor="text1"/>
                <w:sz w:val="21"/>
                <w:szCs w:val="21"/>
                <w:lang w:eastAsia="zh-Hans"/>
                <w14:textFill>
                  <w14:solidFill>
                    <w14:schemeClr w14:val="tx1"/>
                  </w14:solidFill>
                </w14:textFill>
              </w:rPr>
              <w:t>紧急联系人及电话</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7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val="zh-TW" w:eastAsia="zh-TW"/>
                <w14:textFill>
                  <w14:solidFill>
                    <w14:schemeClr w14:val="tx1"/>
                  </w14:solidFill>
                </w14:textFill>
              </w:rPr>
              <w:t>老</w:t>
            </w:r>
            <w:r>
              <w:rPr>
                <w:rFonts w:ascii="仿宋" w:hAnsi="仿宋" w:eastAsia="仿宋" w:cs="仿宋"/>
                <w:color w:val="000000" w:themeColor="text1"/>
                <w:sz w:val="21"/>
                <w:szCs w:val="21"/>
                <w:lang w:val="zh-TW" w:eastAsia="zh-TW"/>
                <w14:textFill>
                  <w14:solidFill>
                    <w14:schemeClr w14:val="tx1"/>
                  </w14:solidFill>
                </w14:textFill>
              </w:rPr>
              <w:t>师航班</w:t>
            </w:r>
            <w:r>
              <w:rPr>
                <w:rFonts w:ascii="仿宋" w:hAnsi="仿宋" w:eastAsia="仿宋" w:cs="仿宋"/>
                <w:color w:val="000000" w:themeColor="text1"/>
                <w:sz w:val="21"/>
                <w:szCs w:val="21"/>
                <w14:textFill>
                  <w14:solidFill>
                    <w14:schemeClr w14:val="tx1"/>
                  </w14:solidFill>
                </w14:textFill>
              </w:rPr>
              <w:t>/</w:t>
            </w:r>
            <w:r>
              <w:rPr>
                <w:rFonts w:ascii="仿宋" w:hAnsi="仿宋" w:eastAsia="仿宋" w:cs="仿宋"/>
                <w:color w:val="000000" w:themeColor="text1"/>
                <w:sz w:val="21"/>
                <w:szCs w:val="21"/>
                <w:lang w:val="zh-TW" w:eastAsia="zh-TW"/>
                <w14:textFill>
                  <w14:solidFill>
                    <w14:schemeClr w14:val="tx1"/>
                  </w14:solidFill>
                </w14:textFill>
              </w:rPr>
              <w:t>高铁</w:t>
            </w:r>
            <w:r>
              <w:rPr>
                <w:rFonts w:hint="eastAsia" w:ascii="仿宋" w:hAnsi="仿宋" w:eastAsia="仿宋" w:cs="仿宋"/>
                <w:b/>
                <w:bCs/>
                <w:color w:val="000000" w:themeColor="text1"/>
                <w:sz w:val="21"/>
                <w:szCs w:val="21"/>
                <w:lang w:val="zh-TW" w:eastAsia="zh-TW"/>
                <w14:textFill>
                  <w14:solidFill>
                    <w14:schemeClr w14:val="tx1"/>
                  </w14:solidFill>
                </w14:textFill>
              </w:rPr>
              <w:t>及</w:t>
            </w:r>
            <w:r>
              <w:rPr>
                <w:rFonts w:ascii="仿宋" w:hAnsi="仿宋" w:eastAsia="仿宋" w:cs="仿宋"/>
                <w:color w:val="000000" w:themeColor="text1"/>
                <w:sz w:val="21"/>
                <w:szCs w:val="21"/>
                <w:lang w:val="zh-TW" w:eastAsia="zh-TW"/>
                <w14:textFill>
                  <w14:solidFill>
                    <w14:schemeClr w14:val="tx1"/>
                  </w14:solidFill>
                </w14:textFill>
              </w:rPr>
              <w:t>到达时间</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sz w:val="21"/>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val="zh-TW" w:eastAsia="zh-TW"/>
                <w14:textFill>
                  <w14:solidFill>
                    <w14:schemeClr w14:val="tx1"/>
                  </w14:solidFill>
                </w14:textFill>
              </w:rPr>
              <w:t>老</w:t>
            </w:r>
            <w:r>
              <w:rPr>
                <w:rFonts w:ascii="仿宋" w:hAnsi="仿宋" w:eastAsia="仿宋" w:cs="仿宋"/>
                <w:color w:val="000000" w:themeColor="text1"/>
                <w:sz w:val="21"/>
                <w:szCs w:val="21"/>
                <w:lang w:val="zh-TW" w:eastAsia="zh-TW"/>
                <w14:textFill>
                  <w14:solidFill>
                    <w14:schemeClr w14:val="tx1"/>
                  </w14:solidFill>
                </w14:textFill>
              </w:rPr>
              <w:t>师入住酒店</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51"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lang w:eastAsia="zh-Hans"/>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服务主体</w:t>
            </w:r>
            <w:r>
              <w:rPr>
                <w:rFonts w:hint="eastAsia" w:ascii="仿宋" w:hAnsi="仿宋" w:eastAsia="仿宋" w:cs="仿宋"/>
                <w:color w:val="000000" w:themeColor="text1"/>
                <w:sz w:val="21"/>
                <w:szCs w:val="21"/>
                <w:lang w:eastAsia="zh-Hans"/>
                <w14:textFill>
                  <w14:solidFill>
                    <w14:schemeClr w14:val="tx1"/>
                  </w14:solidFill>
                </w14:textFill>
              </w:rPr>
              <w:t>企业</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color w:val="000000" w:themeColor="text1"/>
                <w:sz w:val="21"/>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eastAsia="zh-Hans"/>
                <w14:textFill>
                  <w14:solidFill>
                    <w14:schemeClr w14:val="tx1"/>
                  </w14:solidFill>
                </w14:textFill>
              </w:rPr>
              <w:t>交付</w:t>
            </w:r>
            <w:r>
              <w:rPr>
                <w:rFonts w:ascii="仿宋" w:hAnsi="仿宋" w:eastAsia="仿宋" w:cs="仿宋"/>
                <w:color w:val="000000" w:themeColor="text1"/>
                <w:sz w:val="21"/>
                <w:szCs w:val="21"/>
                <w:lang w:val="zh-TW" w:eastAsia="zh-TW"/>
                <w14:textFill>
                  <w14:solidFill>
                    <w14:schemeClr w14:val="tx1"/>
                  </w14:solidFill>
                </w14:textFill>
              </w:rPr>
              <w:t>地点</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543"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eastAsia="zh-Hans"/>
                <w14:textFill>
                  <w14:solidFill>
                    <w14:schemeClr w14:val="tx1"/>
                  </w14:solidFill>
                </w14:textFill>
              </w:rPr>
              <w:t>交付</w:t>
            </w:r>
            <w:r>
              <w:rPr>
                <w:rFonts w:ascii="仿宋" w:hAnsi="仿宋" w:eastAsia="仿宋" w:cs="仿宋"/>
                <w:color w:val="000000" w:themeColor="text1"/>
                <w:sz w:val="21"/>
                <w:szCs w:val="21"/>
                <w:lang w:val="zh-TW" w:eastAsia="zh-TW"/>
                <w14:textFill>
                  <w14:solidFill>
                    <w14:schemeClr w14:val="tx1"/>
                  </w14:solidFill>
                </w14:textFill>
              </w:rPr>
              <w:t>期间</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14:textFill>
                  <w14:solidFill>
                    <w14:schemeClr w14:val="tx1"/>
                  </w14:solidFill>
                </w14:textFill>
              </w:rPr>
              <w:t xml:space="preserve">20  </w:t>
            </w:r>
            <w:r>
              <w:rPr>
                <w:rFonts w:ascii="仿宋" w:hAnsi="仿宋" w:eastAsia="仿宋" w:cs="仿宋"/>
                <w:color w:val="000000" w:themeColor="text1"/>
                <w:sz w:val="21"/>
                <w:szCs w:val="21"/>
                <w:lang w:val="zh-TW" w:eastAsia="zh-TW"/>
                <w14:textFill>
                  <w14:solidFill>
                    <w14:schemeClr w14:val="tx1"/>
                  </w14:solidFill>
                </w14:textFill>
              </w:rPr>
              <w:t xml:space="preserve">年 </w:t>
            </w:r>
            <w:r>
              <w:rPr>
                <w:rFonts w:ascii="仿宋" w:hAnsi="仿宋" w:eastAsia="仿宋" w:cs="仿宋"/>
                <w:color w:val="000000" w:themeColor="text1"/>
                <w:sz w:val="21"/>
                <w:szCs w:val="21"/>
                <w14:textFill>
                  <w14:solidFill>
                    <w14:schemeClr w14:val="tx1"/>
                  </w14:solidFill>
                </w14:textFill>
              </w:rPr>
              <w:t xml:space="preserve"> </w:t>
            </w:r>
            <w:r>
              <w:rPr>
                <w:rFonts w:ascii="仿宋" w:hAnsi="仿宋" w:eastAsia="仿宋" w:cs="仿宋"/>
                <w:color w:val="000000" w:themeColor="text1"/>
                <w:sz w:val="21"/>
                <w:szCs w:val="21"/>
                <w:lang w:val="zh-TW" w:eastAsia="zh-TW"/>
                <w14:textFill>
                  <w14:solidFill>
                    <w14:schemeClr w14:val="tx1"/>
                  </w14:solidFill>
                </w14:textFill>
              </w:rPr>
              <w:t xml:space="preserve">月 </w:t>
            </w:r>
            <w:r>
              <w:rPr>
                <w:rFonts w:ascii="仿宋" w:hAnsi="仿宋" w:eastAsia="仿宋" w:cs="仿宋"/>
                <w:color w:val="000000" w:themeColor="text1"/>
                <w:sz w:val="21"/>
                <w:szCs w:val="21"/>
                <w14:textFill>
                  <w14:solidFill>
                    <w14:schemeClr w14:val="tx1"/>
                  </w14:solidFill>
                </w14:textFill>
              </w:rPr>
              <w:t xml:space="preserve"> </w:t>
            </w:r>
            <w:r>
              <w:rPr>
                <w:rFonts w:ascii="仿宋" w:hAnsi="仿宋" w:eastAsia="仿宋" w:cs="仿宋"/>
                <w:color w:val="000000" w:themeColor="text1"/>
                <w:sz w:val="21"/>
                <w:szCs w:val="21"/>
                <w:lang w:val="zh-TW" w:eastAsia="zh-TW"/>
                <w14:textFill>
                  <w14:solidFill>
                    <w14:schemeClr w14:val="tx1"/>
                  </w14:solidFill>
                </w14:textFill>
              </w:rPr>
              <w:t>日至</w:t>
            </w:r>
            <w:r>
              <w:rPr>
                <w:rFonts w:ascii="仿宋" w:hAnsi="仿宋" w:eastAsia="仿宋" w:cs="仿宋"/>
                <w:color w:val="000000" w:themeColor="text1"/>
                <w:sz w:val="21"/>
                <w:szCs w:val="21"/>
                <w14:textFill>
                  <w14:solidFill>
                    <w14:schemeClr w14:val="tx1"/>
                  </w14:solidFill>
                </w14:textFill>
              </w:rPr>
              <w:t xml:space="preserve">20  </w:t>
            </w:r>
            <w:r>
              <w:rPr>
                <w:rFonts w:ascii="仿宋" w:hAnsi="仿宋" w:eastAsia="仿宋" w:cs="仿宋"/>
                <w:color w:val="000000" w:themeColor="text1"/>
                <w:sz w:val="21"/>
                <w:szCs w:val="21"/>
                <w:lang w:val="zh-TW" w:eastAsia="zh-TW"/>
                <w14:textFill>
                  <w14:solidFill>
                    <w14:schemeClr w14:val="tx1"/>
                  </w14:solidFill>
                </w14:textFill>
              </w:rPr>
              <w:t xml:space="preserve">年 </w:t>
            </w:r>
            <w:r>
              <w:rPr>
                <w:rFonts w:ascii="仿宋" w:hAnsi="仿宋" w:eastAsia="仿宋" w:cs="仿宋"/>
                <w:color w:val="000000" w:themeColor="text1"/>
                <w:sz w:val="21"/>
                <w:szCs w:val="21"/>
                <w14:textFill>
                  <w14:solidFill>
                    <w14:schemeClr w14:val="tx1"/>
                  </w14:solidFill>
                </w14:textFill>
              </w:rPr>
              <w:t xml:space="preserve"> </w:t>
            </w:r>
            <w:r>
              <w:rPr>
                <w:rFonts w:ascii="仿宋" w:hAnsi="仿宋" w:eastAsia="仿宋" w:cs="仿宋"/>
                <w:color w:val="000000" w:themeColor="text1"/>
                <w:sz w:val="21"/>
                <w:szCs w:val="21"/>
                <w:lang w:val="zh-TW" w:eastAsia="zh-TW"/>
                <w14:textFill>
                  <w14:solidFill>
                    <w14:schemeClr w14:val="tx1"/>
                  </w14:solidFill>
                </w14:textFill>
              </w:rPr>
              <w:t xml:space="preserve">月 </w:t>
            </w:r>
            <w:r>
              <w:rPr>
                <w:rFonts w:ascii="仿宋" w:hAnsi="仿宋" w:eastAsia="仿宋" w:cs="仿宋"/>
                <w:color w:val="000000" w:themeColor="text1"/>
                <w:sz w:val="21"/>
                <w:szCs w:val="21"/>
                <w14:textFill>
                  <w14:solidFill>
                    <w14:schemeClr w14:val="tx1"/>
                  </w14:solidFill>
                </w14:textFill>
              </w:rPr>
              <w:t xml:space="preserve"> </w:t>
            </w:r>
            <w:r>
              <w:rPr>
                <w:rFonts w:ascii="仿宋" w:hAnsi="仿宋" w:eastAsia="仿宋" w:cs="仿宋"/>
                <w:color w:val="000000" w:themeColor="text1"/>
                <w:sz w:val="21"/>
                <w:szCs w:val="21"/>
                <w:lang w:val="zh-TW" w:eastAsia="zh-TW"/>
                <w14:textFill>
                  <w14:solidFill>
                    <w14:schemeClr w14:val="tx1"/>
                  </w14:solidFill>
                </w14:textFill>
              </w:rPr>
              <w:t>日，共计【】日</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eastAsia="zh-Hans"/>
                <w14:textFill>
                  <w14:solidFill>
                    <w14:schemeClr w14:val="tx1"/>
                  </w14:solidFill>
                </w14:textFill>
              </w:rPr>
              <w:t>交付</w:t>
            </w:r>
            <w:r>
              <w:rPr>
                <w:rFonts w:ascii="仿宋" w:hAnsi="仿宋" w:eastAsia="仿宋" w:cs="仿宋"/>
                <w:color w:val="000000" w:themeColor="text1"/>
                <w:sz w:val="21"/>
                <w:szCs w:val="21"/>
                <w:lang w:val="zh-TW" w:eastAsia="zh-TW"/>
                <w14:textFill>
                  <w14:solidFill>
                    <w14:schemeClr w14:val="tx1"/>
                  </w14:solidFill>
                </w14:textFill>
              </w:rPr>
              <w:t>时</w:t>
            </w:r>
            <w:r>
              <w:rPr>
                <w:rFonts w:hint="eastAsia" w:ascii="仿宋" w:hAnsi="仿宋" w:eastAsia="仿宋" w:cs="仿宋"/>
                <w:color w:val="000000" w:themeColor="text1"/>
                <w:sz w:val="21"/>
                <w:szCs w:val="21"/>
                <w:lang w:eastAsia="zh-Hans"/>
                <w14:textFill>
                  <w14:solidFill>
                    <w14:schemeClr w14:val="tx1"/>
                  </w14:solidFill>
                </w14:textFill>
              </w:rPr>
              <w:t>长</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eastAsia="zh-Hans"/>
                <w14:textFill>
                  <w14:solidFill>
                    <w14:schemeClr w14:val="tx1"/>
                  </w14:solidFill>
                </w14:textFill>
              </w:rPr>
              <w:t>交付</w:t>
            </w:r>
            <w:r>
              <w:rPr>
                <w:rFonts w:ascii="仿宋" w:hAnsi="仿宋" w:eastAsia="仿宋" w:cs="仿宋"/>
                <w:color w:val="000000" w:themeColor="text1"/>
                <w:sz w:val="21"/>
                <w:szCs w:val="21"/>
                <w:lang w:val="zh-TW" w:eastAsia="zh-TW"/>
                <w14:textFill>
                  <w14:solidFill>
                    <w14:schemeClr w14:val="tx1"/>
                  </w14:solidFill>
                </w14:textFill>
              </w:rPr>
              <w:t>期间每日上午【】时至【】时，下午【】时至【】时，晚间【】时至几时，合计【】小时。</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69"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eastAsia="zh-Hans"/>
                <w14:textFill>
                  <w14:solidFill>
                    <w14:schemeClr w14:val="tx1"/>
                  </w14:solidFill>
                </w14:textFill>
              </w:rPr>
              <w:t>交付</w:t>
            </w:r>
            <w:r>
              <w:rPr>
                <w:rFonts w:ascii="仿宋" w:hAnsi="仿宋" w:eastAsia="仿宋" w:cs="仿宋"/>
                <w:color w:val="000000" w:themeColor="text1"/>
                <w:sz w:val="21"/>
                <w:szCs w:val="21"/>
                <w:lang w:val="zh-TW" w:eastAsia="zh-TW"/>
                <w14:textFill>
                  <w14:solidFill>
                    <w14:schemeClr w14:val="tx1"/>
                  </w14:solidFill>
                </w14:textFill>
              </w:rPr>
              <w:t>方式</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（方框中勾选）</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14:textFill>
                  <w14:solidFill>
                    <w14:schemeClr w14:val="tx1"/>
                  </w14:solidFill>
                </w14:textFill>
              </w:rPr>
              <w:t>□</w:t>
            </w:r>
            <w:r>
              <w:rPr>
                <w:rFonts w:ascii="仿宋" w:hAnsi="仿宋" w:eastAsia="仿宋" w:cs="仿宋"/>
                <w:color w:val="000000" w:themeColor="text1"/>
                <w:sz w:val="21"/>
                <w:szCs w:val="21"/>
                <w:lang w:val="zh-TW" w:eastAsia="zh-TW"/>
                <w14:textFill>
                  <w14:solidFill>
                    <w14:schemeClr w14:val="tx1"/>
                  </w14:solidFill>
                </w14:textFill>
              </w:rPr>
              <w:t xml:space="preserve">线下 </w:t>
            </w:r>
            <w:r>
              <w:rPr>
                <w:rFonts w:ascii="仿宋" w:hAnsi="仿宋" w:eastAsia="仿宋" w:cs="仿宋"/>
                <w:color w:val="000000" w:themeColor="text1"/>
                <w:sz w:val="21"/>
                <w:szCs w:val="21"/>
                <w14:textFill>
                  <w14:solidFill>
                    <w14:schemeClr w14:val="tx1"/>
                  </w14:solidFill>
                </w14:textFill>
              </w:rPr>
              <w:t>□</w:t>
            </w:r>
            <w:r>
              <w:rPr>
                <w:rFonts w:ascii="仿宋" w:hAnsi="仿宋" w:eastAsia="仿宋" w:cs="仿宋"/>
                <w:color w:val="000000" w:themeColor="text1"/>
                <w:sz w:val="21"/>
                <w:szCs w:val="21"/>
                <w:lang w:val="zh-TW" w:eastAsia="zh-TW"/>
                <w14:textFill>
                  <w14:solidFill>
                    <w14:schemeClr w14:val="tx1"/>
                  </w14:solidFill>
                </w14:textFill>
              </w:rPr>
              <w:t>线上</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服务</w:t>
            </w:r>
            <w:r>
              <w:rPr>
                <w:rFonts w:hint="eastAsia" w:ascii="仿宋" w:hAnsi="仿宋" w:eastAsia="仿宋" w:cs="仿宋"/>
                <w:color w:val="000000" w:themeColor="text1"/>
                <w:sz w:val="21"/>
                <w:szCs w:val="21"/>
                <w:lang w:eastAsia="zh-Hans"/>
                <w14:textFill>
                  <w14:solidFill>
                    <w14:schemeClr w14:val="tx1"/>
                  </w14:solidFill>
                </w14:textFill>
              </w:rPr>
              <w:t>收费</w:t>
            </w:r>
            <w:r>
              <w:rPr>
                <w:rFonts w:ascii="仿宋" w:hAnsi="仿宋" w:eastAsia="仿宋" w:cs="仿宋"/>
                <w:color w:val="000000" w:themeColor="text1"/>
                <w:sz w:val="21"/>
                <w:szCs w:val="21"/>
                <w:lang w:val="zh-TW" w:eastAsia="zh-TW"/>
                <w14:textFill>
                  <w14:solidFill>
                    <w14:schemeClr w14:val="tx1"/>
                  </w14:solidFill>
                </w14:textFill>
              </w:rPr>
              <w:t>方式、总额（元）以及分配比例</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951"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eastAsia="zh-Hans"/>
                <w14:textFill>
                  <w14:solidFill>
                    <w14:schemeClr w14:val="tx1"/>
                  </w14:solidFill>
                </w14:textFill>
              </w:rPr>
              <w:t>客户</w:t>
            </w:r>
            <w:r>
              <w:rPr>
                <w:rFonts w:ascii="仿宋" w:hAnsi="仿宋" w:eastAsia="仿宋" w:cs="仿宋"/>
                <w:color w:val="000000" w:themeColor="text1"/>
                <w:sz w:val="21"/>
                <w:szCs w:val="21"/>
                <w:lang w:val="zh-TW" w:eastAsia="zh-TW"/>
                <w14:textFill>
                  <w14:solidFill>
                    <w14:schemeClr w14:val="tx1"/>
                  </w14:solidFill>
                </w14:textFill>
              </w:rPr>
              <w:t>需求及目标</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299"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eastAsia="zh-Hans"/>
                <w14:textFill>
                  <w14:solidFill>
                    <w14:schemeClr w14:val="tx1"/>
                  </w14:solidFill>
                </w14:textFill>
              </w:rPr>
              <w:t>交付</w:t>
            </w:r>
            <w:r>
              <w:rPr>
                <w:rFonts w:ascii="仿宋" w:hAnsi="仿宋" w:eastAsia="仿宋" w:cs="仿宋"/>
                <w:color w:val="000000" w:themeColor="text1"/>
                <w:sz w:val="21"/>
                <w:szCs w:val="21"/>
                <w:lang w:val="zh-TW" w:eastAsia="zh-TW"/>
                <w14:textFill>
                  <w14:solidFill>
                    <w14:schemeClr w14:val="tx1"/>
                  </w14:solidFill>
                </w14:textFill>
              </w:rPr>
              <w:t>计划</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68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其他备注事项</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sz w:val="21"/>
                <w:szCs w:val="21"/>
                <w14:textFill>
                  <w14:solidFill>
                    <w14:schemeClr w14:val="tx1"/>
                  </w14:solidFill>
                </w14:textFill>
              </w:rPr>
            </w:pPr>
          </w:p>
        </w:tc>
      </w:tr>
    </w:tbl>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color w:val="000000" w:themeColor="text1"/>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000000" w:themeColor="text1"/>
          <w:lang w:val="zh-TW" w:eastAsia="zh-TW"/>
          <w14:textFill>
            <w14:solidFill>
              <w14:schemeClr w14:val="tx1"/>
            </w14:solidFill>
          </w14:textFill>
        </w:rPr>
        <w:t>本服务单应当于具体服务开始前由高维学堂开出发送至</w:t>
      </w:r>
      <w:r>
        <w:rPr>
          <w:rFonts w:hint="eastAsia" w:ascii="仿宋" w:hAnsi="仿宋" w:eastAsia="仿宋" w:cs="仿宋"/>
          <w:color w:val="000000" w:themeColor="text1"/>
          <w:lang w:val="zh-TW" w:eastAsia="zh-TW"/>
          <w14:textFill>
            <w14:solidFill>
              <w14:schemeClr w14:val="tx1"/>
            </w14:solidFill>
          </w14:textFill>
        </w:rPr>
        <w:t>老</w:t>
      </w:r>
      <w:r>
        <w:rPr>
          <w:rFonts w:ascii="仿宋" w:hAnsi="仿宋" w:eastAsia="仿宋" w:cs="仿宋"/>
          <w:color w:val="000000" w:themeColor="text1"/>
          <w:lang w:val="zh-TW" w:eastAsia="zh-TW"/>
          <w14:textFill>
            <w14:solidFill>
              <w14:schemeClr w14:val="tx1"/>
            </w14:solidFill>
          </w14:textFill>
        </w:rPr>
        <w:t>师，并由</w:t>
      </w:r>
      <w:r>
        <w:rPr>
          <w:rFonts w:hint="eastAsia" w:ascii="仿宋" w:hAnsi="仿宋" w:eastAsia="仿宋" w:cs="仿宋"/>
          <w:color w:val="000000" w:themeColor="text1"/>
          <w:lang w:val="zh-TW" w:eastAsia="zh-TW"/>
          <w14:textFill>
            <w14:solidFill>
              <w14:schemeClr w14:val="tx1"/>
            </w14:solidFill>
          </w14:textFill>
        </w:rPr>
        <w:t>老</w:t>
      </w:r>
      <w:r>
        <w:rPr>
          <w:rFonts w:ascii="仿宋" w:hAnsi="仿宋" w:eastAsia="仿宋" w:cs="仿宋"/>
          <w:color w:val="000000" w:themeColor="text1"/>
          <w:lang w:val="zh-TW" w:eastAsia="zh-TW"/>
          <w14:textFill>
            <w14:solidFill>
              <w14:schemeClr w14:val="tx1"/>
            </w14:solidFill>
          </w14:textFill>
        </w:rPr>
        <w:t>师于收到之日起</w:t>
      </w:r>
      <w:r>
        <w:rPr>
          <w:rFonts w:ascii="仿宋" w:hAnsi="仿宋" w:eastAsia="仿宋" w:cs="仿宋"/>
          <w:color w:val="000000" w:themeColor="text1"/>
          <w14:textFill>
            <w14:solidFill>
              <w14:schemeClr w14:val="tx1"/>
            </w14:solidFill>
          </w14:textFill>
        </w:rPr>
        <w:t>2</w:t>
      </w:r>
      <w:r>
        <w:rPr>
          <w:rFonts w:ascii="仿宋" w:hAnsi="仿宋" w:eastAsia="仿宋" w:cs="仿宋"/>
          <w:color w:val="000000" w:themeColor="text1"/>
          <w:lang w:val="zh-TW" w:eastAsia="zh-TW"/>
          <w14:textFill>
            <w14:solidFill>
              <w14:schemeClr w14:val="tx1"/>
            </w14:solidFill>
          </w14:textFill>
        </w:rPr>
        <w:t>日内完成</w:t>
      </w:r>
      <w:r>
        <w:rPr>
          <w:rFonts w:hint="eastAsia" w:ascii="仿宋" w:hAnsi="仿宋" w:eastAsia="仿宋" w:cs="仿宋"/>
          <w:color w:val="000000" w:themeColor="text1"/>
          <w:lang w:eastAsia="zh-Hans"/>
          <w14:textFill>
            <w14:solidFill>
              <w14:schemeClr w14:val="tx1"/>
            </w14:solidFill>
          </w14:textFill>
        </w:rPr>
        <w:t>共同</w:t>
      </w:r>
      <w:r>
        <w:rPr>
          <w:rFonts w:ascii="仿宋" w:hAnsi="仿宋" w:eastAsia="仿宋" w:cs="仿宋"/>
          <w:color w:val="000000" w:themeColor="text1"/>
          <w:lang w:val="zh-TW" w:eastAsia="zh-TW"/>
          <w14:textFill>
            <w14:solidFill>
              <w14:schemeClr w14:val="tx1"/>
            </w14:solidFill>
          </w14:textFill>
        </w:rPr>
        <w:t>确认。双方执行完毕具体</w:t>
      </w:r>
      <w:r>
        <w:rPr>
          <w:rFonts w:hint="eastAsia" w:ascii="仿宋" w:hAnsi="仿宋" w:eastAsia="仿宋" w:cs="仿宋"/>
          <w:color w:val="000000" w:themeColor="text1"/>
          <w:lang w:eastAsia="zh-Hans"/>
          <w14:textFill>
            <w14:solidFill>
              <w14:schemeClr w14:val="tx1"/>
            </w14:solidFill>
          </w14:textFill>
        </w:rPr>
        <w:t>项目交付</w:t>
      </w:r>
      <w:r>
        <w:rPr>
          <w:rFonts w:ascii="仿宋" w:hAnsi="仿宋" w:eastAsia="仿宋" w:cs="仿宋"/>
          <w:color w:val="000000" w:themeColor="text1"/>
          <w:lang w:val="zh-TW" w:eastAsia="zh-TW"/>
          <w14:textFill>
            <w14:solidFill>
              <w14:schemeClr w14:val="tx1"/>
            </w14:solidFill>
          </w14:textFill>
        </w:rPr>
        <w:t>并结算付款开票完毕后，应当再通过电子邮件</w:t>
      </w:r>
      <w:r>
        <w:rPr>
          <w:rFonts w:hint="eastAsia" w:ascii="仿宋" w:hAnsi="仿宋" w:eastAsia="仿宋" w:cs="仿宋"/>
          <w:color w:val="000000" w:themeColor="text1"/>
          <w:lang w:eastAsia="zh-Hans"/>
          <w14:textFill>
            <w14:solidFill>
              <w14:schemeClr w14:val="tx1"/>
            </w14:solidFill>
          </w14:textFill>
        </w:rPr>
        <w:t>或微信文件</w:t>
      </w:r>
      <w:r>
        <w:rPr>
          <w:rFonts w:ascii="仿宋" w:hAnsi="仿宋" w:eastAsia="仿宋" w:cs="仿宋"/>
          <w:color w:val="000000" w:themeColor="text1"/>
          <w:lang w:val="zh-TW" w:eastAsia="zh-TW"/>
          <w14:textFill>
            <w14:solidFill>
              <w14:schemeClr w14:val="tx1"/>
            </w14:solidFill>
          </w14:textFill>
        </w:rPr>
        <w:t>的形式共同确认</w:t>
      </w:r>
      <w:r>
        <w:rPr>
          <w:rFonts w:hint="eastAsia" w:ascii="仿宋" w:hAnsi="仿宋" w:eastAsia="仿宋" w:cs="仿宋"/>
          <w:color w:val="000000" w:themeColor="text1"/>
          <w:lang w:eastAsia="zh-Hans"/>
          <w14:textFill>
            <w14:solidFill>
              <w14:schemeClr w14:val="tx1"/>
            </w14:solidFill>
          </w14:textFill>
        </w:rPr>
        <w:t>交付</w:t>
      </w:r>
      <w:r>
        <w:rPr>
          <w:rFonts w:ascii="仿宋" w:hAnsi="仿宋" w:eastAsia="仿宋" w:cs="仿宋"/>
          <w:color w:val="000000" w:themeColor="text1"/>
          <w:lang w:val="zh-TW" w:eastAsia="zh-TW"/>
          <w14:textFill>
            <w14:solidFill>
              <w14:schemeClr w14:val="tx1"/>
            </w14:solidFill>
          </w14:textFill>
        </w:rPr>
        <w:t>单已执行完毕。</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49" w:author="Poppy Liu" w:date="2024-05-11T14:10:00Z"/>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50" w:author="Poppy Liu" w:date="2024-05-11T14:10:00Z"/>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51" w:author="Poppy Liu" w:date="2024-05-11T14:10:00Z"/>
          <w:rFonts w:ascii="仿宋" w:hAnsi="仿宋" w:eastAsia="仿宋" w:cs="仿宋"/>
          <w:color w:val="000000" w:themeColor="text1"/>
          <w:lang w:val="zh-TW" w:eastAsia="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lang w:val="zh-TW"/>
          <w14:textFill>
            <w14:solidFill>
              <w14:schemeClr w14:val="tx1"/>
            </w14:solidFill>
          </w14:textFill>
        </w:rPr>
      </w:pP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lang w:val="zh-TW"/>
          <w14:textFill>
            <w14:solidFill>
              <w14:schemeClr w14:val="tx1"/>
            </w14:solidFill>
          </w14:textFill>
        </w:rPr>
      </w:pPr>
      <w:r>
        <w:rPr>
          <w:rFonts w:hint="eastAsia" w:ascii="仿宋" w:hAnsi="仿宋" w:eastAsia="仿宋" w:cs="仿宋"/>
          <w:color w:val="000000" w:themeColor="text1"/>
          <w:lang w:val="zh-TW" w:eastAsia="zh-TW"/>
          <w14:textFill>
            <w14:solidFill>
              <w14:schemeClr w14:val="tx1"/>
            </w14:solidFill>
          </w14:textFill>
        </w:rPr>
        <w:t>附件</w:t>
      </w:r>
      <w:ins w:id="52" w:author="Poppy Liu" w:date="2024-05-11T14:10:00Z">
        <w:r>
          <w:rPr>
            <w:rFonts w:hint="eastAsia" w:ascii="仿宋" w:hAnsi="仿宋" w:eastAsia="仿宋" w:cs="仿宋"/>
            <w:color w:val="000000" w:themeColor="text1"/>
            <w:lang w:val="zh-TW"/>
            <w14:textFill>
              <w14:solidFill>
                <w14:schemeClr w14:val="tx1"/>
              </w14:solidFill>
            </w14:textFill>
          </w:rPr>
          <w:t>4</w:t>
        </w:r>
      </w:ins>
      <w:del w:id="53" w:author="Poppy Liu" w:date="2024-05-11T14:10:00Z">
        <w:r>
          <w:rPr>
            <w:rFonts w:hint="eastAsia" w:ascii="仿宋" w:hAnsi="仿宋" w:eastAsia="仿宋" w:cs="仿宋"/>
            <w:color w:val="000000" w:themeColor="text1"/>
            <w:lang w:val="zh-TW" w:eastAsia="zh-TW"/>
            <w14:textFill>
              <w14:solidFill>
                <w14:schemeClr w14:val="tx1"/>
              </w14:solidFill>
            </w14:textFill>
          </w:rPr>
          <w:delText>五</w:delText>
        </w:r>
      </w:del>
    </w:p>
    <w:tbl>
      <w:tblPr>
        <w:tblStyle w:val="11"/>
        <w:tblW w:w="858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1764"/>
        <w:gridCol w:w="2490"/>
        <w:gridCol w:w="2125"/>
        <w:gridCol w:w="2201"/>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72" w:hRule="atLeast"/>
        </w:trPr>
        <w:tc>
          <w:tcPr>
            <w:tcW w:w="8580" w:type="dxa"/>
            <w:gridSpan w:val="4"/>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000000" w:themeColor="text1"/>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高维学堂</w:t>
            </w:r>
            <w:del w:id="54" w:author="Poppy Liu" w:date="2024-05-11T14:11:00Z">
              <w:r>
                <w:rPr>
                  <w:rFonts w:hint="eastAsia" w:ascii="仿宋" w:hAnsi="仿宋" w:eastAsia="仿宋" w:cs="仿宋"/>
                  <w:b/>
                  <w:bCs/>
                  <w:color w:val="000000" w:themeColor="text1"/>
                  <w:lang w:val="zh-TW" w:eastAsia="zh-TW"/>
                  <w14:textFill>
                    <w14:solidFill>
                      <w14:schemeClr w14:val="tx1"/>
                    </w14:solidFill>
                  </w14:textFill>
                </w:rPr>
                <w:delText>老师</w:delText>
              </w:r>
            </w:del>
            <w:del w:id="55" w:author="Poppy Liu" w:date="2024-05-11T14:10:00Z">
              <w:r>
                <w:rPr>
                  <w:rFonts w:hint="eastAsia" w:ascii="仿宋" w:hAnsi="仿宋" w:eastAsia="仿宋" w:cs="仿宋"/>
                  <w:b/>
                  <w:bCs/>
                  <w:color w:val="000000" w:themeColor="text1"/>
                  <w:lang w:val="zh-TW" w:eastAsia="zh-TW"/>
                  <w14:textFill>
                    <w14:solidFill>
                      <w14:schemeClr w14:val="tx1"/>
                    </w14:solidFill>
                  </w14:textFill>
                </w:rPr>
                <w:delText>咨询</w:delText>
              </w:r>
            </w:del>
            <w:del w:id="56" w:author="Poppy Liu" w:date="2024-05-11T14:10:00Z">
              <w:r>
                <w:rPr>
                  <w:rFonts w:hint="eastAsia" w:ascii="仿宋" w:hAnsi="仿宋" w:eastAsia="仿宋" w:cs="仿宋"/>
                  <w:b/>
                  <w:bCs/>
                  <w:color w:val="000000" w:themeColor="text1"/>
                  <w:lang w:eastAsia="zh-Hans"/>
                  <w14:textFill>
                    <w14:solidFill>
                      <w14:schemeClr w14:val="tx1"/>
                    </w14:solidFill>
                  </w14:textFill>
                </w:rPr>
                <w:delText>交付</w:delText>
              </w:r>
            </w:del>
            <w:ins w:id="57" w:author="Poppy Liu" w:date="2024-05-11T14:10:00Z">
              <w:r>
                <w:rPr>
                  <w:rFonts w:hint="eastAsia" w:ascii="仿宋" w:hAnsi="仿宋" w:eastAsia="仿宋" w:cs="仿宋"/>
                  <w:b/>
                  <w:bCs/>
                  <w:color w:val="000000" w:themeColor="text1"/>
                  <w:lang w:val="zh-TW" w:eastAsia="zh-TW"/>
                  <w14:textFill>
                    <w14:solidFill>
                      <w14:schemeClr w14:val="tx1"/>
                    </w14:solidFill>
                  </w14:textFill>
                </w:rPr>
                <w:t>咨询</w:t>
              </w:r>
            </w:ins>
            <w:ins w:id="58" w:author="Poppy Liu" w:date="2024-05-11T14:11:00Z">
              <w:r>
                <w:rPr>
                  <w:rFonts w:hint="eastAsia" w:ascii="仿宋" w:hAnsi="仿宋" w:eastAsia="仿宋" w:cs="仿宋"/>
                  <w:b/>
                  <w:bCs/>
                  <w:color w:val="000000" w:themeColor="text1"/>
                  <w:lang w:val="zh-TW" w:eastAsia="zh-TW"/>
                  <w14:textFill>
                    <w14:solidFill>
                      <w14:schemeClr w14:val="tx1"/>
                    </w14:solidFill>
                  </w14:textFill>
                </w:rPr>
                <w:t>费确认</w:t>
              </w:r>
            </w:ins>
            <w:r>
              <w:rPr>
                <w:rFonts w:ascii="仿宋" w:hAnsi="仿宋" w:eastAsia="仿宋" w:cs="仿宋"/>
                <w:b/>
                <w:bCs/>
                <w:color w:val="000000" w:themeColor="text1"/>
                <w:lang w:val="zh-TW" w:eastAsia="zh-TW"/>
                <w14:textFill>
                  <w14:solidFill>
                    <w14:schemeClr w14:val="tx1"/>
                  </w14:solidFill>
                </w14:textFill>
              </w:rPr>
              <w:t>单</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7"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del w:id="59" w:author="Poppy Liu" w:date="2024-05-11T14:11:00Z">
              <w:r>
                <w:rPr>
                  <w:rFonts w:hint="eastAsia" w:ascii="仿宋" w:hAnsi="仿宋" w:eastAsia="仿宋" w:cs="仿宋"/>
                  <w:color w:val="000000" w:themeColor="text1"/>
                  <w:sz w:val="21"/>
                  <w:szCs w:val="21"/>
                  <w:lang w:val="zh-TW" w:eastAsia="zh-TW"/>
                  <w14:textFill>
                    <w14:solidFill>
                      <w14:schemeClr w14:val="tx1"/>
                    </w14:solidFill>
                  </w14:textFill>
                </w:rPr>
                <w:delText>所属合同编号</w:delText>
              </w:r>
            </w:del>
            <w:ins w:id="60" w:author="Poppy Liu" w:date="2024-05-11T14:13:00Z">
              <w:r>
                <w:rPr>
                  <w:rFonts w:hint="eastAsia" w:ascii="仿宋" w:hAnsi="仿宋" w:eastAsia="仿宋" w:cs="仿宋"/>
                  <w:color w:val="000000" w:themeColor="text1"/>
                  <w:sz w:val="21"/>
                  <w:szCs w:val="21"/>
                  <w:lang w:val="zh-TW" w:eastAsia="zh-TW"/>
                  <w14:textFill>
                    <w14:solidFill>
                      <w14:schemeClr w14:val="tx1"/>
                    </w14:solidFill>
                  </w14:textFill>
                </w:rPr>
                <w:t>咨询</w:t>
              </w:r>
            </w:ins>
            <w:ins w:id="61" w:author="Poppy Liu" w:date="2024-05-11T14:11:00Z">
              <w:r>
                <w:rPr>
                  <w:rFonts w:hint="eastAsia" w:ascii="仿宋" w:hAnsi="仿宋" w:eastAsia="仿宋" w:cs="仿宋"/>
                  <w:color w:val="000000" w:themeColor="text1"/>
                  <w:sz w:val="21"/>
                  <w:szCs w:val="21"/>
                  <w:lang w:val="zh-TW" w:eastAsia="zh-TW"/>
                  <w14:textFill>
                    <w14:solidFill>
                      <w14:schemeClr w14:val="tx1"/>
                    </w14:solidFill>
                  </w14:textFill>
                </w:rPr>
                <w:t>品牌</w:t>
              </w:r>
            </w:ins>
            <w:r>
              <w:rPr>
                <w:rFonts w:ascii="仿宋" w:hAnsi="仿宋" w:eastAsia="仿宋" w:cs="仿宋"/>
                <w:color w:val="000000" w:themeColor="text1"/>
                <w:sz w:val="21"/>
                <w:szCs w:val="21"/>
                <w:lang w:val="zh-TW" w:eastAsia="zh-TW"/>
                <w14:textFill>
                  <w14:solidFill>
                    <w14:schemeClr w14:val="tx1"/>
                  </w14:solidFill>
                </w14:textFill>
              </w:rPr>
              <w:t>：</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ins w:id="62" w:author="Poppy Liu" w:date="2024-05-11T14:12:00Z">
              <w:r>
                <w:rPr>
                  <w:rFonts w:hint="eastAsia" w:ascii="仿宋" w:hAnsi="仿宋" w:eastAsia="仿宋" w:cs="仿宋"/>
                  <w:color w:val="000000" w:themeColor="text1"/>
                  <w:sz w:val="21"/>
                  <w:szCs w:val="21"/>
                  <w:lang w:val="zh-TW"/>
                  <w14:textFill>
                    <w14:solidFill>
                      <w14:schemeClr w14:val="tx1"/>
                    </w14:solidFill>
                  </w14:textFill>
                </w:rPr>
                <w:t>高维负责人：</w:t>
              </w:r>
            </w:ins>
            <w:del w:id="63" w:author="Poppy Liu" w:date="2024-05-11T14:11: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64" w:author="Poppy Liu" w:date="2024-05-11T14:11:00Z">
              <w:r>
                <w:rPr>
                  <w:rFonts w:ascii="仿宋" w:hAnsi="仿宋" w:eastAsia="仿宋" w:cs="仿宋"/>
                  <w:color w:val="000000" w:themeColor="text1"/>
                  <w:sz w:val="21"/>
                  <w:szCs w:val="21"/>
                  <w:lang w:val="zh-TW" w:eastAsia="zh-TW"/>
                  <w14:textFill>
                    <w14:solidFill>
                      <w14:schemeClr w14:val="tx1"/>
                    </w14:solidFill>
                  </w14:textFill>
                </w:rPr>
                <w:delText>单编号：</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4"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65" w:author="Poppy Liu" w:date="2024-05-11T14:12:00Z"/>
                <w:rFonts w:ascii="仿宋" w:hAnsi="仿宋" w:eastAsia="仿宋" w:cs="仿宋"/>
                <w:color w:val="000000" w:themeColor="text1"/>
                <w:sz w:val="21"/>
                <w:szCs w:val="21"/>
                <w:lang w:val="zh-TW" w:eastAsia="zh-TW"/>
                <w14:textFill>
                  <w14:solidFill>
                    <w14:schemeClr w14:val="tx1"/>
                  </w14:solidFill>
                </w14:textFill>
              </w:rPr>
            </w:pPr>
            <w:ins w:id="66" w:author="Poppy Liu" w:date="2024-05-11T14:12:00Z">
              <w:r>
                <w:rPr>
                  <w:rFonts w:hint="eastAsia" w:ascii="仿宋" w:hAnsi="仿宋" w:eastAsia="仿宋" w:cs="仿宋"/>
                  <w:color w:val="000000" w:themeColor="text1"/>
                  <w:sz w:val="21"/>
                  <w:szCs w:val="21"/>
                  <w14:textFill>
                    <w14:solidFill>
                      <w14:schemeClr w14:val="tx1"/>
                    </w14:solidFill>
                  </w14:textFill>
                </w:rPr>
                <w:t>付款</w:t>
              </w:r>
            </w:ins>
            <w:del w:id="67" w:author="Poppy Liu" w:date="2024-05-11T14:12:00Z">
              <w:r>
                <w:rPr>
                  <w:rFonts w:hint="eastAsia" w:ascii="仿宋" w:hAnsi="仿宋" w:eastAsia="仿宋" w:cs="仿宋"/>
                  <w:color w:val="000000" w:themeColor="text1"/>
                  <w:sz w:val="21"/>
                  <w:szCs w:val="21"/>
                  <w:lang w:eastAsia="zh-Hans"/>
                  <w14:textFill>
                    <w14:solidFill>
                      <w14:schemeClr w14:val="tx1"/>
                    </w14:solidFill>
                  </w14:textFill>
                </w:rPr>
                <w:delText>下单</w:delText>
              </w:r>
            </w:del>
            <w:ins w:id="68" w:author="Poppy Liu" w:date="2024-05-11T14:13:00Z">
              <w:r>
                <w:rPr>
                  <w:rFonts w:hint="eastAsia" w:ascii="仿宋" w:hAnsi="仿宋" w:eastAsia="仿宋" w:cs="仿宋"/>
                  <w:color w:val="000000" w:themeColor="text1"/>
                  <w:sz w:val="21"/>
                  <w:szCs w:val="21"/>
                  <w:lang w:val="zh-TW"/>
                  <w14:textFill>
                    <w14:solidFill>
                      <w14:schemeClr w14:val="tx1"/>
                    </w14:solidFill>
                  </w14:textFill>
                </w:rPr>
                <w:t>日期</w:t>
              </w:r>
            </w:ins>
            <w:del w:id="69" w:author="Poppy Liu" w:date="2024-05-11T14:12:00Z">
              <w:r>
                <w:rPr>
                  <w:rFonts w:ascii="仿宋" w:hAnsi="仿宋" w:eastAsia="仿宋" w:cs="仿宋"/>
                  <w:color w:val="000000" w:themeColor="text1"/>
                  <w:sz w:val="21"/>
                  <w:szCs w:val="21"/>
                  <w:lang w:val="zh-TW" w:eastAsia="zh-TW"/>
                  <w14:textFill>
                    <w14:solidFill>
                      <w14:schemeClr w14:val="tx1"/>
                    </w14:solidFill>
                  </w14:textFill>
                </w:rPr>
                <w:delText>时间</w:delText>
              </w:r>
            </w:del>
            <w:r>
              <w:rPr>
                <w:rFonts w:ascii="仿宋" w:hAnsi="仿宋" w:eastAsia="仿宋" w:cs="仿宋"/>
                <w:color w:val="000000" w:themeColor="text1"/>
                <w:sz w:val="21"/>
                <w:szCs w:val="21"/>
                <w:lang w:val="zh-TW" w:eastAsia="zh-TW"/>
                <w14:textFill>
                  <w14:solidFill>
                    <w14:schemeClr w14:val="tx1"/>
                  </w14:solidFill>
                </w14:textFill>
              </w:rPr>
              <w:t>：</w:t>
            </w:r>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14:textFill>
                  <w14:solidFill>
                    <w14:schemeClr w14:val="tx1"/>
                  </w14:solidFill>
                </w14:textFill>
              </w:rPr>
              <w:t xml:space="preserve">20  </w:t>
            </w:r>
            <w:r>
              <w:rPr>
                <w:rFonts w:ascii="仿宋" w:hAnsi="仿宋" w:eastAsia="仿宋" w:cs="仿宋"/>
                <w:color w:val="000000" w:themeColor="text1"/>
                <w:sz w:val="21"/>
                <w:szCs w:val="21"/>
                <w:lang w:val="zh-TW" w:eastAsia="zh-TW"/>
                <w14:textFill>
                  <w14:solidFill>
                    <w14:schemeClr w14:val="tx1"/>
                  </w14:solidFill>
                </w14:textFill>
              </w:rPr>
              <w:t xml:space="preserve">年 </w:t>
            </w:r>
            <w:r>
              <w:rPr>
                <w:rFonts w:ascii="仿宋" w:hAnsi="仿宋" w:eastAsia="仿宋" w:cs="仿宋"/>
                <w:color w:val="000000" w:themeColor="text1"/>
                <w:sz w:val="21"/>
                <w:szCs w:val="21"/>
                <w14:textFill>
                  <w14:solidFill>
                    <w14:schemeClr w14:val="tx1"/>
                  </w14:solidFill>
                </w14:textFill>
              </w:rPr>
              <w:t xml:space="preserve"> </w:t>
            </w:r>
            <w:r>
              <w:rPr>
                <w:rFonts w:ascii="仿宋" w:hAnsi="仿宋" w:eastAsia="仿宋" w:cs="仿宋"/>
                <w:color w:val="000000" w:themeColor="text1"/>
                <w:sz w:val="21"/>
                <w:szCs w:val="21"/>
                <w:lang w:val="zh-TW" w:eastAsia="zh-TW"/>
                <w14:textFill>
                  <w14:solidFill>
                    <w14:schemeClr w14:val="tx1"/>
                  </w14:solidFill>
                </w14:textFill>
              </w:rPr>
              <w:t>月</w:t>
            </w:r>
            <w:del w:id="70" w:author="Poppy Liu" w:date="2024-05-11T14:12:00Z">
              <w:r>
                <w:rPr>
                  <w:rFonts w:ascii="仿宋" w:hAnsi="仿宋" w:eastAsia="仿宋" w:cs="仿宋"/>
                  <w:color w:val="000000" w:themeColor="text1"/>
                  <w:sz w:val="21"/>
                  <w:szCs w:val="21"/>
                  <w:lang w:val="zh-TW" w:eastAsia="zh-TW"/>
                  <w14:textFill>
                    <w14:solidFill>
                      <w14:schemeClr w14:val="tx1"/>
                    </w14:solidFill>
                  </w14:textFill>
                </w:rPr>
                <w:delText xml:space="preserve"> </w:delText>
              </w:r>
            </w:del>
            <w:del w:id="71" w:author="Poppy Liu" w:date="2024-05-11T14:12:00Z">
              <w:r>
                <w:rPr>
                  <w:rFonts w:ascii="仿宋" w:hAnsi="仿宋" w:eastAsia="仿宋" w:cs="仿宋"/>
                  <w:color w:val="000000" w:themeColor="text1"/>
                  <w:sz w:val="21"/>
                  <w:szCs w:val="21"/>
                  <w14:textFill>
                    <w14:solidFill>
                      <w14:schemeClr w14:val="tx1"/>
                    </w14:solidFill>
                  </w14:textFill>
                </w:rPr>
                <w:delText xml:space="preserve"> </w:delText>
              </w:r>
            </w:del>
            <w:del w:id="72" w:author="Poppy Liu" w:date="2024-05-11T14:12:00Z">
              <w:r>
                <w:rPr>
                  <w:rFonts w:ascii="仿宋" w:hAnsi="仿宋" w:eastAsia="仿宋" w:cs="仿宋"/>
                  <w:color w:val="000000" w:themeColor="text1"/>
                  <w:sz w:val="21"/>
                  <w:szCs w:val="21"/>
                  <w:lang w:val="zh-TW" w:eastAsia="zh-TW"/>
                  <w14:textFill>
                    <w14:solidFill>
                      <w14:schemeClr w14:val="tx1"/>
                    </w14:solidFill>
                  </w14:textFill>
                </w:rPr>
                <w:delText>日</w:delText>
              </w:r>
            </w:del>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73" w:author="Poppy Liu" w:date="2024-05-11T14:12:00Z"/>
                <w:rFonts w:ascii="仿宋" w:hAnsi="仿宋" w:eastAsia="仿宋" w:cs="仿宋"/>
                <w:color w:val="000000" w:themeColor="text1"/>
                <w:sz w:val="21"/>
                <w:szCs w:val="21"/>
                <w:lang w:val="zh-TW" w:eastAsia="zh-TW"/>
                <w14:textFill>
                  <w14:solidFill>
                    <w14:schemeClr w14:val="tx1"/>
                  </w14:solidFill>
                </w14:textFill>
              </w:rPr>
            </w:pPr>
            <w:ins w:id="74" w:author="Poppy Liu" w:date="2024-05-11T14:12:00Z">
              <w:r>
                <w:rPr>
                  <w:rFonts w:hint="eastAsia" w:ascii="仿宋" w:hAnsi="仿宋" w:eastAsia="仿宋" w:cs="仿宋"/>
                  <w:color w:val="000000" w:themeColor="text1"/>
                  <w:sz w:val="21"/>
                  <w:szCs w:val="21"/>
                  <w:lang w:val="zh-TW" w:eastAsia="zh-TW"/>
                  <w14:textFill>
                    <w14:solidFill>
                      <w14:schemeClr w14:val="tx1"/>
                    </w14:solidFill>
                  </w14:textFill>
                </w:rPr>
                <w:t>付款金额：</w:t>
              </w:r>
            </w:ins>
            <w:del w:id="75" w:author="Poppy Liu" w:date="2024-05-11T14:12:00Z">
              <w:r>
                <w:rPr>
                  <w:rFonts w:ascii="仿宋" w:hAnsi="仿宋" w:eastAsia="仿宋" w:cs="仿宋"/>
                  <w:color w:val="000000" w:themeColor="text1"/>
                  <w:sz w:val="21"/>
                  <w:szCs w:val="21"/>
                  <w:lang w:val="zh-TW" w:eastAsia="zh-TW"/>
                  <w14:textFill>
                    <w14:solidFill>
                      <w14:schemeClr w14:val="tx1"/>
                    </w14:solidFill>
                  </w14:textFill>
                </w:rPr>
                <w:delText>本</w:delText>
              </w:r>
            </w:del>
            <w:del w:id="76" w:author="Poppy Liu" w:date="2024-05-11T14:12:00Z">
              <w:r>
                <w:rPr>
                  <w:rFonts w:hint="eastAsia" w:ascii="仿宋" w:hAnsi="仿宋" w:eastAsia="仿宋" w:cs="仿宋"/>
                  <w:color w:val="000000" w:themeColor="text1"/>
                  <w:sz w:val="21"/>
                  <w:szCs w:val="21"/>
                  <w:lang w:eastAsia="zh-Hans"/>
                  <w14:textFill>
                    <w14:solidFill>
                      <w14:schemeClr w14:val="tx1"/>
                    </w14:solidFill>
                  </w14:textFill>
                </w:rPr>
                <w:delText>订</w:delText>
              </w:r>
            </w:del>
            <w:del w:id="77" w:author="Poppy Liu" w:date="2024-05-11T14:12:00Z">
              <w:r>
                <w:rPr>
                  <w:rFonts w:ascii="仿宋" w:hAnsi="仿宋" w:eastAsia="仿宋" w:cs="仿宋"/>
                  <w:color w:val="000000" w:themeColor="text1"/>
                  <w:sz w:val="21"/>
                  <w:szCs w:val="21"/>
                  <w:lang w:val="zh-TW" w:eastAsia="zh-TW"/>
                  <w14:textFill>
                    <w14:solidFill>
                      <w14:schemeClr w14:val="tx1"/>
                    </w14:solidFill>
                  </w14:textFill>
                </w:rPr>
                <w:delText>单高维联系人及联系方式：</w:delText>
              </w:r>
            </w:del>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color w:val="000000" w:themeColor="text1"/>
                <w:sz w:val="21"/>
                <w:szCs w:val="21"/>
                <w:lang w:val="zh-TW" w:eastAsia="zh-TW"/>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8" w:hRule="atLeast"/>
          <w:del w:id="78"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79" w:author="Poppy Liu" w:date="2024-05-11T14:13:00Z"/>
                <w:rFonts w:ascii="仿宋" w:hAnsi="仿宋" w:eastAsia="仿宋" w:cs="仿宋"/>
                <w:color w:val="000000" w:themeColor="text1"/>
                <w:sz w:val="21"/>
                <w:szCs w:val="21"/>
                <w14:textFill>
                  <w14:solidFill>
                    <w14:schemeClr w14:val="tx1"/>
                  </w14:solidFill>
                </w14:textFill>
              </w:rPr>
            </w:pPr>
            <w:del w:id="80"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服务单项目</w:delText>
              </w:r>
            </w:del>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81" w:author="Poppy Liu" w:date="2024-05-11T14:13:00Z"/>
                <w:rFonts w:ascii="仿宋" w:hAnsi="仿宋" w:eastAsia="仿宋"/>
                <w:color w:val="000000" w:themeColor="text1"/>
                <w:sz w:val="21"/>
                <w:szCs w:val="21"/>
                <w14:textFill>
                  <w14:solidFill>
                    <w14:schemeClr w14:val="tx1"/>
                  </w14:solidFill>
                </w14:textFill>
              </w:rPr>
            </w:pPr>
            <w:del w:id="82"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（方框中勾选）</w:delText>
              </w:r>
            </w:del>
          </w:p>
        </w:tc>
        <w:tc>
          <w:tcPr>
            <w:tcW w:w="249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83" w:author="Poppy Liu" w:date="2024-05-11T14:13:00Z"/>
                <w:rFonts w:ascii="仿宋" w:hAnsi="仿宋" w:eastAsia="仿宋"/>
                <w:color w:val="000000" w:themeColor="text1"/>
                <w:sz w:val="21"/>
                <w:szCs w:val="21"/>
                <w14:textFill>
                  <w14:solidFill>
                    <w14:schemeClr w14:val="tx1"/>
                  </w14:solidFill>
                </w14:textFill>
              </w:rPr>
            </w:pPr>
            <w:del w:id="84" w:author="Poppy Liu" w:date="2024-05-11T14:13:00Z">
              <w:r>
                <w:rPr>
                  <w:rFonts w:ascii="仿宋" w:hAnsi="仿宋" w:eastAsia="仿宋" w:cs="仿宋"/>
                  <w:color w:val="000000" w:themeColor="text1"/>
                  <w:sz w:val="21"/>
                  <w:szCs w:val="21"/>
                  <w14:textFill>
                    <w14:solidFill>
                      <w14:schemeClr w14:val="tx1"/>
                    </w14:solidFill>
                  </w14:textFill>
                </w:rPr>
                <w:delText>□</w:delText>
              </w:r>
            </w:del>
            <w:del w:id="85"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内训</w:delText>
              </w:r>
            </w:del>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86" w:author="Poppy Liu" w:date="2024-05-11T14:13:00Z"/>
                <w:rFonts w:ascii="仿宋" w:hAnsi="仿宋" w:eastAsia="仿宋"/>
                <w:color w:val="000000" w:themeColor="text1"/>
                <w:sz w:val="21"/>
                <w:szCs w:val="21"/>
                <w14:textFill>
                  <w14:solidFill>
                    <w14:schemeClr w14:val="tx1"/>
                  </w14:solidFill>
                </w14:textFill>
              </w:rPr>
            </w:pPr>
            <w:del w:id="87" w:author="Poppy Liu" w:date="2024-05-11T14:13:00Z">
              <w:r>
                <w:rPr>
                  <w:rFonts w:ascii="仿宋" w:hAnsi="仿宋" w:eastAsia="仿宋" w:cs="仿宋"/>
                  <w:color w:val="000000" w:themeColor="text1"/>
                  <w:sz w:val="21"/>
                  <w:szCs w:val="21"/>
                  <w14:textFill>
                    <w14:solidFill>
                      <w14:schemeClr w14:val="tx1"/>
                    </w14:solidFill>
                  </w14:textFill>
                </w:rPr>
                <w:delText>□</w:delText>
              </w:r>
            </w:del>
            <w:del w:id="88"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第三方课程</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89" w:author="Poppy Liu" w:date="2024-05-11T14:13:00Z"/>
                <w:rFonts w:ascii="仿宋" w:hAnsi="仿宋" w:eastAsia="仿宋"/>
                <w:color w:val="000000" w:themeColor="text1"/>
                <w:sz w:val="21"/>
                <w:szCs w:val="21"/>
                <w14:textFill>
                  <w14:solidFill>
                    <w14:schemeClr w14:val="tx1"/>
                  </w14:solidFill>
                </w14:textFill>
              </w:rPr>
            </w:pPr>
            <w:del w:id="90" w:author="Poppy Liu" w:date="2024-05-11T14:13:00Z">
              <w:r>
                <w:rPr>
                  <w:rFonts w:ascii="仿宋" w:hAnsi="仿宋" w:eastAsia="仿宋" w:cs="仿宋"/>
                  <w:color w:val="000000" w:themeColor="text1"/>
                  <w:sz w:val="21"/>
                  <w:szCs w:val="21"/>
                  <w14:textFill>
                    <w14:solidFill>
                      <w14:schemeClr w14:val="tx1"/>
                    </w14:solidFill>
                  </w14:textFill>
                </w:rPr>
                <w:sym w:font="Wingdings 2" w:char="0052"/>
              </w:r>
            </w:del>
            <w:del w:id="91"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咨询</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51" w:hRule="atLeast"/>
          <w:del w:id="92"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93" w:author="Poppy Liu" w:date="2024-05-11T14:13:00Z"/>
                <w:rFonts w:ascii="仿宋" w:hAnsi="仿宋" w:eastAsia="仿宋"/>
                <w:color w:val="000000" w:themeColor="text1"/>
                <w:sz w:val="21"/>
                <w:szCs w:val="21"/>
                <w:lang w:eastAsia="zh-Hans"/>
                <w14:textFill>
                  <w14:solidFill>
                    <w14:schemeClr w14:val="tx1"/>
                  </w14:solidFill>
                </w14:textFill>
              </w:rPr>
            </w:pPr>
            <w:del w:id="94"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服务主体</w:delText>
              </w:r>
            </w:del>
            <w:del w:id="95"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企业</w:delText>
              </w:r>
            </w:del>
          </w:p>
        </w:tc>
        <w:tc>
          <w:tcPr>
            <w:tcW w:w="249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del w:id="96" w:author="Poppy Liu" w:date="2024-05-11T14:13:00Z"/>
                <w:rFonts w:ascii="仿宋" w:hAnsi="仿宋" w:eastAsia="仿宋"/>
                <w:color w:val="000000" w:themeColor="text1"/>
                <w:sz w:val="21"/>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97" w:author="Poppy Liu" w:date="2024-05-11T14:13:00Z"/>
                <w:rFonts w:ascii="仿宋" w:hAnsi="仿宋" w:eastAsia="仿宋"/>
                <w:color w:val="000000" w:themeColor="text1"/>
                <w:sz w:val="21"/>
                <w:szCs w:val="21"/>
                <w14:textFill>
                  <w14:solidFill>
                    <w14:schemeClr w14:val="tx1"/>
                  </w14:solidFill>
                </w14:textFill>
              </w:rPr>
            </w:pPr>
            <w:del w:id="98"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99"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地点</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rPr>
                <w:del w:id="100" w:author="Poppy Liu" w:date="2024-05-11T14:13: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543" w:hRule="atLeast"/>
          <w:del w:id="101"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02" w:author="Poppy Liu" w:date="2024-05-11T14:13:00Z"/>
                <w:rFonts w:ascii="仿宋" w:hAnsi="仿宋" w:eastAsia="仿宋"/>
                <w:color w:val="000000" w:themeColor="text1"/>
                <w:sz w:val="21"/>
                <w:szCs w:val="21"/>
                <w14:textFill>
                  <w14:solidFill>
                    <w14:schemeClr w14:val="tx1"/>
                  </w14:solidFill>
                </w14:textFill>
              </w:rPr>
            </w:pPr>
            <w:del w:id="103"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04"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期间</w:delText>
              </w:r>
            </w:del>
          </w:p>
        </w:tc>
        <w:tc>
          <w:tcPr>
            <w:tcW w:w="249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05" w:author="Poppy Liu" w:date="2024-05-11T14:13:00Z"/>
                <w:rFonts w:ascii="仿宋" w:hAnsi="仿宋" w:eastAsia="仿宋"/>
                <w:color w:val="000000" w:themeColor="text1"/>
                <w:sz w:val="21"/>
                <w:szCs w:val="21"/>
                <w14:textFill>
                  <w14:solidFill>
                    <w14:schemeClr w14:val="tx1"/>
                  </w14:solidFill>
                </w14:textFill>
              </w:rPr>
            </w:pPr>
            <w:del w:id="106" w:author="Poppy Liu" w:date="2024-05-11T14:13:00Z">
              <w:r>
                <w:rPr>
                  <w:rFonts w:ascii="仿宋" w:hAnsi="仿宋" w:eastAsia="仿宋" w:cs="仿宋"/>
                  <w:color w:val="000000" w:themeColor="text1"/>
                  <w:sz w:val="21"/>
                  <w:szCs w:val="21"/>
                  <w14:textFill>
                    <w14:solidFill>
                      <w14:schemeClr w14:val="tx1"/>
                    </w14:solidFill>
                  </w14:textFill>
                </w:rPr>
                <w:delText xml:space="preserve">20  </w:delText>
              </w:r>
            </w:del>
            <w:del w:id="107"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 xml:space="preserve">年 </w:delText>
              </w:r>
            </w:del>
            <w:del w:id="108" w:author="Poppy Liu" w:date="2024-05-11T14:13:00Z">
              <w:r>
                <w:rPr>
                  <w:rFonts w:ascii="仿宋" w:hAnsi="仿宋" w:eastAsia="仿宋" w:cs="仿宋"/>
                  <w:color w:val="000000" w:themeColor="text1"/>
                  <w:sz w:val="21"/>
                  <w:szCs w:val="21"/>
                  <w14:textFill>
                    <w14:solidFill>
                      <w14:schemeClr w14:val="tx1"/>
                    </w14:solidFill>
                  </w14:textFill>
                </w:rPr>
                <w:delText xml:space="preserve"> </w:delText>
              </w:r>
            </w:del>
            <w:del w:id="109"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 xml:space="preserve">月 </w:delText>
              </w:r>
            </w:del>
            <w:del w:id="110" w:author="Poppy Liu" w:date="2024-05-11T14:13:00Z">
              <w:r>
                <w:rPr>
                  <w:rFonts w:ascii="仿宋" w:hAnsi="仿宋" w:eastAsia="仿宋" w:cs="仿宋"/>
                  <w:color w:val="000000" w:themeColor="text1"/>
                  <w:sz w:val="21"/>
                  <w:szCs w:val="21"/>
                  <w14:textFill>
                    <w14:solidFill>
                      <w14:schemeClr w14:val="tx1"/>
                    </w14:solidFill>
                  </w14:textFill>
                </w:rPr>
                <w:delText xml:space="preserve"> </w:delText>
              </w:r>
            </w:del>
            <w:del w:id="111"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日至</w:delText>
              </w:r>
            </w:del>
            <w:del w:id="112" w:author="Poppy Liu" w:date="2024-05-11T14:13:00Z">
              <w:r>
                <w:rPr>
                  <w:rFonts w:ascii="仿宋" w:hAnsi="仿宋" w:eastAsia="仿宋" w:cs="仿宋"/>
                  <w:color w:val="000000" w:themeColor="text1"/>
                  <w:sz w:val="21"/>
                  <w:szCs w:val="21"/>
                  <w14:textFill>
                    <w14:solidFill>
                      <w14:schemeClr w14:val="tx1"/>
                    </w14:solidFill>
                  </w14:textFill>
                </w:rPr>
                <w:delText xml:space="preserve">20  </w:delText>
              </w:r>
            </w:del>
            <w:del w:id="113"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 xml:space="preserve">年 </w:delText>
              </w:r>
            </w:del>
            <w:del w:id="114" w:author="Poppy Liu" w:date="2024-05-11T14:13:00Z">
              <w:r>
                <w:rPr>
                  <w:rFonts w:ascii="仿宋" w:hAnsi="仿宋" w:eastAsia="仿宋" w:cs="仿宋"/>
                  <w:color w:val="000000" w:themeColor="text1"/>
                  <w:sz w:val="21"/>
                  <w:szCs w:val="21"/>
                  <w14:textFill>
                    <w14:solidFill>
                      <w14:schemeClr w14:val="tx1"/>
                    </w14:solidFill>
                  </w14:textFill>
                </w:rPr>
                <w:delText xml:space="preserve"> </w:delText>
              </w:r>
            </w:del>
            <w:del w:id="115"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 xml:space="preserve">月 </w:delText>
              </w:r>
            </w:del>
            <w:del w:id="116" w:author="Poppy Liu" w:date="2024-05-11T14:13:00Z">
              <w:r>
                <w:rPr>
                  <w:rFonts w:ascii="仿宋" w:hAnsi="仿宋" w:eastAsia="仿宋" w:cs="仿宋"/>
                  <w:color w:val="000000" w:themeColor="text1"/>
                  <w:sz w:val="21"/>
                  <w:szCs w:val="21"/>
                  <w14:textFill>
                    <w14:solidFill>
                      <w14:schemeClr w14:val="tx1"/>
                    </w14:solidFill>
                  </w14:textFill>
                </w:rPr>
                <w:delText xml:space="preserve"> </w:delText>
              </w:r>
            </w:del>
            <w:del w:id="117"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日，共计【】日</w:delText>
              </w:r>
            </w:del>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18" w:author="Poppy Liu" w:date="2024-05-11T14:13:00Z"/>
                <w:rFonts w:ascii="仿宋" w:hAnsi="仿宋" w:eastAsia="仿宋"/>
                <w:color w:val="000000" w:themeColor="text1"/>
                <w:sz w:val="21"/>
                <w:szCs w:val="21"/>
                <w14:textFill>
                  <w14:solidFill>
                    <w14:schemeClr w14:val="tx1"/>
                  </w14:solidFill>
                </w14:textFill>
              </w:rPr>
            </w:pPr>
            <w:del w:id="119"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20"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时</w:delText>
              </w:r>
            </w:del>
            <w:del w:id="121"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长</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2" w:author="Poppy Liu" w:date="2024-05-11T14:13:00Z"/>
                <w:rFonts w:ascii="仿宋" w:hAnsi="仿宋" w:eastAsia="仿宋"/>
                <w:color w:val="000000" w:themeColor="text1"/>
                <w:sz w:val="21"/>
                <w:szCs w:val="21"/>
                <w14:textFill>
                  <w14:solidFill>
                    <w14:schemeClr w14:val="tx1"/>
                  </w14:solidFill>
                </w14:textFill>
              </w:rPr>
            </w:pPr>
            <w:del w:id="123"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24"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期间每日上午【】时至【】时，下午【】时至【】时，晚间【】时至几时，合计【】小时。</w:delText>
              </w:r>
            </w:del>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69" w:hRule="atLeast"/>
          <w:del w:id="125"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6" w:author="Poppy Liu" w:date="2024-05-11T14:13:00Z"/>
                <w:rFonts w:ascii="仿宋" w:hAnsi="仿宋" w:eastAsia="仿宋" w:cs="仿宋"/>
                <w:color w:val="000000" w:themeColor="text1"/>
                <w:sz w:val="21"/>
                <w:szCs w:val="21"/>
                <w14:textFill>
                  <w14:solidFill>
                    <w14:schemeClr w14:val="tx1"/>
                  </w14:solidFill>
                </w14:textFill>
              </w:rPr>
            </w:pPr>
            <w:del w:id="127"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28"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方式</w:delText>
              </w:r>
            </w:del>
          </w:p>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29" w:author="Poppy Liu" w:date="2024-05-11T14:13:00Z"/>
                <w:rFonts w:ascii="仿宋" w:hAnsi="仿宋" w:eastAsia="仿宋"/>
                <w:color w:val="000000" w:themeColor="text1"/>
                <w:sz w:val="21"/>
                <w:szCs w:val="21"/>
                <w14:textFill>
                  <w14:solidFill>
                    <w14:schemeClr w14:val="tx1"/>
                  </w14:solidFill>
                </w14:textFill>
              </w:rPr>
            </w:pPr>
            <w:del w:id="130"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（方框中勾选）</w:delText>
              </w:r>
            </w:del>
          </w:p>
        </w:tc>
        <w:tc>
          <w:tcPr>
            <w:tcW w:w="249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1" w:author="Poppy Liu" w:date="2024-05-11T14:13:00Z"/>
                <w:rFonts w:ascii="仿宋" w:hAnsi="仿宋" w:eastAsia="仿宋"/>
                <w:color w:val="000000" w:themeColor="text1"/>
                <w:sz w:val="21"/>
                <w:szCs w:val="21"/>
                <w14:textFill>
                  <w14:solidFill>
                    <w14:schemeClr w14:val="tx1"/>
                  </w14:solidFill>
                </w14:textFill>
              </w:rPr>
            </w:pPr>
            <w:del w:id="132" w:author="Poppy Liu" w:date="2024-05-11T14:13:00Z">
              <w:r>
                <w:rPr>
                  <w:rFonts w:ascii="仿宋" w:hAnsi="仿宋" w:eastAsia="仿宋" w:cs="仿宋"/>
                  <w:color w:val="000000" w:themeColor="text1"/>
                  <w:sz w:val="21"/>
                  <w:szCs w:val="21"/>
                  <w14:textFill>
                    <w14:solidFill>
                      <w14:schemeClr w14:val="tx1"/>
                    </w14:solidFill>
                  </w14:textFill>
                </w:rPr>
                <w:delText>□</w:delText>
              </w:r>
            </w:del>
            <w:del w:id="133"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 xml:space="preserve">线下 </w:delText>
              </w:r>
            </w:del>
            <w:del w:id="134" w:author="Poppy Liu" w:date="2024-05-11T14:13:00Z">
              <w:r>
                <w:rPr>
                  <w:rFonts w:ascii="仿宋" w:hAnsi="仿宋" w:eastAsia="仿宋" w:cs="仿宋"/>
                  <w:color w:val="000000" w:themeColor="text1"/>
                  <w:sz w:val="21"/>
                  <w:szCs w:val="21"/>
                  <w14:textFill>
                    <w14:solidFill>
                      <w14:schemeClr w14:val="tx1"/>
                    </w14:solidFill>
                  </w14:textFill>
                </w:rPr>
                <w:delText>□</w:delText>
              </w:r>
            </w:del>
            <w:del w:id="135"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线上</w:delText>
              </w:r>
            </w:del>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36" w:author="Poppy Liu" w:date="2024-05-11T14:13:00Z"/>
                <w:rFonts w:ascii="仿宋" w:hAnsi="仿宋" w:eastAsia="仿宋"/>
                <w:color w:val="000000" w:themeColor="text1"/>
                <w:sz w:val="21"/>
                <w:szCs w:val="21"/>
                <w14:textFill>
                  <w14:solidFill>
                    <w14:schemeClr w14:val="tx1"/>
                  </w14:solidFill>
                </w14:textFill>
              </w:rPr>
            </w:pPr>
            <w:del w:id="137"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服务</w:delText>
              </w:r>
            </w:del>
            <w:del w:id="138"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收费</w:delText>
              </w:r>
            </w:del>
            <w:del w:id="139"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方式、总额（元）以及分配比例</w:delText>
              </w:r>
            </w:del>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40" w:author="Poppy Liu" w:date="2024-05-11T14:13: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51" w:hRule="atLeast"/>
          <w:del w:id="141"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42" w:author="Poppy Liu" w:date="2024-05-11T14:13:00Z"/>
                <w:rFonts w:ascii="仿宋" w:hAnsi="仿宋" w:eastAsia="仿宋"/>
                <w:color w:val="000000" w:themeColor="text1"/>
                <w:sz w:val="21"/>
                <w:szCs w:val="21"/>
                <w14:textFill>
                  <w14:solidFill>
                    <w14:schemeClr w14:val="tx1"/>
                  </w14:solidFill>
                </w14:textFill>
              </w:rPr>
            </w:pPr>
            <w:del w:id="143"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客户</w:delText>
              </w:r>
            </w:del>
            <w:del w:id="144"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需求及目标</w:delText>
              </w:r>
            </w:del>
          </w:p>
        </w:tc>
        <w:tc>
          <w:tcPr>
            <w:tcW w:w="6816"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45" w:author="Poppy Liu" w:date="2024-05-11T14:13: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299" w:hRule="atLeast"/>
          <w:del w:id="146" w:author="Poppy Liu" w:date="2024-05-11T14:13:00Z"/>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del w:id="147" w:author="Poppy Liu" w:date="2024-05-11T14:13:00Z"/>
                <w:rFonts w:ascii="仿宋" w:hAnsi="仿宋" w:eastAsia="仿宋"/>
                <w:color w:val="000000" w:themeColor="text1"/>
                <w:sz w:val="21"/>
                <w:szCs w:val="21"/>
                <w14:textFill>
                  <w14:solidFill>
                    <w14:schemeClr w14:val="tx1"/>
                  </w14:solidFill>
                </w14:textFill>
              </w:rPr>
            </w:pPr>
            <w:del w:id="148" w:author="Poppy Liu" w:date="2024-05-11T14:13:00Z">
              <w:r>
                <w:rPr>
                  <w:rFonts w:hint="eastAsia" w:ascii="仿宋" w:hAnsi="仿宋" w:eastAsia="仿宋" w:cs="仿宋"/>
                  <w:color w:val="000000" w:themeColor="text1"/>
                  <w:sz w:val="21"/>
                  <w:szCs w:val="21"/>
                  <w:lang w:eastAsia="zh-Hans"/>
                  <w14:textFill>
                    <w14:solidFill>
                      <w14:schemeClr w14:val="tx1"/>
                    </w14:solidFill>
                  </w14:textFill>
                </w:rPr>
                <w:delText>交付</w:delText>
              </w:r>
            </w:del>
            <w:del w:id="149" w:author="Poppy Liu" w:date="2024-05-11T14:13:00Z">
              <w:r>
                <w:rPr>
                  <w:rFonts w:ascii="仿宋" w:hAnsi="仿宋" w:eastAsia="仿宋" w:cs="仿宋"/>
                  <w:color w:val="000000" w:themeColor="text1"/>
                  <w:sz w:val="21"/>
                  <w:szCs w:val="21"/>
                  <w:lang w:val="zh-TW" w:eastAsia="zh-TW"/>
                  <w14:textFill>
                    <w14:solidFill>
                      <w14:schemeClr w14:val="tx1"/>
                    </w14:solidFill>
                  </w14:textFill>
                </w:rPr>
                <w:delText>计划</w:delText>
              </w:r>
            </w:del>
          </w:p>
        </w:tc>
        <w:tc>
          <w:tcPr>
            <w:tcW w:w="6816"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del w:id="150" w:author="Poppy Liu" w:date="2024-05-11T14:13:00Z"/>
                <w:rFonts w:ascii="仿宋" w:hAnsi="仿宋" w:eastAsia="仿宋"/>
                <w:color w:val="000000" w:themeColor="text1"/>
                <w:sz w:val="21"/>
                <w:szCs w:val="21"/>
                <w14:textFill>
                  <w14:solidFill>
                    <w14:schemeClr w14:val="tx1"/>
                  </w14:solidFill>
                </w14:textFill>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84" w:hRule="atLeast"/>
        </w:trPr>
        <w:tc>
          <w:tcPr>
            <w:tcW w:w="176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sz w:val="21"/>
                <w:szCs w:val="21"/>
                <w14:textFill>
                  <w14:solidFill>
                    <w14:schemeClr w14:val="tx1"/>
                  </w14:solidFill>
                </w14:textFill>
              </w:rPr>
            </w:pPr>
            <w:r>
              <w:rPr>
                <w:rFonts w:ascii="仿宋" w:hAnsi="仿宋" w:eastAsia="仿宋" w:cs="仿宋"/>
                <w:color w:val="000000" w:themeColor="text1"/>
                <w:sz w:val="21"/>
                <w:szCs w:val="21"/>
                <w:lang w:val="zh-TW" w:eastAsia="zh-TW"/>
                <w14:textFill>
                  <w14:solidFill>
                    <w14:schemeClr w14:val="tx1"/>
                  </w14:solidFill>
                </w14:textFill>
              </w:rPr>
              <w:t>其他备注事项</w:t>
            </w:r>
          </w:p>
        </w:tc>
        <w:tc>
          <w:tcPr>
            <w:tcW w:w="6816"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pPr>
              <w:rPr>
                <w:rFonts w:ascii="仿宋" w:hAnsi="仿宋" w:eastAsia="仿宋"/>
                <w:color w:val="000000" w:themeColor="text1"/>
                <w:sz w:val="21"/>
                <w:szCs w:val="21"/>
                <w14:textFill>
                  <w14:solidFill>
                    <w14:schemeClr w14:val="tx1"/>
                  </w14:solidFill>
                </w14:textFill>
              </w:rPr>
            </w:pPr>
          </w:p>
        </w:tc>
      </w:tr>
    </w:tbl>
    <w:p>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olor w:val="000000" w:themeColor="text1"/>
          <w14:textFill>
            <w14:solidFill>
              <w14:schemeClr w14:val="tx1"/>
            </w14:solidFill>
          </w14:textFill>
        </w:rPr>
      </w:pPr>
    </w:p>
    <w:sectPr>
      <w:headerReference r:id="rId3" w:type="default"/>
      <w:footerReference r:id="rId4" w:type="default"/>
      <w:pgSz w:w="11900" w:h="16840"/>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Helvetica">
    <w:altName w:val="Arial"/>
    <w:panose1 w:val="020B0604020202020204"/>
    <w:charset w:val="00"/>
    <w:family w:val="swiss"/>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tabs>
        <w:tab w:val="right" w:pos="8280"/>
        <w:tab w:val="clear" w:pos="8306"/>
      </w:tabs>
      <w:jc w:val="center"/>
    </w:pPr>
    <w:r>
      <w:fldChar w:fldCharType="begin"/>
    </w:r>
    <w:r>
      <w:instrText xml:space="preserve"> PAGE </w:instrText>
    </w:r>
    <w:r>
      <w:fldChar w:fldCharType="separate"/>
    </w:r>
    <w:r>
      <w:t>13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437906"/>
    <w:multiLevelType w:val="multilevel"/>
    <w:tmpl w:val="44437906"/>
    <w:lvl w:ilvl="0" w:tentative="0">
      <w:start w:val="1"/>
      <w:numFmt w:val="japaneseCounting"/>
      <w:lvlText w:val="第%1条"/>
      <w:lvlJc w:val="left"/>
      <w:pPr>
        <w:ind w:left="960" w:hanging="960"/>
      </w:pPr>
      <w:rPr>
        <w:rFonts w:hint="eastAsia"/>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oppy Liu">
    <w15:presenceInfo w15:providerId="Windows Live" w15:userId="28ff8c6c7354f6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trackRevisions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FE7"/>
    <w:rsid w:val="000471E1"/>
    <w:rsid w:val="000549BB"/>
    <w:rsid w:val="00081DD5"/>
    <w:rsid w:val="000A540E"/>
    <w:rsid w:val="000C3FF6"/>
    <w:rsid w:val="000F0D10"/>
    <w:rsid w:val="0011097C"/>
    <w:rsid w:val="00144768"/>
    <w:rsid w:val="0015665C"/>
    <w:rsid w:val="0018383E"/>
    <w:rsid w:val="00194F3D"/>
    <w:rsid w:val="001F2A4D"/>
    <w:rsid w:val="0022391D"/>
    <w:rsid w:val="002526FA"/>
    <w:rsid w:val="00266664"/>
    <w:rsid w:val="00283BD9"/>
    <w:rsid w:val="00297A50"/>
    <w:rsid w:val="002A506D"/>
    <w:rsid w:val="002C60DF"/>
    <w:rsid w:val="0031074D"/>
    <w:rsid w:val="00312A2F"/>
    <w:rsid w:val="00327A0D"/>
    <w:rsid w:val="00330D6D"/>
    <w:rsid w:val="00354CB2"/>
    <w:rsid w:val="00362A37"/>
    <w:rsid w:val="00375D16"/>
    <w:rsid w:val="0038158B"/>
    <w:rsid w:val="00385E01"/>
    <w:rsid w:val="00412F41"/>
    <w:rsid w:val="00421468"/>
    <w:rsid w:val="00427707"/>
    <w:rsid w:val="004546FB"/>
    <w:rsid w:val="00481F0F"/>
    <w:rsid w:val="004A5E7D"/>
    <w:rsid w:val="004C18E3"/>
    <w:rsid w:val="004C5ACC"/>
    <w:rsid w:val="00511943"/>
    <w:rsid w:val="00542035"/>
    <w:rsid w:val="005721A9"/>
    <w:rsid w:val="00577EFD"/>
    <w:rsid w:val="006052C6"/>
    <w:rsid w:val="0063783D"/>
    <w:rsid w:val="00661028"/>
    <w:rsid w:val="006762E6"/>
    <w:rsid w:val="006854A8"/>
    <w:rsid w:val="006A02DE"/>
    <w:rsid w:val="006B43A5"/>
    <w:rsid w:val="006B704D"/>
    <w:rsid w:val="006D3952"/>
    <w:rsid w:val="006F4121"/>
    <w:rsid w:val="007004BF"/>
    <w:rsid w:val="0071102F"/>
    <w:rsid w:val="0075796A"/>
    <w:rsid w:val="00790E9B"/>
    <w:rsid w:val="00807DF9"/>
    <w:rsid w:val="00821E86"/>
    <w:rsid w:val="00842ECC"/>
    <w:rsid w:val="00844A55"/>
    <w:rsid w:val="008547D6"/>
    <w:rsid w:val="008718E6"/>
    <w:rsid w:val="008739D3"/>
    <w:rsid w:val="0087505D"/>
    <w:rsid w:val="008855AC"/>
    <w:rsid w:val="008B2651"/>
    <w:rsid w:val="008C68E0"/>
    <w:rsid w:val="009001E6"/>
    <w:rsid w:val="00904566"/>
    <w:rsid w:val="00910FFA"/>
    <w:rsid w:val="009704AD"/>
    <w:rsid w:val="0099038D"/>
    <w:rsid w:val="00A06DBB"/>
    <w:rsid w:val="00A17E5D"/>
    <w:rsid w:val="00A34520"/>
    <w:rsid w:val="00A347C4"/>
    <w:rsid w:val="00AB5B63"/>
    <w:rsid w:val="00AB5CB1"/>
    <w:rsid w:val="00B24B34"/>
    <w:rsid w:val="00B347F8"/>
    <w:rsid w:val="00B627DD"/>
    <w:rsid w:val="00B67BCA"/>
    <w:rsid w:val="00BD504A"/>
    <w:rsid w:val="00BF33EC"/>
    <w:rsid w:val="00C054C2"/>
    <w:rsid w:val="00C879D9"/>
    <w:rsid w:val="00CE140C"/>
    <w:rsid w:val="00CF0C45"/>
    <w:rsid w:val="00CF683E"/>
    <w:rsid w:val="00D30FE7"/>
    <w:rsid w:val="00DC4E98"/>
    <w:rsid w:val="00E467FE"/>
    <w:rsid w:val="00EA4AA4"/>
    <w:rsid w:val="00ED1D91"/>
    <w:rsid w:val="00ED20CE"/>
    <w:rsid w:val="00EE455E"/>
    <w:rsid w:val="00EF22A3"/>
    <w:rsid w:val="00F32714"/>
    <w:rsid w:val="00F81FA9"/>
    <w:rsid w:val="00F861FF"/>
    <w:rsid w:val="00F95281"/>
    <w:rsid w:val="1AE831EF"/>
    <w:rsid w:val="3FFED33C"/>
    <w:rsid w:val="546C094A"/>
    <w:rsid w:val="5CEDB7E1"/>
    <w:rsid w:val="65AF7009"/>
    <w:rsid w:val="777FF868"/>
    <w:rsid w:val="7FFE5AFF"/>
    <w:rsid w:val="99F7542E"/>
    <w:rsid w:val="AE626F2F"/>
    <w:rsid w:val="EBCAB0CF"/>
    <w:rsid w:val="EDEE3EA9"/>
    <w:rsid w:val="EFE717D0"/>
    <w:rsid w:val="FDEE4079"/>
    <w:rsid w:val="FFD37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7"/>
    <w:unhideWhenUsed/>
    <w:qFormat/>
    <w:uiPriority w:val="99"/>
  </w:style>
  <w:style w:type="paragraph" w:styleId="3">
    <w:name w:val="footer"/>
    <w:qFormat/>
    <w:uiPriority w:val="0"/>
    <w:pPr>
      <w:tabs>
        <w:tab w:val="center" w:pos="4153"/>
        <w:tab w:val="right" w:pos="8306"/>
      </w:tabs>
    </w:pPr>
    <w:rPr>
      <w:rFonts w:ascii="Times New Roman" w:hAnsi="Times New Roman" w:eastAsia="Arial Unicode MS" w:cs="Arial Unicode MS"/>
      <w:color w:val="000000"/>
      <w:sz w:val="18"/>
      <w:szCs w:val="18"/>
      <w:u w:color="000000"/>
      <w:lang w:val="en-US" w:eastAsia="zh-CN" w:bidi="ar-SA"/>
    </w:rPr>
  </w:style>
  <w:style w:type="paragraph" w:styleId="4">
    <w:name w:val="Normal (Web)"/>
    <w:qFormat/>
    <w:uiPriority w:val="0"/>
    <w:pPr>
      <w:widowControl w:val="0"/>
      <w:spacing w:before="100" w:after="100"/>
      <w:jc w:val="both"/>
    </w:pPr>
    <w:rPr>
      <w:rFonts w:ascii="宋体" w:hAnsi="宋体" w:eastAsia="宋体" w:cs="宋体"/>
      <w:color w:val="000000"/>
      <w:sz w:val="24"/>
      <w:szCs w:val="24"/>
      <w:u w:color="000000"/>
      <w:lang w:val="en-US" w:eastAsia="zh-CN" w:bidi="ar-SA"/>
    </w:rPr>
  </w:style>
  <w:style w:type="paragraph" w:styleId="5">
    <w:name w:val="annotation subject"/>
    <w:basedOn w:val="2"/>
    <w:next w:val="2"/>
    <w:link w:val="18"/>
    <w:unhideWhenUsed/>
    <w:qFormat/>
    <w:uiPriority w:val="99"/>
    <w:rPr>
      <w:b/>
      <w:bCs/>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u w:val="single"/>
    </w:rPr>
  </w:style>
  <w:style w:type="character" w:styleId="10">
    <w:name w:val="annotation reference"/>
    <w:basedOn w:val="8"/>
    <w:unhideWhenUsed/>
    <w:qFormat/>
    <w:uiPriority w:val="99"/>
    <w:rPr>
      <w:sz w:val="21"/>
      <w:szCs w:val="21"/>
    </w:rPr>
  </w:style>
  <w:style w:type="table" w:customStyle="1" w:styleId="11">
    <w:name w:val="Table Normal"/>
    <w:qFormat/>
    <w:uiPriority w:val="0"/>
    <w:tblPr>
      <w:tblCellMar>
        <w:top w:w="0" w:type="dxa"/>
        <w:left w:w="0" w:type="dxa"/>
        <w:bottom w:w="0" w:type="dxa"/>
        <w:right w:w="0" w:type="dxa"/>
      </w:tblCellMar>
    </w:tblPr>
  </w:style>
  <w:style w:type="paragraph" w:customStyle="1" w:styleId="12">
    <w:name w:val="页眉与页脚"/>
    <w:qFormat/>
    <w:uiPriority w:val="0"/>
    <w:pPr>
      <w:tabs>
        <w:tab w:val="right" w:pos="9020"/>
      </w:tabs>
    </w:pPr>
    <w:rPr>
      <w:rFonts w:ascii="Helvetica" w:hAnsi="Helvetica" w:eastAsia="Arial Unicode MS" w:cs="Arial Unicode MS"/>
      <w:color w:val="000000"/>
      <w:sz w:val="24"/>
      <w:szCs w:val="24"/>
      <w:lang w:val="en-US" w:eastAsia="zh-CN" w:bidi="ar-SA"/>
    </w:rPr>
  </w:style>
  <w:style w:type="paragraph" w:customStyle="1" w:styleId="13">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14">
    <w:name w:val="二层标题"/>
    <w:qFormat/>
    <w:uiPriority w:val="0"/>
    <w:pPr>
      <w:widowControl w:val="0"/>
      <w:spacing w:line="360" w:lineRule="auto"/>
      <w:jc w:val="both"/>
      <w:outlineLvl w:val="1"/>
    </w:pPr>
    <w:rPr>
      <w:rFonts w:ascii="宋体" w:hAnsi="宋体" w:eastAsia="宋体" w:cs="宋体"/>
      <w:color w:val="000000"/>
      <w:kern w:val="2"/>
      <w:sz w:val="24"/>
      <w:szCs w:val="24"/>
      <w:u w:color="000000"/>
      <w:lang w:val="en-US" w:eastAsia="zh-CN" w:bidi="ar-SA"/>
    </w:rPr>
  </w:style>
  <w:style w:type="paragraph" w:customStyle="1" w:styleId="15">
    <w:name w:val="iso正文"/>
    <w:qFormat/>
    <w:uiPriority w:val="0"/>
    <w:pPr>
      <w:widowControl w:val="0"/>
      <w:spacing w:line="360" w:lineRule="auto"/>
      <w:ind w:firstLine="515"/>
      <w:jc w:val="both"/>
    </w:pPr>
    <w:rPr>
      <w:rFonts w:ascii="宋体" w:hAnsi="宋体" w:eastAsia="宋体" w:cs="宋体"/>
      <w:color w:val="000000"/>
      <w:kern w:val="2"/>
      <w:sz w:val="24"/>
      <w:szCs w:val="24"/>
      <w:u w:color="000000"/>
      <w:lang w:val="en-US" w:eastAsia="zh-CN" w:bidi="ar-SA"/>
    </w:rPr>
  </w:style>
  <w:style w:type="paragraph" w:customStyle="1" w:styleId="16">
    <w:name w:val="修订1"/>
    <w:hidden/>
    <w:semiHidden/>
    <w:qFormat/>
    <w:uiPriority w:val="99"/>
    <w:rPr>
      <w:rFonts w:ascii="Times New Roman" w:hAnsi="Times New Roman" w:eastAsia="Arial Unicode MS" w:cs="Times New Roman"/>
      <w:sz w:val="24"/>
      <w:szCs w:val="24"/>
      <w:lang w:val="en-US" w:eastAsia="en-US" w:bidi="ar-SA"/>
    </w:rPr>
  </w:style>
  <w:style w:type="character" w:customStyle="1" w:styleId="17">
    <w:name w:val="批注文字 字符"/>
    <w:basedOn w:val="8"/>
    <w:link w:val="2"/>
    <w:semiHidden/>
    <w:qFormat/>
    <w:uiPriority w:val="99"/>
    <w:rPr>
      <w:sz w:val="24"/>
      <w:szCs w:val="24"/>
      <w:lang w:eastAsia="en-US"/>
    </w:rPr>
  </w:style>
  <w:style w:type="character" w:customStyle="1" w:styleId="18">
    <w:name w:val="批注主题 字符"/>
    <w:basedOn w:val="17"/>
    <w:link w:val="5"/>
    <w:semiHidden/>
    <w:qFormat/>
    <w:uiPriority w:val="99"/>
    <w:rPr>
      <w:b/>
      <w:bCs/>
      <w:sz w:val="24"/>
      <w:szCs w:val="24"/>
      <w:lang w:eastAsia="en-US"/>
    </w:rPr>
  </w:style>
  <w:style w:type="paragraph" w:customStyle="1" w:styleId="19">
    <w:name w:val="Revision"/>
    <w:hidden/>
    <w:semiHidden/>
    <w:uiPriority w:val="99"/>
    <w:rPr>
      <w:rFonts w:ascii="宋体" w:hAnsi="宋体" w:eastAsia="宋体" w:cs="宋体"/>
      <w:sz w:val="24"/>
      <w:szCs w:val="24"/>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Template>
  <Pages>12</Pages>
  <Words>1070</Words>
  <Characters>6105</Characters>
  <Lines>50</Lines>
  <Paragraphs>14</Paragraphs>
  <TotalTime>26</TotalTime>
  <ScaleCrop>false</ScaleCrop>
  <LinksUpToDate>false</LinksUpToDate>
  <CharactersWithSpaces>7161</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2024-05-20T03:45:00Z</dcterms:created>
  <dc:creator>Data</dc:creator>
  <cp:lastModifiedBy>王灿平Sunny</cp:lastModifiedBy>
  <cp:lastPrinted>2023-04-04T18:01:00Z</cp:lastPrinted>
  <dcterms:modified xsi:type="dcterms:W3CDTF">2024-05-20T09:49:10Z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D80373577C2C42348BADB24549D1F30E_13</vt:lpwstr>
  </property>
</Properties>
</file>