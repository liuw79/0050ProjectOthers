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cs="仿宋" w:asciiTheme="minorEastAsia" w:hAnsiTheme="minorEastAsia" w:eastAsiaTheme="minorEastAsia"/>
          <w:b/>
          <w:bCs/>
          <w:sz w:val="24"/>
          <w:szCs w:val="24"/>
        </w:rPr>
      </w:pPr>
    </w:p>
    <w:p>
      <w:pPr>
        <w:jc w:val="center"/>
        <w:rPr>
          <w:rFonts w:cs="仿宋" w:asciiTheme="minorEastAsia" w:hAnsiTheme="minorEastAsia" w:eastAsiaTheme="minorEastAsia"/>
          <w:b/>
          <w:bCs/>
          <w:sz w:val="32"/>
          <w:szCs w:val="32"/>
          <w:lang w:val="zh-TW" w:eastAsia="zh-TW"/>
        </w:rPr>
      </w:pPr>
      <w:r>
        <w:rPr>
          <w:rFonts w:hint="eastAsia" w:cs="仿宋" w:asciiTheme="minorEastAsia" w:hAnsiTheme="minorEastAsia" w:eastAsiaTheme="minorEastAsia"/>
          <w:b/>
          <w:bCs/>
          <w:sz w:val="32"/>
          <w:szCs w:val="32"/>
          <w:lang w:val="zh-TW"/>
        </w:rPr>
        <w:t>咨询服务</w:t>
      </w:r>
      <w:r>
        <w:rPr>
          <w:rFonts w:cs="仿宋" w:asciiTheme="minorEastAsia" w:hAnsiTheme="minorEastAsia" w:eastAsiaTheme="minorEastAsia"/>
          <w:b/>
          <w:bCs/>
          <w:sz w:val="32"/>
          <w:szCs w:val="32"/>
          <w:lang w:val="zh-CN"/>
        </w:rPr>
        <w:t>协议</w:t>
      </w:r>
    </w:p>
    <w:p>
      <w:pPr>
        <w:widowControl/>
        <w:rPr>
          <w:rFonts w:cs="仿宋" w:asciiTheme="minorEastAsia" w:hAnsiTheme="minorEastAsia" w:eastAsiaTheme="minorEastAsia"/>
          <w:kern w:val="0"/>
          <w:sz w:val="24"/>
          <w:szCs w:val="24"/>
        </w:rPr>
      </w:pPr>
    </w:p>
    <w:tbl>
      <w:tblPr>
        <w:tblStyle w:val="9"/>
        <w:tblW w:w="8300"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Layout w:type="fixed"/>
        <w:tblCellMar>
          <w:top w:w="0" w:type="dxa"/>
          <w:left w:w="0" w:type="dxa"/>
          <w:bottom w:w="0" w:type="dxa"/>
          <w:right w:w="0" w:type="dxa"/>
        </w:tblCellMar>
      </w:tblPr>
      <w:tblGrid>
        <w:gridCol w:w="2440"/>
        <w:gridCol w:w="334"/>
        <w:gridCol w:w="5526"/>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PrEx>
        <w:trPr>
          <w:trHeight w:val="340" w:hRule="atLeast"/>
        </w:trPr>
        <w:tc>
          <w:tcPr>
            <w:tcW w:w="2439" w:type="dxa"/>
            <w:tcBorders>
              <w:top w:val="nil"/>
              <w:left w:val="nil"/>
              <w:bottom w:val="nil"/>
              <w:right w:val="nil"/>
            </w:tcBorders>
            <w:shd w:val="clear" w:color="auto" w:fill="auto"/>
            <w:tcMar>
              <w:top w:w="80" w:type="dxa"/>
              <w:left w:w="80" w:type="dxa"/>
              <w:bottom w:w="80" w:type="dxa"/>
              <w:right w:w="80" w:type="dxa"/>
            </w:tcMar>
          </w:tcPr>
          <w:p>
            <w:pPr>
              <w:widowControl/>
              <w:rPr>
                <w:rFonts w:asciiTheme="minorEastAsia" w:hAnsiTheme="minorEastAsia" w:eastAsiaTheme="minorEastAsia"/>
              </w:rPr>
            </w:pPr>
            <w:r>
              <w:rPr>
                <w:rFonts w:cs="仿宋" w:asciiTheme="minorEastAsia" w:hAnsiTheme="minorEastAsia" w:eastAsiaTheme="minorEastAsia"/>
                <w:b/>
                <w:bCs/>
                <w:kern w:val="0"/>
                <w:sz w:val="24"/>
                <w:szCs w:val="24"/>
                <w:lang w:val="zh-TW" w:eastAsia="zh-TW"/>
              </w:rPr>
              <w:t>甲方</w:t>
            </w:r>
          </w:p>
        </w:tc>
        <w:tc>
          <w:tcPr>
            <w:tcW w:w="334" w:type="dxa"/>
            <w:tcBorders>
              <w:top w:val="nil"/>
              <w:left w:val="nil"/>
              <w:bottom w:val="nil"/>
              <w:right w:val="nil"/>
            </w:tcBorders>
            <w:shd w:val="clear" w:color="auto" w:fill="auto"/>
            <w:tcMar>
              <w:top w:w="80" w:type="dxa"/>
              <w:left w:w="80" w:type="dxa"/>
              <w:bottom w:w="80" w:type="dxa"/>
              <w:right w:w="80" w:type="dxa"/>
            </w:tcMar>
          </w:tcPr>
          <w:p>
            <w:pPr>
              <w:widowControl/>
              <w:rPr>
                <w:rFonts w:asciiTheme="minorEastAsia" w:hAnsiTheme="minorEastAsia" w:eastAsiaTheme="minorEastAsia"/>
              </w:rPr>
            </w:pPr>
            <w:r>
              <w:rPr>
                <w:rFonts w:cs="仿宋" w:asciiTheme="minorEastAsia" w:hAnsiTheme="minorEastAsia" w:eastAsiaTheme="minorEastAsia"/>
                <w:b/>
                <w:bCs/>
                <w:kern w:val="0"/>
                <w:sz w:val="24"/>
                <w:szCs w:val="24"/>
                <w:lang w:val="zh-TW" w:eastAsia="zh-TW"/>
              </w:rPr>
              <w:t>：</w:t>
            </w:r>
          </w:p>
        </w:tc>
        <w:tc>
          <w:tcPr>
            <w:tcW w:w="5525" w:type="dxa"/>
            <w:tcBorders>
              <w:top w:val="nil"/>
              <w:left w:val="nil"/>
              <w:bottom w:val="nil"/>
              <w:right w:val="nil"/>
            </w:tcBorders>
            <w:shd w:val="clear" w:color="auto" w:fill="auto"/>
            <w:tcMar>
              <w:top w:w="80" w:type="dxa"/>
              <w:left w:w="80" w:type="dxa"/>
              <w:bottom w:w="80" w:type="dxa"/>
              <w:right w:w="80" w:type="dxa"/>
            </w:tcMar>
          </w:tcPr>
          <w:p>
            <w:pPr>
              <w:rPr>
                <w:rFonts w:asciiTheme="minorEastAsia" w:hAnsiTheme="minorEastAsia" w:eastAsiaTheme="minorEastAsia"/>
              </w:rPr>
            </w:pPr>
            <w:r>
              <w:rPr>
                <w:rFonts w:hint="eastAsia" w:asciiTheme="minorEastAsia" w:hAnsiTheme="minorEastAsia" w:eastAsiaTheme="minorEastAsia"/>
              </w:rPr>
              <w:t>深圳天图兴诚投资管理有限公司</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340" w:hRule="atLeast"/>
        </w:trPr>
        <w:tc>
          <w:tcPr>
            <w:tcW w:w="2439" w:type="dxa"/>
            <w:tcBorders>
              <w:top w:val="nil"/>
              <w:left w:val="nil"/>
              <w:bottom w:val="nil"/>
              <w:right w:val="nil"/>
            </w:tcBorders>
            <w:shd w:val="clear" w:color="auto" w:fill="auto"/>
            <w:tcMar>
              <w:top w:w="80" w:type="dxa"/>
              <w:left w:w="80" w:type="dxa"/>
              <w:bottom w:w="80" w:type="dxa"/>
              <w:right w:w="80" w:type="dxa"/>
            </w:tcMar>
          </w:tcPr>
          <w:p>
            <w:pPr>
              <w:widowControl/>
              <w:rPr>
                <w:rFonts w:asciiTheme="minorEastAsia" w:hAnsiTheme="minorEastAsia" w:eastAsiaTheme="minorEastAsia"/>
              </w:rPr>
            </w:pPr>
            <w:r>
              <w:rPr>
                <w:rFonts w:cs="仿宋" w:asciiTheme="minorEastAsia" w:hAnsiTheme="minorEastAsia" w:eastAsiaTheme="minorEastAsia"/>
                <w:kern w:val="0"/>
                <w:sz w:val="24"/>
                <w:szCs w:val="24"/>
                <w:lang w:val="zh-TW" w:eastAsia="zh-TW"/>
              </w:rPr>
              <w:t>代表人</w:t>
            </w:r>
          </w:p>
        </w:tc>
        <w:tc>
          <w:tcPr>
            <w:tcW w:w="334" w:type="dxa"/>
            <w:tcBorders>
              <w:top w:val="nil"/>
              <w:left w:val="nil"/>
              <w:bottom w:val="nil"/>
              <w:right w:val="nil"/>
            </w:tcBorders>
            <w:shd w:val="clear" w:color="auto" w:fill="auto"/>
            <w:tcMar>
              <w:top w:w="80" w:type="dxa"/>
              <w:left w:w="80" w:type="dxa"/>
              <w:bottom w:w="80" w:type="dxa"/>
              <w:right w:w="80" w:type="dxa"/>
            </w:tcMar>
          </w:tcPr>
          <w:p>
            <w:pPr>
              <w:widowControl/>
              <w:rPr>
                <w:rFonts w:asciiTheme="minorEastAsia" w:hAnsiTheme="minorEastAsia" w:eastAsiaTheme="minorEastAsia"/>
              </w:rPr>
            </w:pPr>
            <w:r>
              <w:rPr>
                <w:rFonts w:cs="仿宋" w:asciiTheme="minorEastAsia" w:hAnsiTheme="minorEastAsia" w:eastAsiaTheme="minorEastAsia"/>
                <w:kern w:val="0"/>
                <w:sz w:val="24"/>
                <w:szCs w:val="24"/>
                <w:lang w:val="zh-TW" w:eastAsia="zh-TW"/>
              </w:rPr>
              <w:t>：</w:t>
            </w:r>
          </w:p>
        </w:tc>
        <w:tc>
          <w:tcPr>
            <w:tcW w:w="5525" w:type="dxa"/>
            <w:tcBorders>
              <w:top w:val="nil"/>
              <w:left w:val="nil"/>
              <w:bottom w:val="nil"/>
              <w:right w:val="nil"/>
            </w:tcBorders>
            <w:shd w:val="clear" w:color="auto" w:fill="auto"/>
            <w:tcMar>
              <w:top w:w="80" w:type="dxa"/>
              <w:left w:w="80" w:type="dxa"/>
              <w:bottom w:w="80" w:type="dxa"/>
              <w:right w:w="80" w:type="dxa"/>
            </w:tcMar>
          </w:tcPr>
          <w:p>
            <w:pPr>
              <w:rPr>
                <w:rFonts w:asciiTheme="minorEastAsia" w:hAnsiTheme="minorEastAsia" w:eastAsiaTheme="minorEastAsia"/>
              </w:rPr>
            </w:pPr>
            <w:r>
              <w:rPr>
                <w:rFonts w:hint="eastAsia" w:asciiTheme="minorEastAsia" w:hAnsiTheme="minorEastAsia" w:eastAsiaTheme="minorEastAsia"/>
              </w:rPr>
              <w:t>王永华</w:t>
            </w:r>
          </w:p>
        </w:tc>
      </w:tr>
    </w:tbl>
    <w:p>
      <w:pPr>
        <w:widowControl/>
        <w:rPr>
          <w:rFonts w:cs="仿宋" w:asciiTheme="minorEastAsia" w:hAnsiTheme="minorEastAsia" w:eastAsiaTheme="minorEastAsia"/>
          <w:kern w:val="0"/>
          <w:sz w:val="24"/>
          <w:szCs w:val="24"/>
        </w:rPr>
      </w:pPr>
    </w:p>
    <w:tbl>
      <w:tblPr>
        <w:tblStyle w:val="9"/>
        <w:tblW w:w="8300"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Layout w:type="fixed"/>
        <w:tblCellMar>
          <w:top w:w="0" w:type="dxa"/>
          <w:left w:w="0" w:type="dxa"/>
          <w:bottom w:w="0" w:type="dxa"/>
          <w:right w:w="0" w:type="dxa"/>
        </w:tblCellMar>
      </w:tblPr>
      <w:tblGrid>
        <w:gridCol w:w="2440"/>
        <w:gridCol w:w="334"/>
        <w:gridCol w:w="5526"/>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340" w:hRule="atLeast"/>
        </w:trPr>
        <w:tc>
          <w:tcPr>
            <w:tcW w:w="2439" w:type="dxa"/>
            <w:tcBorders>
              <w:top w:val="nil"/>
              <w:left w:val="nil"/>
              <w:bottom w:val="nil"/>
              <w:right w:val="nil"/>
            </w:tcBorders>
            <w:shd w:val="clear" w:color="auto" w:fill="auto"/>
            <w:tcMar>
              <w:top w:w="80" w:type="dxa"/>
              <w:left w:w="80" w:type="dxa"/>
              <w:bottom w:w="80" w:type="dxa"/>
              <w:right w:w="80" w:type="dxa"/>
            </w:tcMar>
          </w:tcPr>
          <w:p>
            <w:pPr>
              <w:widowControl/>
              <w:rPr>
                <w:rFonts w:asciiTheme="minorEastAsia" w:hAnsiTheme="minorEastAsia" w:eastAsiaTheme="minorEastAsia"/>
              </w:rPr>
            </w:pPr>
            <w:r>
              <w:rPr>
                <w:rFonts w:hint="eastAsia" w:cs="仿宋" w:asciiTheme="minorEastAsia" w:hAnsiTheme="minorEastAsia" w:eastAsiaTheme="minorEastAsia"/>
                <w:b/>
                <w:bCs/>
                <w:kern w:val="0"/>
                <w:sz w:val="24"/>
                <w:szCs w:val="24"/>
                <w:lang w:val="zh-TW" w:eastAsia="zh-TW"/>
              </w:rPr>
              <w:t>乙方</w:t>
            </w:r>
          </w:p>
        </w:tc>
        <w:tc>
          <w:tcPr>
            <w:tcW w:w="334" w:type="dxa"/>
            <w:tcBorders>
              <w:top w:val="nil"/>
              <w:left w:val="nil"/>
              <w:bottom w:val="nil"/>
              <w:right w:val="nil"/>
            </w:tcBorders>
            <w:shd w:val="clear" w:color="auto" w:fill="auto"/>
            <w:tcMar>
              <w:top w:w="80" w:type="dxa"/>
              <w:left w:w="80" w:type="dxa"/>
              <w:bottom w:w="80" w:type="dxa"/>
              <w:right w:w="80" w:type="dxa"/>
            </w:tcMar>
          </w:tcPr>
          <w:p>
            <w:pPr>
              <w:widowControl/>
              <w:rPr>
                <w:rFonts w:asciiTheme="minorEastAsia" w:hAnsiTheme="minorEastAsia" w:eastAsiaTheme="minorEastAsia"/>
              </w:rPr>
            </w:pPr>
            <w:r>
              <w:rPr>
                <w:rFonts w:cs="仿宋" w:asciiTheme="minorEastAsia" w:hAnsiTheme="minorEastAsia" w:eastAsiaTheme="minorEastAsia"/>
                <w:b/>
                <w:bCs/>
                <w:kern w:val="0"/>
                <w:sz w:val="24"/>
                <w:szCs w:val="24"/>
                <w:lang w:val="zh-TW" w:eastAsia="zh-TW"/>
              </w:rPr>
              <w:t>：</w:t>
            </w:r>
          </w:p>
        </w:tc>
        <w:tc>
          <w:tcPr>
            <w:tcW w:w="5525" w:type="dxa"/>
            <w:tcBorders>
              <w:top w:val="nil"/>
              <w:left w:val="nil"/>
              <w:bottom w:val="nil"/>
              <w:right w:val="nil"/>
            </w:tcBorders>
            <w:shd w:val="clear" w:color="auto" w:fill="auto"/>
            <w:tcMar>
              <w:top w:w="80" w:type="dxa"/>
              <w:left w:w="80" w:type="dxa"/>
              <w:bottom w:w="80" w:type="dxa"/>
              <w:right w:w="80" w:type="dxa"/>
            </w:tcMar>
          </w:tcPr>
          <w:p>
            <w:pPr>
              <w:widowControl/>
              <w:rPr>
                <w:rFonts w:hint="default" w:asciiTheme="minorEastAsia" w:hAnsiTheme="minorEastAsia" w:eastAsiaTheme="minorEastAsia"/>
                <w:lang w:val="en-US" w:eastAsia="zh-CN"/>
              </w:rPr>
            </w:pPr>
            <w:ins w:id="0" w:author="王灿平Sunny" w:date="2022-08-12T17:24:23Z">
              <w:r>
                <w:rPr>
                  <w:rFonts w:hint="eastAsia" w:asciiTheme="minorEastAsia" w:hAnsiTheme="minorEastAsia" w:eastAsiaTheme="minorEastAsia"/>
                  <w:lang w:val="en-US" w:eastAsia="zh-CN"/>
                </w:rPr>
                <w:t>高维信息</w:t>
              </w:r>
            </w:ins>
            <w:ins w:id="1" w:author="王灿平Sunny" w:date="2022-08-12T17:24:24Z">
              <w:r>
                <w:rPr>
                  <w:rFonts w:hint="eastAsia" w:asciiTheme="minorEastAsia" w:hAnsiTheme="minorEastAsia" w:eastAsiaTheme="minorEastAsia"/>
                  <w:lang w:val="en-US" w:eastAsia="zh-CN"/>
                </w:rPr>
                <w:t>技术</w:t>
              </w:r>
            </w:ins>
            <w:ins w:id="2" w:author="王灿平Sunny" w:date="2022-08-12T17:24:25Z">
              <w:r>
                <w:rPr>
                  <w:rFonts w:hint="eastAsia" w:asciiTheme="minorEastAsia" w:hAnsiTheme="minorEastAsia" w:eastAsiaTheme="minorEastAsia"/>
                  <w:lang w:val="en-US" w:eastAsia="zh-CN"/>
                </w:rPr>
                <w:t>（</w:t>
              </w:r>
            </w:ins>
            <w:ins w:id="3" w:author="王灿平Sunny" w:date="2022-08-12T17:24:27Z">
              <w:r>
                <w:rPr>
                  <w:rFonts w:hint="eastAsia" w:asciiTheme="minorEastAsia" w:hAnsiTheme="minorEastAsia" w:eastAsiaTheme="minorEastAsia"/>
                  <w:lang w:val="en-US" w:eastAsia="zh-CN"/>
                </w:rPr>
                <w:t>深圳）</w:t>
              </w:r>
            </w:ins>
            <w:ins w:id="4" w:author="王灿平Sunny" w:date="2022-08-12T17:24:33Z">
              <w:r>
                <w:rPr>
                  <w:rFonts w:hint="eastAsia" w:asciiTheme="minorEastAsia" w:hAnsiTheme="minorEastAsia" w:eastAsiaTheme="minorEastAsia"/>
                  <w:lang w:val="en-US" w:eastAsia="zh-CN"/>
                </w:rPr>
                <w:t>有限</w:t>
              </w:r>
            </w:ins>
            <w:ins w:id="5" w:author="王灿平Sunny" w:date="2022-08-12T17:24:34Z">
              <w:r>
                <w:rPr>
                  <w:rFonts w:hint="eastAsia" w:asciiTheme="minorEastAsia" w:hAnsiTheme="minorEastAsia" w:eastAsiaTheme="minorEastAsia"/>
                  <w:lang w:val="en-US" w:eastAsia="zh-CN"/>
                </w:rPr>
                <w:t>公司</w:t>
              </w:r>
            </w:ins>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340" w:hRule="atLeast"/>
        </w:trPr>
        <w:tc>
          <w:tcPr>
            <w:tcW w:w="2439" w:type="dxa"/>
            <w:tcBorders>
              <w:top w:val="nil"/>
              <w:left w:val="nil"/>
              <w:bottom w:val="nil"/>
              <w:right w:val="nil"/>
            </w:tcBorders>
            <w:shd w:val="clear" w:color="auto" w:fill="auto"/>
            <w:tcMar>
              <w:top w:w="80" w:type="dxa"/>
              <w:left w:w="80" w:type="dxa"/>
              <w:bottom w:w="80" w:type="dxa"/>
              <w:right w:w="80" w:type="dxa"/>
            </w:tcMar>
          </w:tcPr>
          <w:p>
            <w:pPr>
              <w:widowControl/>
              <w:rPr>
                <w:rFonts w:asciiTheme="minorEastAsia" w:hAnsiTheme="minorEastAsia" w:eastAsiaTheme="minorEastAsia"/>
              </w:rPr>
            </w:pPr>
            <w:r>
              <w:rPr>
                <w:rFonts w:cs="仿宋" w:asciiTheme="minorEastAsia" w:hAnsiTheme="minorEastAsia" w:eastAsiaTheme="minorEastAsia"/>
                <w:kern w:val="0"/>
                <w:sz w:val="24"/>
                <w:szCs w:val="24"/>
                <w:lang w:val="zh-TW" w:eastAsia="zh-TW"/>
              </w:rPr>
              <w:t>代表人</w:t>
            </w:r>
          </w:p>
        </w:tc>
        <w:tc>
          <w:tcPr>
            <w:tcW w:w="334" w:type="dxa"/>
            <w:tcBorders>
              <w:top w:val="nil"/>
              <w:left w:val="nil"/>
              <w:bottom w:val="nil"/>
              <w:right w:val="nil"/>
            </w:tcBorders>
            <w:shd w:val="clear" w:color="auto" w:fill="auto"/>
            <w:tcMar>
              <w:top w:w="80" w:type="dxa"/>
              <w:left w:w="80" w:type="dxa"/>
              <w:bottom w:w="80" w:type="dxa"/>
              <w:right w:w="80" w:type="dxa"/>
            </w:tcMar>
          </w:tcPr>
          <w:p>
            <w:pPr>
              <w:widowControl/>
              <w:rPr>
                <w:rFonts w:asciiTheme="minorEastAsia" w:hAnsiTheme="minorEastAsia" w:eastAsiaTheme="minorEastAsia"/>
              </w:rPr>
            </w:pPr>
            <w:r>
              <w:rPr>
                <w:rFonts w:cs="仿宋" w:asciiTheme="minorEastAsia" w:hAnsiTheme="minorEastAsia" w:eastAsiaTheme="minorEastAsia"/>
                <w:kern w:val="0"/>
                <w:sz w:val="24"/>
                <w:szCs w:val="24"/>
                <w:lang w:val="zh-TW" w:eastAsia="zh-TW"/>
              </w:rPr>
              <w:t>：</w:t>
            </w:r>
          </w:p>
        </w:tc>
        <w:tc>
          <w:tcPr>
            <w:tcW w:w="5525" w:type="dxa"/>
            <w:tcBorders>
              <w:top w:val="nil"/>
              <w:left w:val="nil"/>
              <w:bottom w:val="nil"/>
              <w:right w:val="nil"/>
            </w:tcBorders>
            <w:shd w:val="clear" w:color="auto" w:fill="auto"/>
            <w:tcMar>
              <w:top w:w="80" w:type="dxa"/>
              <w:left w:w="80" w:type="dxa"/>
              <w:bottom w:w="80" w:type="dxa"/>
              <w:right w:w="80" w:type="dxa"/>
            </w:tcMar>
          </w:tcPr>
          <w:p>
            <w:pPr>
              <w:widowControl/>
              <w:rPr>
                <w:rFonts w:hint="default" w:asciiTheme="minorEastAsia" w:hAnsiTheme="minorEastAsia" w:eastAsiaTheme="minorEastAsia"/>
                <w:lang w:val="en-US" w:eastAsia="zh-CN"/>
              </w:rPr>
            </w:pPr>
            <w:ins w:id="6" w:author="王灿平Sunny" w:date="2022-08-12T17:24:51Z">
              <w:r>
                <w:rPr>
                  <w:rFonts w:hint="eastAsia" w:asciiTheme="minorEastAsia" w:hAnsiTheme="minorEastAsia" w:eastAsiaTheme="minorEastAsia"/>
                  <w:lang w:val="en-US" w:eastAsia="zh-CN"/>
                </w:rPr>
                <w:t>林</w:t>
              </w:r>
            </w:ins>
            <w:ins w:id="7" w:author="王灿平Sunny" w:date="2022-08-12T17:24:53Z">
              <w:r>
                <w:rPr>
                  <w:rFonts w:hint="eastAsia" w:asciiTheme="minorEastAsia" w:hAnsiTheme="minorEastAsia" w:eastAsiaTheme="minorEastAsia"/>
                  <w:lang w:val="en-US" w:eastAsia="zh-CN"/>
                </w:rPr>
                <w:t>传</w:t>
              </w:r>
            </w:ins>
            <w:ins w:id="8" w:author="王灿平Sunny" w:date="2022-08-12T17:24:55Z">
              <w:r>
                <w:rPr>
                  <w:rFonts w:hint="eastAsia" w:asciiTheme="minorEastAsia" w:hAnsiTheme="minorEastAsia" w:eastAsiaTheme="minorEastAsia"/>
                  <w:lang w:val="en-US" w:eastAsia="zh-CN"/>
                </w:rPr>
                <w:t>科</w:t>
              </w:r>
            </w:ins>
          </w:p>
        </w:tc>
      </w:tr>
    </w:tbl>
    <w:p>
      <w:pPr>
        <w:rPr>
          <w:rFonts w:cs="仿宋" w:asciiTheme="minorEastAsia" w:hAnsiTheme="minorEastAsia" w:eastAsiaTheme="minorEastAsia"/>
          <w:sz w:val="24"/>
          <w:szCs w:val="24"/>
        </w:rPr>
      </w:pPr>
    </w:p>
    <w:p>
      <w:pPr>
        <w:rPr>
          <w:rFonts w:cs="仿宋" w:asciiTheme="minorEastAsia" w:hAnsiTheme="minorEastAsia" w:eastAsiaTheme="minorEastAsia"/>
          <w:b/>
          <w:bCs/>
          <w:sz w:val="24"/>
          <w:szCs w:val="24"/>
          <w:lang w:val="zh-TW" w:eastAsia="zh-TW"/>
        </w:rPr>
      </w:pPr>
      <w:r>
        <w:rPr>
          <w:rFonts w:cs="仿宋" w:asciiTheme="minorEastAsia" w:hAnsiTheme="minorEastAsia" w:eastAsiaTheme="minorEastAsia"/>
          <w:b/>
          <w:bCs/>
          <w:sz w:val="24"/>
          <w:szCs w:val="24"/>
          <w:lang w:val="zh-TW" w:eastAsia="zh-TW"/>
        </w:rPr>
        <w:t>鉴于：</w:t>
      </w:r>
      <w:bookmarkStart w:id="0" w:name="_GoBack"/>
      <w:bookmarkEnd w:id="0"/>
    </w:p>
    <w:p>
      <w:pPr>
        <w:rPr>
          <w:rFonts w:cs="仿宋" w:asciiTheme="minorEastAsia" w:hAnsiTheme="minorEastAsia" w:eastAsiaTheme="minorEastAsia"/>
          <w:b/>
          <w:bCs/>
          <w:sz w:val="24"/>
          <w:szCs w:val="24"/>
          <w:lang w:val="zh-TW" w:eastAsia="zh-TW"/>
        </w:rPr>
      </w:pPr>
    </w:p>
    <w:p>
      <w:pPr>
        <w:ind w:left="567"/>
        <w:rPr>
          <w:rFonts w:cs="仿宋" w:asciiTheme="minorEastAsia" w:hAnsiTheme="minorEastAsia" w:eastAsiaTheme="minorEastAsia"/>
          <w:sz w:val="24"/>
          <w:szCs w:val="24"/>
        </w:rPr>
      </w:pPr>
      <w:r>
        <w:rPr>
          <w:rFonts w:cs="宋体" w:asciiTheme="minorEastAsia" w:hAnsiTheme="minorEastAsia" w:eastAsiaTheme="minorEastAsia"/>
          <w:sz w:val="24"/>
          <w:szCs w:val="24"/>
          <w:lang w:val="zh-TW" w:eastAsia="zh-TW"/>
        </w:rPr>
        <w:t>甲乙双方本着平等自愿、互惠互利的原则，经友好协商，就乙方为甲方提供咨询服务一事，达成如下协议：</w:t>
      </w:r>
    </w:p>
    <w:p>
      <w:pPr>
        <w:tabs>
          <w:tab w:val="left" w:pos="1080"/>
        </w:tabs>
        <w:rPr>
          <w:rFonts w:cs="仿宋" w:asciiTheme="minorEastAsia" w:hAnsiTheme="minorEastAsia" w:eastAsiaTheme="minorEastAsia"/>
          <w:b/>
          <w:bCs/>
          <w:sz w:val="24"/>
          <w:szCs w:val="24"/>
        </w:rPr>
      </w:pPr>
    </w:p>
    <w:p>
      <w:pPr>
        <w:numPr>
          <w:ilvl w:val="0"/>
          <w:numId w:val="1"/>
        </w:numPr>
        <w:rPr>
          <w:rFonts w:cs="仿宋" w:asciiTheme="minorEastAsia" w:hAnsiTheme="minorEastAsia" w:eastAsiaTheme="minorEastAsia"/>
          <w:b/>
          <w:bCs/>
          <w:sz w:val="24"/>
          <w:szCs w:val="24"/>
          <w:lang w:val="zh-TW" w:eastAsia="zh-TW"/>
        </w:rPr>
      </w:pPr>
      <w:r>
        <w:rPr>
          <w:rFonts w:cs="仿宋" w:asciiTheme="minorEastAsia" w:hAnsiTheme="minorEastAsia" w:eastAsiaTheme="minorEastAsia"/>
          <w:b/>
          <w:bCs/>
          <w:sz w:val="24"/>
          <w:szCs w:val="24"/>
          <w:lang w:val="zh-CN"/>
        </w:rPr>
        <w:t>项目</w:t>
      </w:r>
      <w:r>
        <w:rPr>
          <w:rFonts w:cs="仿宋" w:asciiTheme="minorEastAsia" w:hAnsiTheme="minorEastAsia" w:eastAsiaTheme="minorEastAsia"/>
          <w:b/>
          <w:bCs/>
          <w:sz w:val="24"/>
          <w:szCs w:val="24"/>
          <w:lang w:val="zh-TW" w:eastAsia="zh-TW"/>
        </w:rPr>
        <w:t>内容</w:t>
      </w:r>
    </w:p>
    <w:p>
      <w:pPr>
        <w:tabs>
          <w:tab w:val="left" w:pos="1080"/>
        </w:tabs>
        <w:rPr>
          <w:rFonts w:cs="仿宋" w:asciiTheme="minorEastAsia" w:hAnsiTheme="minorEastAsia" w:eastAsiaTheme="minorEastAsia"/>
          <w:b/>
          <w:bCs/>
          <w:kern w:val="0"/>
          <w:sz w:val="24"/>
          <w:szCs w:val="24"/>
          <w:lang w:val="zh-TW" w:eastAsia="zh-TW"/>
        </w:rPr>
      </w:pPr>
    </w:p>
    <w:p>
      <w:pPr>
        <w:numPr>
          <w:ilvl w:val="1"/>
          <w:numId w:val="1"/>
        </w:numPr>
        <w:rPr>
          <w:rFonts w:cs="仿宋" w:asciiTheme="minorEastAsia" w:hAnsiTheme="minorEastAsia" w:eastAsiaTheme="minorEastAsia"/>
          <w:kern w:val="0"/>
          <w:sz w:val="24"/>
          <w:szCs w:val="24"/>
          <w:lang w:val="zh-CN"/>
        </w:rPr>
      </w:pPr>
      <w:r>
        <w:rPr>
          <w:rFonts w:cs="仿宋" w:asciiTheme="minorEastAsia" w:hAnsiTheme="minorEastAsia" w:eastAsiaTheme="minorEastAsia"/>
          <w:kern w:val="0"/>
          <w:sz w:val="24"/>
          <w:szCs w:val="24"/>
          <w:lang w:val="zh-CN"/>
        </w:rPr>
        <w:t>名称：《</w:t>
      </w:r>
      <w:r>
        <w:rPr>
          <w:rFonts w:hint="eastAsia" w:cs="仿宋" w:asciiTheme="minorEastAsia" w:hAnsiTheme="minorEastAsia" w:eastAsiaTheme="minorEastAsia"/>
          <w:kern w:val="0"/>
          <w:sz w:val="24"/>
          <w:szCs w:val="24"/>
          <w:lang w:val="zh-CN"/>
        </w:rPr>
        <w:t xml:space="preserve"> </w:t>
      </w:r>
      <w:ins w:id="9" w:author="林香" w:date="2022-08-06T19:53:50Z">
        <w:r>
          <w:rPr>
            <w:rFonts w:hint="eastAsia" w:cs="仿宋" w:asciiTheme="minorEastAsia" w:hAnsiTheme="minorEastAsia" w:eastAsiaTheme="minorEastAsia"/>
            <w:kern w:val="0"/>
            <w:sz w:val="24"/>
            <w:szCs w:val="24"/>
            <w:lang w:val="en-US" w:eastAsia="zh-Hans"/>
          </w:rPr>
          <w:t>增长</w:t>
        </w:r>
      </w:ins>
      <w:ins w:id="10" w:author="林香" w:date="2022-08-06T19:53:51Z">
        <w:r>
          <w:rPr>
            <w:rFonts w:hint="eastAsia" w:cs="仿宋" w:asciiTheme="minorEastAsia" w:hAnsiTheme="minorEastAsia" w:eastAsiaTheme="minorEastAsia"/>
            <w:kern w:val="0"/>
            <w:sz w:val="24"/>
            <w:szCs w:val="24"/>
            <w:lang w:val="en-US" w:eastAsia="zh-Hans"/>
          </w:rPr>
          <w:t>驱动的</w:t>
        </w:r>
      </w:ins>
      <w:ins w:id="11" w:author="林香" w:date="2022-08-06T19:53:52Z">
        <w:r>
          <w:rPr>
            <w:rFonts w:hint="eastAsia" w:cs="仿宋" w:asciiTheme="minorEastAsia" w:hAnsiTheme="minorEastAsia" w:eastAsiaTheme="minorEastAsia"/>
            <w:kern w:val="0"/>
            <w:sz w:val="24"/>
            <w:szCs w:val="24"/>
            <w:lang w:val="en-US" w:eastAsia="zh-Hans"/>
          </w:rPr>
          <w:t>组织</w:t>
        </w:r>
      </w:ins>
      <w:ins w:id="12" w:author="林香" w:date="2022-08-06T19:53:53Z">
        <w:r>
          <w:rPr>
            <w:rFonts w:hint="eastAsia" w:cs="仿宋" w:asciiTheme="minorEastAsia" w:hAnsiTheme="minorEastAsia" w:eastAsiaTheme="minorEastAsia"/>
            <w:kern w:val="0"/>
            <w:sz w:val="24"/>
            <w:szCs w:val="24"/>
            <w:lang w:val="en-US" w:eastAsia="zh-Hans"/>
          </w:rPr>
          <w:t>再造</w:t>
        </w:r>
      </w:ins>
      <w:r>
        <w:rPr>
          <w:rFonts w:hint="eastAsia" w:cs="仿宋" w:asciiTheme="minorEastAsia" w:hAnsiTheme="minorEastAsia" w:eastAsiaTheme="minorEastAsia"/>
          <w:kern w:val="0"/>
          <w:sz w:val="24"/>
          <w:szCs w:val="24"/>
          <w:lang w:val="zh-CN"/>
        </w:rPr>
        <w:t xml:space="preserve">  </w:t>
      </w:r>
      <w:r>
        <w:rPr>
          <w:rFonts w:hint="eastAsia" w:cs="仿宋" w:asciiTheme="minorEastAsia" w:hAnsiTheme="minorEastAsia" w:eastAsiaTheme="minorEastAsia"/>
          <w:kern w:val="0"/>
          <w:sz w:val="24"/>
          <w:szCs w:val="24"/>
          <w:lang w:val="zh-CN"/>
        </w:rPr>
        <w:t xml:space="preserve">  </w:t>
      </w:r>
      <w:r>
        <w:rPr>
          <w:rFonts w:hint="eastAsia" w:cs="仿宋" w:asciiTheme="minorEastAsia" w:hAnsiTheme="minorEastAsia" w:eastAsiaTheme="minorEastAsia"/>
          <w:kern w:val="0"/>
          <w:sz w:val="24"/>
          <w:szCs w:val="24"/>
        </w:rPr>
        <w:t>》</w:t>
      </w:r>
    </w:p>
    <w:p>
      <w:pPr>
        <w:tabs>
          <w:tab w:val="left" w:pos="1080"/>
        </w:tabs>
        <w:rPr>
          <w:rFonts w:cs="仿宋" w:asciiTheme="minorEastAsia" w:hAnsiTheme="minorEastAsia" w:eastAsiaTheme="minorEastAsia"/>
          <w:kern w:val="0"/>
          <w:sz w:val="24"/>
          <w:szCs w:val="24"/>
        </w:rPr>
      </w:pPr>
    </w:p>
    <w:p>
      <w:pPr>
        <w:numPr>
          <w:ilvl w:val="1"/>
          <w:numId w:val="1"/>
        </w:numPr>
        <w:rPr>
          <w:rFonts w:cs="仿宋" w:asciiTheme="minorEastAsia" w:hAnsiTheme="minorEastAsia" w:eastAsiaTheme="minorEastAsia"/>
          <w:kern w:val="0"/>
          <w:sz w:val="24"/>
          <w:szCs w:val="24"/>
          <w:lang w:val="zh-CN"/>
        </w:rPr>
      </w:pPr>
      <w:r>
        <w:rPr>
          <w:rFonts w:hint="eastAsia" w:cs="仿宋" w:asciiTheme="minorEastAsia" w:hAnsiTheme="minorEastAsia" w:eastAsiaTheme="minorEastAsia"/>
          <w:kern w:val="0"/>
          <w:sz w:val="24"/>
          <w:szCs w:val="24"/>
          <w:lang w:val="zh-CN"/>
        </w:rPr>
        <w:t>负责人</w:t>
      </w:r>
      <w:r>
        <w:rPr>
          <w:rFonts w:cs="仿宋" w:asciiTheme="minorEastAsia" w:hAnsiTheme="minorEastAsia" w:eastAsiaTheme="minorEastAsia"/>
          <w:kern w:val="0"/>
          <w:sz w:val="24"/>
          <w:szCs w:val="24"/>
          <w:lang w:val="zh-CN"/>
        </w:rPr>
        <w:t>：【</w:t>
      </w:r>
      <w:r>
        <w:rPr>
          <w:rFonts w:hint="eastAsia" w:cs="仿宋" w:asciiTheme="minorEastAsia" w:hAnsiTheme="minorEastAsia" w:eastAsiaTheme="minorEastAsia"/>
          <w:kern w:val="0"/>
          <w:sz w:val="24"/>
          <w:szCs w:val="24"/>
          <w:lang w:val="zh-CN"/>
        </w:rPr>
        <w:t xml:space="preserve"> </w:t>
      </w:r>
      <w:ins w:id="13" w:author="林香" w:date="2022-08-06T19:54:14Z">
        <w:r>
          <w:rPr>
            <w:rFonts w:hint="eastAsia" w:cs="仿宋" w:asciiTheme="minorEastAsia" w:hAnsiTheme="minorEastAsia" w:eastAsiaTheme="minorEastAsia"/>
            <w:kern w:val="0"/>
            <w:sz w:val="24"/>
            <w:szCs w:val="24"/>
            <w:lang w:val="en-US" w:eastAsia="zh-Hans"/>
          </w:rPr>
          <w:t>蒋伟良</w:t>
        </w:r>
      </w:ins>
      <w:r>
        <w:rPr>
          <w:rFonts w:hint="eastAsia" w:cs="仿宋" w:asciiTheme="minorEastAsia" w:hAnsiTheme="minorEastAsia" w:eastAsiaTheme="minorEastAsia"/>
          <w:kern w:val="0"/>
          <w:sz w:val="24"/>
          <w:szCs w:val="24"/>
          <w:lang w:val="zh-CN"/>
        </w:rPr>
        <w:t xml:space="preserve">   </w:t>
      </w:r>
      <w:r>
        <w:rPr>
          <w:rFonts w:hint="eastAsia" w:cs="仿宋" w:asciiTheme="minorEastAsia" w:hAnsiTheme="minorEastAsia" w:eastAsiaTheme="minorEastAsia"/>
          <w:kern w:val="0"/>
          <w:sz w:val="24"/>
          <w:szCs w:val="24"/>
          <w:lang w:val="zh-CN"/>
        </w:rPr>
        <w:t xml:space="preserve"> </w:t>
      </w:r>
      <w:r>
        <w:rPr>
          <w:rFonts w:cs="仿宋" w:asciiTheme="minorEastAsia" w:hAnsiTheme="minorEastAsia" w:eastAsiaTheme="minorEastAsia"/>
          <w:kern w:val="0"/>
          <w:sz w:val="24"/>
          <w:szCs w:val="24"/>
          <w:lang w:val="zh-CN"/>
        </w:rPr>
        <w:t>】</w:t>
      </w:r>
    </w:p>
    <w:p>
      <w:pPr>
        <w:tabs>
          <w:tab w:val="left" w:pos="1080"/>
        </w:tabs>
        <w:rPr>
          <w:rFonts w:cs="仿宋" w:asciiTheme="minorEastAsia" w:hAnsiTheme="minorEastAsia" w:eastAsiaTheme="minorEastAsia"/>
          <w:kern w:val="0"/>
          <w:sz w:val="24"/>
          <w:szCs w:val="24"/>
        </w:rPr>
      </w:pPr>
    </w:p>
    <w:p>
      <w:pPr>
        <w:numPr>
          <w:ilvl w:val="1"/>
          <w:numId w:val="1"/>
        </w:numPr>
        <w:rPr>
          <w:rFonts w:cs="仿宋" w:asciiTheme="minorEastAsia" w:hAnsiTheme="minorEastAsia" w:eastAsiaTheme="minorEastAsia"/>
          <w:sz w:val="24"/>
          <w:szCs w:val="24"/>
          <w:lang w:val="zh-TW" w:eastAsia="zh-TW"/>
        </w:rPr>
      </w:pPr>
      <w:r>
        <w:rPr>
          <w:rFonts w:cs="仿宋" w:asciiTheme="minorEastAsia" w:hAnsiTheme="minorEastAsia" w:eastAsiaTheme="minorEastAsia"/>
          <w:kern w:val="0"/>
          <w:sz w:val="24"/>
          <w:szCs w:val="24"/>
          <w:lang w:val="zh-TW" w:eastAsia="zh-TW"/>
        </w:rPr>
        <w:t>咨询服务时间：</w:t>
      </w:r>
      <w:r>
        <w:rPr>
          <w:rFonts w:cs="仿宋" w:asciiTheme="minorEastAsia" w:hAnsiTheme="minorEastAsia" w:eastAsiaTheme="minorEastAsia"/>
          <w:kern w:val="0"/>
          <w:sz w:val="24"/>
          <w:szCs w:val="24"/>
          <w:lang w:val="zh-TW" w:eastAsia="zh-TW"/>
        </w:rPr>
        <w:t>【</w:t>
      </w:r>
      <w:r>
        <w:rPr>
          <w:rFonts w:hint="eastAsia" w:cs="仿宋" w:asciiTheme="minorEastAsia" w:hAnsiTheme="minorEastAsia" w:eastAsiaTheme="minorEastAsia"/>
          <w:kern w:val="0"/>
          <w:sz w:val="24"/>
          <w:szCs w:val="24"/>
          <w:lang w:val="zh-TW"/>
        </w:rPr>
        <w:t xml:space="preserve"> </w:t>
      </w:r>
      <w:ins w:id="14" w:author="林香" w:date="2022-08-06T19:54:16Z">
        <w:r>
          <w:rPr>
            <w:rFonts w:hint="default" w:cs="仿宋" w:asciiTheme="minorEastAsia" w:hAnsiTheme="minorEastAsia" w:eastAsiaTheme="minorEastAsia"/>
            <w:kern w:val="0"/>
            <w:sz w:val="24"/>
            <w:szCs w:val="24"/>
          </w:rPr>
          <w:t>20</w:t>
        </w:r>
      </w:ins>
      <w:ins w:id="15" w:author="林香" w:date="2022-08-06T19:54:17Z">
        <w:r>
          <w:rPr>
            <w:rFonts w:hint="default" w:cs="仿宋" w:asciiTheme="minorEastAsia" w:hAnsiTheme="minorEastAsia" w:eastAsiaTheme="minorEastAsia"/>
            <w:kern w:val="0"/>
            <w:sz w:val="24"/>
            <w:szCs w:val="24"/>
          </w:rPr>
          <w:t>22</w:t>
        </w:r>
      </w:ins>
      <w:r>
        <w:rPr>
          <w:rFonts w:hint="eastAsia" w:cs="仿宋" w:asciiTheme="minorEastAsia" w:hAnsiTheme="minorEastAsia" w:eastAsiaTheme="minorEastAsia"/>
          <w:kern w:val="0"/>
          <w:sz w:val="24"/>
          <w:szCs w:val="24"/>
          <w:lang w:val="zh-TW"/>
        </w:rPr>
        <w:t xml:space="preserve">  </w:t>
      </w:r>
      <w:r>
        <w:rPr>
          <w:rFonts w:cs="仿宋" w:asciiTheme="minorEastAsia" w:hAnsiTheme="minorEastAsia" w:eastAsiaTheme="minorEastAsia"/>
          <w:kern w:val="0"/>
          <w:sz w:val="24"/>
          <w:szCs w:val="24"/>
          <w:lang w:val="zh-TW" w:eastAsia="zh-TW"/>
        </w:rPr>
        <w:t>】年【</w:t>
      </w:r>
      <w:ins w:id="16" w:author="林香" w:date="2022-08-06T19:54:20Z">
        <w:r>
          <w:rPr>
            <w:rFonts w:cs="仿宋" w:asciiTheme="minorEastAsia" w:hAnsiTheme="minorEastAsia" w:eastAsiaTheme="minorEastAsia"/>
            <w:kern w:val="0"/>
            <w:sz w:val="24"/>
            <w:szCs w:val="24"/>
            <w:lang w:eastAsia="zh-TW"/>
          </w:rPr>
          <w:t>8</w:t>
        </w:r>
      </w:ins>
      <w:r>
        <w:rPr>
          <w:rFonts w:hint="eastAsia" w:cs="仿宋" w:asciiTheme="minorEastAsia" w:hAnsiTheme="minorEastAsia" w:eastAsiaTheme="minorEastAsia"/>
          <w:kern w:val="0"/>
          <w:sz w:val="24"/>
          <w:szCs w:val="24"/>
        </w:rPr>
        <w:t xml:space="preserve"> </w:t>
      </w:r>
      <w:r>
        <w:rPr>
          <w:rFonts w:cs="仿宋" w:asciiTheme="minorEastAsia" w:hAnsiTheme="minorEastAsia" w:eastAsiaTheme="minorEastAsia"/>
          <w:kern w:val="0"/>
          <w:sz w:val="24"/>
          <w:szCs w:val="24"/>
          <w:lang w:val="zh-TW" w:eastAsia="zh-TW"/>
        </w:rPr>
        <w:t>】月【</w:t>
      </w:r>
      <w:ins w:id="17" w:author="林香" w:date="2022-08-06T19:54:22Z">
        <w:r>
          <w:rPr>
            <w:rFonts w:cs="仿宋" w:asciiTheme="minorEastAsia" w:hAnsiTheme="minorEastAsia" w:eastAsiaTheme="minorEastAsia"/>
            <w:kern w:val="0"/>
            <w:sz w:val="24"/>
            <w:szCs w:val="24"/>
            <w:lang w:eastAsia="zh-TW"/>
          </w:rPr>
          <w:t>19</w:t>
        </w:r>
      </w:ins>
      <w:r>
        <w:rPr>
          <w:rFonts w:hint="eastAsia" w:cs="仿宋" w:asciiTheme="minorEastAsia" w:hAnsiTheme="minorEastAsia" w:eastAsiaTheme="minorEastAsia"/>
          <w:kern w:val="0"/>
          <w:sz w:val="24"/>
          <w:szCs w:val="24"/>
        </w:rPr>
        <w:t xml:space="preserve"> </w:t>
      </w:r>
      <w:r>
        <w:rPr>
          <w:rFonts w:cs="仿宋" w:asciiTheme="minorEastAsia" w:hAnsiTheme="minorEastAsia" w:eastAsiaTheme="minorEastAsia"/>
          <w:kern w:val="0"/>
          <w:sz w:val="24"/>
          <w:szCs w:val="24"/>
          <w:lang w:val="zh-TW" w:eastAsia="zh-TW"/>
        </w:rPr>
        <w:t>】日</w:t>
      </w:r>
      <w:r>
        <w:rPr>
          <w:rFonts w:hint="eastAsia" w:cs="仿宋" w:asciiTheme="minorEastAsia" w:hAnsiTheme="minorEastAsia" w:eastAsiaTheme="minorEastAsia"/>
          <w:kern w:val="0"/>
          <w:sz w:val="24"/>
          <w:szCs w:val="24"/>
        </w:rPr>
        <w:t xml:space="preserve"> 。</w:t>
      </w:r>
    </w:p>
    <w:p>
      <w:pPr>
        <w:tabs>
          <w:tab w:val="left" w:pos="1080"/>
        </w:tabs>
        <w:rPr>
          <w:rFonts w:cs="仿宋" w:asciiTheme="minorEastAsia" w:hAnsiTheme="minorEastAsia" w:eastAsiaTheme="minorEastAsia"/>
          <w:kern w:val="0"/>
          <w:sz w:val="24"/>
          <w:szCs w:val="24"/>
        </w:rPr>
      </w:pPr>
    </w:p>
    <w:p>
      <w:pPr>
        <w:numPr>
          <w:ilvl w:val="1"/>
          <w:numId w:val="1"/>
        </w:numPr>
        <w:rPr>
          <w:rFonts w:cs="仿宋" w:asciiTheme="minorEastAsia" w:hAnsiTheme="minorEastAsia" w:eastAsiaTheme="minorEastAsia"/>
          <w:sz w:val="24"/>
          <w:szCs w:val="24"/>
          <w:lang w:val="zh-TW" w:eastAsia="zh-TW"/>
        </w:rPr>
      </w:pPr>
      <w:r>
        <w:rPr>
          <w:rFonts w:cs="仿宋" w:asciiTheme="minorEastAsia" w:hAnsiTheme="minorEastAsia" w:eastAsiaTheme="minorEastAsia"/>
          <w:kern w:val="0"/>
          <w:sz w:val="24"/>
          <w:szCs w:val="24"/>
          <w:lang w:val="zh-TW" w:eastAsia="zh-TW"/>
        </w:rPr>
        <w:t>咨询服务地点</w:t>
      </w:r>
      <w:r>
        <w:rPr>
          <w:rFonts w:hint="eastAsia" w:cs="仿宋" w:asciiTheme="minorEastAsia" w:hAnsiTheme="minorEastAsia" w:eastAsiaTheme="minorEastAsia"/>
          <w:kern w:val="0"/>
          <w:sz w:val="24"/>
          <w:szCs w:val="24"/>
          <w:lang w:val="zh-TW" w:eastAsia="zh-TW"/>
        </w:rPr>
        <w:t>及形式</w:t>
      </w:r>
      <w:r>
        <w:rPr>
          <w:rFonts w:cs="仿宋" w:asciiTheme="minorEastAsia" w:hAnsiTheme="minorEastAsia" w:eastAsiaTheme="minorEastAsia"/>
          <w:kern w:val="0"/>
          <w:sz w:val="24"/>
          <w:szCs w:val="24"/>
          <w:lang w:val="zh-TW" w:eastAsia="zh-TW"/>
        </w:rPr>
        <w:t>：</w:t>
      </w:r>
      <w:r>
        <w:rPr>
          <w:rFonts w:hint="eastAsia" w:cs="仿宋" w:asciiTheme="minorEastAsia" w:hAnsiTheme="minorEastAsia" w:eastAsiaTheme="minorEastAsia"/>
          <w:kern w:val="0"/>
          <w:sz w:val="24"/>
          <w:szCs w:val="24"/>
        </w:rPr>
        <w:t>深圳</w:t>
      </w:r>
      <w:r>
        <w:rPr>
          <w:rFonts w:cs="仿宋" w:asciiTheme="minorEastAsia" w:hAnsiTheme="minorEastAsia" w:eastAsiaTheme="minorEastAsia"/>
          <w:kern w:val="0"/>
          <w:sz w:val="24"/>
          <w:szCs w:val="24"/>
        </w:rPr>
        <w:t>（</w:t>
      </w:r>
      <w:r>
        <w:rPr>
          <w:rFonts w:hint="eastAsia" w:cs="仿宋" w:asciiTheme="minorEastAsia" w:hAnsiTheme="minorEastAsia" w:eastAsiaTheme="minorEastAsia"/>
          <w:kern w:val="0"/>
          <w:sz w:val="24"/>
          <w:szCs w:val="24"/>
        </w:rPr>
        <w:t>现场</w:t>
      </w:r>
      <w:r>
        <w:rPr>
          <w:rFonts w:cs="仿宋" w:asciiTheme="minorEastAsia" w:hAnsiTheme="minorEastAsia" w:eastAsiaTheme="minorEastAsia"/>
          <w:kern w:val="0"/>
          <w:sz w:val="24"/>
          <w:szCs w:val="24"/>
        </w:rPr>
        <w:t>）</w:t>
      </w:r>
      <w:r>
        <w:rPr>
          <w:rFonts w:cs="宋体" w:asciiTheme="minorEastAsia" w:hAnsiTheme="minorEastAsia" w:eastAsiaTheme="minorEastAsia"/>
          <w:sz w:val="24"/>
          <w:szCs w:val="24"/>
          <w:lang w:val="zh-TW" w:eastAsia="zh-TW"/>
        </w:rPr>
        <w:t>；</w:t>
      </w:r>
    </w:p>
    <w:p>
      <w:pPr>
        <w:tabs>
          <w:tab w:val="left" w:pos="1080"/>
        </w:tabs>
        <w:ind w:left="1080"/>
        <w:rPr>
          <w:rFonts w:cs="仿宋" w:asciiTheme="minorEastAsia" w:hAnsiTheme="minorEastAsia" w:eastAsiaTheme="minorEastAsia"/>
          <w:kern w:val="0"/>
          <w:sz w:val="24"/>
          <w:szCs w:val="24"/>
        </w:rPr>
      </w:pPr>
    </w:p>
    <w:p>
      <w:pPr>
        <w:numPr>
          <w:ilvl w:val="0"/>
          <w:numId w:val="1"/>
        </w:numPr>
        <w:rPr>
          <w:rFonts w:cs="仿宋" w:asciiTheme="minorEastAsia" w:hAnsiTheme="minorEastAsia" w:eastAsiaTheme="minorEastAsia"/>
          <w:sz w:val="24"/>
          <w:szCs w:val="24"/>
          <w:lang w:val="zh-TW" w:eastAsia="zh-TW"/>
        </w:rPr>
      </w:pPr>
      <w:r>
        <w:rPr>
          <w:rFonts w:hint="eastAsia" w:cs="仿宋" w:asciiTheme="minorEastAsia" w:hAnsiTheme="minorEastAsia" w:eastAsiaTheme="minorEastAsia"/>
          <w:b/>
          <w:bCs/>
          <w:sz w:val="24"/>
          <w:szCs w:val="24"/>
          <w:lang w:val="zh-TW" w:eastAsia="zh-TW"/>
        </w:rPr>
        <w:t>咨询服务费用</w:t>
      </w:r>
      <w:r>
        <w:rPr>
          <w:rFonts w:hint="eastAsia" w:cs="仿宋" w:asciiTheme="minorEastAsia" w:hAnsiTheme="minorEastAsia" w:eastAsiaTheme="minorEastAsia"/>
          <w:b/>
          <w:bCs/>
          <w:kern w:val="0"/>
          <w:sz w:val="24"/>
          <w:szCs w:val="24"/>
          <w:lang w:val="zh-CN"/>
        </w:rPr>
        <w:t>及支付</w:t>
      </w:r>
    </w:p>
    <w:p>
      <w:pPr>
        <w:tabs>
          <w:tab w:val="left" w:pos="1080"/>
        </w:tabs>
        <w:rPr>
          <w:rFonts w:cs="仿宋" w:asciiTheme="minorEastAsia" w:hAnsiTheme="minorEastAsia" w:eastAsiaTheme="minorEastAsia"/>
          <w:kern w:val="0"/>
          <w:sz w:val="24"/>
          <w:szCs w:val="24"/>
        </w:rPr>
      </w:pPr>
    </w:p>
    <w:p>
      <w:pPr>
        <w:rPr>
          <w:rFonts w:cs="仿宋" w:asciiTheme="minorEastAsia" w:hAnsiTheme="minorEastAsia" w:eastAsiaTheme="minorEastAsia"/>
          <w:sz w:val="24"/>
          <w:szCs w:val="24"/>
          <w:lang w:val="zh-TW" w:eastAsia="zh-TW"/>
        </w:rPr>
      </w:pPr>
      <w:r>
        <w:rPr>
          <w:rFonts w:hint="eastAsia" w:cs="仿宋" w:asciiTheme="minorEastAsia" w:hAnsiTheme="minorEastAsia" w:eastAsiaTheme="minorEastAsia"/>
          <w:kern w:val="0"/>
          <w:sz w:val="24"/>
          <w:szCs w:val="24"/>
        </w:rPr>
        <w:t>1、</w:t>
      </w:r>
      <w:r>
        <w:rPr>
          <w:rFonts w:cs="仿宋" w:asciiTheme="minorEastAsia" w:hAnsiTheme="minorEastAsia" w:eastAsiaTheme="minorEastAsia"/>
          <w:kern w:val="0"/>
          <w:sz w:val="24"/>
          <w:szCs w:val="24"/>
          <w:lang w:val="zh-TW" w:eastAsia="zh-TW"/>
        </w:rPr>
        <w:t>咨询服务费用</w:t>
      </w:r>
    </w:p>
    <w:p>
      <w:pPr>
        <w:tabs>
          <w:tab w:val="left" w:pos="1080"/>
        </w:tabs>
        <w:ind w:left="567" w:hanging="567"/>
        <w:rPr>
          <w:rFonts w:cs="仿宋" w:asciiTheme="minorEastAsia" w:hAnsiTheme="minorEastAsia" w:eastAsiaTheme="minorEastAsia"/>
          <w:kern w:val="0"/>
          <w:sz w:val="24"/>
          <w:szCs w:val="24"/>
          <w:lang w:val="zh-TW" w:eastAsia="zh-TW"/>
        </w:rPr>
      </w:pPr>
    </w:p>
    <w:tbl>
      <w:tblPr>
        <w:tblStyle w:val="9"/>
        <w:tblW w:w="7723" w:type="dxa"/>
        <w:tblInd w:w="674"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0" w:type="dxa"/>
          <w:bottom w:w="0" w:type="dxa"/>
          <w:right w:w="0" w:type="dxa"/>
        </w:tblCellMar>
      </w:tblPr>
      <w:tblGrid>
        <w:gridCol w:w="1922"/>
        <w:gridCol w:w="5801"/>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0" w:type="dxa"/>
            <w:bottom w:w="0" w:type="dxa"/>
            <w:right w:w="0" w:type="dxa"/>
          </w:tblCellMar>
        </w:tblPrEx>
        <w:trPr>
          <w:trHeight w:val="579" w:hRule="atLeast"/>
        </w:trPr>
        <w:tc>
          <w:tcPr>
            <w:tcW w:w="1922" w:type="dxa"/>
            <w:tcBorders>
              <w:top w:val="single" w:color="A7A7A7" w:sz="4" w:space="0"/>
              <w:left w:val="single" w:color="A7A7A7" w:sz="4" w:space="0"/>
              <w:bottom w:val="single" w:color="DDDDDD" w:sz="4" w:space="0"/>
              <w:right w:val="single" w:color="DDDDDD" w:sz="4" w:space="0"/>
            </w:tcBorders>
            <w:shd w:val="clear" w:color="auto" w:fill="DDDDDD"/>
            <w:tcMar>
              <w:top w:w="0" w:type="dxa"/>
              <w:left w:w="0" w:type="dxa"/>
              <w:bottom w:w="0" w:type="dxa"/>
              <w:right w:w="0" w:type="dxa"/>
            </w:tcMar>
            <w:vAlign w:val="center"/>
          </w:tcPr>
          <w:p>
            <w:pPr>
              <w:spacing w:line="120" w:lineRule="atLeast"/>
              <w:jc w:val="center"/>
              <w:rPr>
                <w:rFonts w:asciiTheme="minorEastAsia" w:hAnsiTheme="minorEastAsia" w:eastAsiaTheme="minorEastAsia"/>
              </w:rPr>
            </w:pPr>
            <w:r>
              <w:rPr>
                <w:rFonts w:hint="eastAsia" w:cs="Arial Unicode MS" w:asciiTheme="minorEastAsia" w:hAnsiTheme="minorEastAsia" w:eastAsiaTheme="minorEastAsia"/>
                <w:sz w:val="22"/>
                <w:szCs w:val="22"/>
                <w:lang w:val="zh-TW" w:eastAsia="zh-TW"/>
              </w:rPr>
              <w:t>总费用</w:t>
            </w:r>
          </w:p>
        </w:tc>
        <w:tc>
          <w:tcPr>
            <w:tcW w:w="5800" w:type="dxa"/>
            <w:tcBorders>
              <w:top w:val="single" w:color="A7A7A7" w:sz="4" w:space="0"/>
              <w:left w:val="single" w:color="DDDDDD" w:sz="4" w:space="0"/>
              <w:bottom w:val="single" w:color="DDDDDD" w:sz="4" w:space="0"/>
              <w:right w:val="single" w:color="A7A7A7" w:sz="4" w:space="0"/>
            </w:tcBorders>
            <w:shd w:val="clear" w:color="auto" w:fill="auto"/>
            <w:tcMar>
              <w:top w:w="0" w:type="dxa"/>
              <w:left w:w="0" w:type="dxa"/>
              <w:bottom w:w="0" w:type="dxa"/>
              <w:right w:w="0" w:type="dxa"/>
            </w:tcMar>
            <w:vAlign w:val="center"/>
          </w:tcPr>
          <w:p>
            <w:pPr>
              <w:widowControl/>
              <w:jc w:val="left"/>
              <w:rPr>
                <w:rFonts w:asciiTheme="minorEastAsia" w:hAnsiTheme="minorEastAsia" w:eastAsiaTheme="minorEastAsia"/>
              </w:rPr>
            </w:pPr>
            <w:r>
              <w:rPr>
                <w:rFonts w:hint="eastAsia" w:cs="宋体" w:asciiTheme="minorEastAsia" w:hAnsiTheme="minorEastAsia" w:eastAsiaTheme="minorEastAsia"/>
                <w:sz w:val="22"/>
                <w:szCs w:val="22"/>
                <w:lang w:val="zh-CN"/>
              </w:rPr>
              <w:t>人民币</w:t>
            </w:r>
            <w:r>
              <w:rPr>
                <w:rFonts w:hint="eastAsia" w:cs="宋体" w:asciiTheme="minorEastAsia" w:hAnsiTheme="minorEastAsia" w:eastAsiaTheme="minorEastAsia"/>
                <w:sz w:val="22"/>
                <w:szCs w:val="22"/>
                <w:lang w:val="zh-CN"/>
              </w:rPr>
              <w:t>【</w:t>
            </w:r>
            <w:r>
              <w:rPr>
                <w:rFonts w:hint="eastAsia" w:cs="宋体" w:asciiTheme="minorEastAsia" w:hAnsiTheme="minorEastAsia" w:eastAsiaTheme="minorEastAsia"/>
                <w:sz w:val="22"/>
                <w:szCs w:val="22"/>
              </w:rPr>
              <w:t xml:space="preserve"> </w:t>
            </w:r>
            <w:ins w:id="18" w:author="林香" w:date="2022-08-06T20:32:45Z">
              <w:r>
                <w:rPr>
                  <w:rFonts w:hint="default" w:cs="宋体" w:asciiTheme="minorEastAsia" w:hAnsiTheme="minorEastAsia" w:eastAsiaTheme="minorEastAsia"/>
                  <w:sz w:val="22"/>
                  <w:szCs w:val="22"/>
                </w:rPr>
                <w:t>350</w:t>
              </w:r>
            </w:ins>
            <w:ins w:id="19" w:author="林香" w:date="2022-08-06T20:32:46Z">
              <w:r>
                <w:rPr>
                  <w:rFonts w:hint="default" w:cs="宋体" w:asciiTheme="minorEastAsia" w:hAnsiTheme="minorEastAsia" w:eastAsiaTheme="minorEastAsia"/>
                  <w:sz w:val="22"/>
                  <w:szCs w:val="22"/>
                </w:rPr>
                <w:t>00</w:t>
              </w:r>
            </w:ins>
            <w:r>
              <w:rPr>
                <w:rFonts w:cs="宋体" w:asciiTheme="minorEastAsia" w:hAnsiTheme="minorEastAsia" w:eastAsiaTheme="minorEastAsia"/>
                <w:sz w:val="22"/>
                <w:szCs w:val="22"/>
              </w:rPr>
              <w:t xml:space="preserve"> </w:t>
            </w:r>
            <w:r>
              <w:rPr>
                <w:rFonts w:hint="eastAsia" w:cs="宋体" w:asciiTheme="minorEastAsia" w:hAnsiTheme="minorEastAsia" w:eastAsiaTheme="minorEastAsia"/>
                <w:sz w:val="22"/>
                <w:szCs w:val="22"/>
                <w:lang w:val="zh-CN"/>
              </w:rPr>
              <w:t>】</w:t>
            </w:r>
            <w:r>
              <w:rPr>
                <w:rFonts w:hint="eastAsia" w:cs="宋体" w:asciiTheme="minorEastAsia" w:hAnsiTheme="minorEastAsia" w:eastAsiaTheme="minorEastAsia"/>
                <w:sz w:val="22"/>
                <w:szCs w:val="22"/>
                <w:lang w:val="zh-TW" w:eastAsia="zh-TW"/>
              </w:rPr>
              <w:t>元</w:t>
            </w:r>
            <w:r>
              <w:rPr>
                <w:rFonts w:hint="eastAsia" w:cs="Arial Unicode MS" w:asciiTheme="minorEastAsia" w:hAnsiTheme="minorEastAsia" w:eastAsiaTheme="minorEastAsia"/>
                <w:sz w:val="22"/>
                <w:szCs w:val="22"/>
                <w:lang w:val="zh-CN"/>
              </w:rPr>
              <w:t>（大写：人民币【</w:t>
            </w:r>
            <w:ins w:id="20" w:author="林香" w:date="2022-08-06T20:32:54Z">
              <w:r>
                <w:rPr>
                  <w:rFonts w:hint="eastAsia" w:cs="Arial Unicode MS" w:asciiTheme="minorEastAsia" w:hAnsiTheme="minorEastAsia" w:eastAsiaTheme="minorEastAsia"/>
                  <w:sz w:val="22"/>
                  <w:szCs w:val="22"/>
                  <w:lang w:val="en-US" w:eastAsia="zh-Hans"/>
                </w:rPr>
                <w:t>三万五千元</w:t>
              </w:r>
            </w:ins>
            <w:r>
              <w:rPr>
                <w:rFonts w:hint="eastAsia" w:cs="Arial Unicode MS" w:asciiTheme="minorEastAsia" w:hAnsiTheme="minorEastAsia" w:eastAsiaTheme="minorEastAsia"/>
                <w:sz w:val="22"/>
                <w:szCs w:val="22"/>
              </w:rPr>
              <w:t xml:space="preserve"> </w:t>
            </w:r>
            <w:r>
              <w:rPr>
                <w:rFonts w:hint="eastAsia" w:cs="Arial Unicode MS" w:asciiTheme="minorEastAsia" w:hAnsiTheme="minorEastAsia" w:eastAsiaTheme="minorEastAsia"/>
                <w:sz w:val="22"/>
                <w:szCs w:val="22"/>
                <w:lang w:val="zh-CN"/>
              </w:rPr>
              <w:t>】整</w:t>
            </w:r>
            <w:ins w:id="21" w:author="王灿平Sunny" w:date="2022-08-12T17:25:30Z">
              <w:r>
                <w:rPr>
                  <w:rFonts w:hint="eastAsia" w:cs="Arial Unicode MS" w:asciiTheme="minorEastAsia" w:hAnsiTheme="minorEastAsia" w:eastAsiaTheme="minorEastAsia"/>
                  <w:sz w:val="22"/>
                  <w:szCs w:val="22"/>
                  <w:lang w:val="en-US" w:eastAsia="zh-CN"/>
                </w:rPr>
                <w:t>不含税</w:t>
              </w:r>
            </w:ins>
            <w:r>
              <w:rPr>
                <w:rFonts w:hint="eastAsia" w:cs="Arial Unicode MS" w:asciiTheme="minorEastAsia" w:hAnsiTheme="minorEastAsia" w:eastAsiaTheme="minorEastAsia"/>
                <w:sz w:val="22"/>
                <w:szCs w:val="22"/>
                <w:lang w:val="zh-CN"/>
              </w:rPr>
              <w:t>）</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0" w:type="dxa"/>
            <w:bottom w:w="0" w:type="dxa"/>
            <w:right w:w="0" w:type="dxa"/>
          </w:tblCellMar>
        </w:tblPrEx>
        <w:trPr>
          <w:trHeight w:val="659" w:hRule="atLeast"/>
        </w:trPr>
        <w:tc>
          <w:tcPr>
            <w:tcW w:w="1922" w:type="dxa"/>
            <w:tcBorders>
              <w:top w:val="single" w:color="DDDDDD" w:sz="4" w:space="0"/>
              <w:left w:val="single" w:color="A7A7A7" w:sz="4" w:space="0"/>
              <w:bottom w:val="single" w:color="A7A7A7" w:sz="4" w:space="0"/>
              <w:right w:val="single" w:color="DDDDDD" w:sz="4" w:space="0"/>
            </w:tcBorders>
            <w:shd w:val="clear" w:color="auto" w:fill="DDDDDD"/>
            <w:tcMar>
              <w:top w:w="0" w:type="dxa"/>
              <w:left w:w="0" w:type="dxa"/>
              <w:bottom w:w="0" w:type="dxa"/>
              <w:right w:w="0" w:type="dxa"/>
            </w:tcMar>
            <w:vAlign w:val="center"/>
          </w:tcPr>
          <w:p>
            <w:pPr>
              <w:spacing w:before="50" w:line="120" w:lineRule="atLeast"/>
              <w:jc w:val="center"/>
              <w:rPr>
                <w:rFonts w:asciiTheme="minorEastAsia" w:hAnsiTheme="minorEastAsia" w:eastAsiaTheme="minorEastAsia"/>
              </w:rPr>
            </w:pPr>
            <w:r>
              <w:rPr>
                <w:rFonts w:hint="eastAsia" w:cs="仿宋" w:asciiTheme="minorEastAsia" w:hAnsiTheme="minorEastAsia" w:eastAsiaTheme="minorEastAsia"/>
                <w:sz w:val="22"/>
                <w:szCs w:val="22"/>
              </w:rPr>
              <w:t>备注</w:t>
            </w:r>
          </w:p>
        </w:tc>
        <w:tc>
          <w:tcPr>
            <w:tcW w:w="5800" w:type="dxa"/>
            <w:tcBorders>
              <w:top w:val="single" w:color="DDDDDD" w:sz="4" w:space="0"/>
              <w:left w:val="single" w:color="DDDDDD" w:sz="4" w:space="0"/>
              <w:bottom w:val="single" w:color="A7A7A7" w:sz="4" w:space="0"/>
              <w:right w:val="single" w:color="A7A7A7" w:sz="4" w:space="0"/>
            </w:tcBorders>
            <w:shd w:val="clear" w:color="auto" w:fill="auto"/>
            <w:tcMar>
              <w:top w:w="0" w:type="dxa"/>
              <w:left w:w="0" w:type="dxa"/>
              <w:bottom w:w="0" w:type="dxa"/>
              <w:right w:w="0" w:type="dxa"/>
            </w:tcMar>
            <w:vAlign w:val="center"/>
          </w:tcPr>
          <w:p>
            <w:pPr>
              <w:tabs>
                <w:tab w:val="left" w:pos="1080"/>
              </w:tabs>
              <w:spacing w:line="280" w:lineRule="atLeast"/>
              <w:rPr>
                <w:rFonts w:eastAsia="PMingLiU" w:asciiTheme="minorEastAsia" w:hAnsiTheme="minorEastAsia"/>
              </w:rPr>
            </w:pPr>
            <w:r>
              <w:rPr>
                <w:rFonts w:hint="eastAsia" w:cs="Arial Unicode MS" w:asciiTheme="minorEastAsia" w:hAnsiTheme="minorEastAsia" w:eastAsiaTheme="minorEastAsia"/>
                <w:sz w:val="22"/>
                <w:szCs w:val="22"/>
                <w:u w:color="FF0000"/>
                <w:lang w:val="zh-CN"/>
              </w:rPr>
              <w:t>总</w:t>
            </w:r>
            <w:r>
              <w:rPr>
                <w:rFonts w:hint="eastAsia" w:cs="Arial Unicode MS" w:asciiTheme="minorEastAsia" w:hAnsiTheme="minorEastAsia" w:eastAsiaTheme="minorEastAsia"/>
                <w:sz w:val="22"/>
                <w:szCs w:val="22"/>
                <w:u w:color="FF0000"/>
                <w:lang w:val="zh-TW" w:eastAsia="zh-TW"/>
              </w:rPr>
              <w:t>费用</w:t>
            </w:r>
            <w:r>
              <w:rPr>
                <w:rFonts w:hint="eastAsia" w:cs="Arial Unicode MS" w:asciiTheme="minorEastAsia" w:hAnsiTheme="minorEastAsia" w:eastAsiaTheme="minorEastAsia"/>
                <w:sz w:val="22"/>
                <w:szCs w:val="22"/>
                <w:u w:color="FF0000"/>
                <w:lang w:val="zh-CN"/>
              </w:rPr>
              <w:t>包含：</w:t>
            </w:r>
            <w:r>
              <w:rPr>
                <w:rFonts w:hint="eastAsia" w:cs="宋体" w:asciiTheme="minorEastAsia" w:hAnsiTheme="minorEastAsia" w:eastAsiaTheme="minorEastAsia"/>
                <w:sz w:val="24"/>
                <w:szCs w:val="24"/>
                <w:lang w:val="zh-TW" w:eastAsia="zh-TW"/>
              </w:rPr>
              <w:t>咨询服务费、</w:t>
            </w:r>
            <w:r>
              <w:rPr>
                <w:rFonts w:hint="eastAsia" w:cs="宋体" w:asciiTheme="minorEastAsia" w:hAnsiTheme="minorEastAsia" w:eastAsiaTheme="minorEastAsia"/>
                <w:sz w:val="24"/>
                <w:szCs w:val="24"/>
                <w:lang w:val="zh-TW"/>
              </w:rPr>
              <w:t>咨询材料</w:t>
            </w:r>
            <w:r>
              <w:rPr>
                <w:rFonts w:hint="eastAsia" w:cs="宋体" w:asciiTheme="minorEastAsia" w:hAnsiTheme="minorEastAsia" w:eastAsiaTheme="minorEastAsia"/>
                <w:sz w:val="24"/>
                <w:szCs w:val="24"/>
                <w:lang w:val="zh-TW" w:eastAsia="zh-TW"/>
              </w:rPr>
              <w:t>及税费。</w:t>
            </w:r>
            <w:r>
              <w:rPr>
                <w:rFonts w:hint="eastAsia" w:cs="Arial Unicode MS" w:asciiTheme="minorEastAsia" w:hAnsiTheme="minorEastAsia" w:eastAsiaTheme="minorEastAsia"/>
                <w:sz w:val="22"/>
                <w:szCs w:val="22"/>
                <w:u w:color="FF0000"/>
                <w:lang w:val="zh-TW" w:eastAsia="zh-TW"/>
              </w:rPr>
              <w:t>不包含差旅费。差旅费</w:t>
            </w:r>
            <w:r>
              <w:rPr>
                <w:rFonts w:hint="eastAsia" w:cs="Arial Unicode MS" w:asciiTheme="minorEastAsia" w:hAnsiTheme="minorEastAsia" w:eastAsiaTheme="minorEastAsia"/>
                <w:sz w:val="22"/>
                <w:szCs w:val="22"/>
                <w:u w:color="FF0000"/>
              </w:rPr>
              <w:t>由</w:t>
            </w:r>
            <w:r>
              <w:rPr>
                <w:rFonts w:hint="eastAsia" w:cs="Arial Unicode MS" w:asciiTheme="minorEastAsia" w:hAnsiTheme="minorEastAsia" w:eastAsiaTheme="minorEastAsia"/>
                <w:sz w:val="22"/>
                <w:szCs w:val="22"/>
                <w:u w:color="FF0000"/>
                <w:lang w:val="zh-TW" w:eastAsia="zh-TW"/>
              </w:rPr>
              <w:t>甲方根据乙方的实际费用实报实销。服务结束后，乙方应向甲方提供报销凭证，甲方收到凭证后</w:t>
            </w:r>
            <w:r>
              <w:rPr>
                <w:rFonts w:hint="eastAsia" w:cs="Arial Unicode MS" w:asciiTheme="minorEastAsia" w:hAnsiTheme="minorEastAsia" w:eastAsiaTheme="minorEastAsia"/>
                <w:sz w:val="22"/>
                <w:szCs w:val="22"/>
                <w:u w:color="FF0000"/>
                <w:lang w:val="zh-TW"/>
              </w:rPr>
              <w:t>5个工作日内支付差旅费。</w:t>
            </w:r>
          </w:p>
        </w:tc>
      </w:tr>
    </w:tbl>
    <w:p>
      <w:pPr>
        <w:tabs>
          <w:tab w:val="left" w:pos="1080"/>
        </w:tabs>
        <w:rPr>
          <w:rFonts w:cs="仿宋" w:asciiTheme="minorEastAsia" w:hAnsiTheme="minorEastAsia" w:eastAsiaTheme="minorEastAsia"/>
          <w:sz w:val="24"/>
          <w:szCs w:val="24"/>
          <w:lang w:val="zh-TW" w:eastAsia="zh-TW"/>
        </w:rPr>
      </w:pPr>
    </w:p>
    <w:p>
      <w:pPr>
        <w:numPr>
          <w:ilvl w:val="0"/>
          <w:numId w:val="2"/>
        </w:numPr>
        <w:rPr>
          <w:rFonts w:cs="仿宋" w:asciiTheme="minorEastAsia" w:hAnsiTheme="minorEastAsia" w:eastAsiaTheme="minorEastAsia"/>
          <w:kern w:val="0"/>
          <w:sz w:val="24"/>
          <w:szCs w:val="24"/>
          <w:lang w:val="zh-TW" w:eastAsia="zh-TW"/>
        </w:rPr>
      </w:pPr>
      <w:r>
        <w:rPr>
          <w:rFonts w:cs="仿宋" w:asciiTheme="minorEastAsia" w:hAnsiTheme="minorEastAsia" w:eastAsiaTheme="minorEastAsia"/>
          <w:kern w:val="0"/>
          <w:sz w:val="24"/>
          <w:szCs w:val="24"/>
          <w:lang w:val="zh-TW" w:eastAsia="zh-TW"/>
        </w:rPr>
        <w:t>支付方式</w:t>
      </w:r>
    </w:p>
    <w:p>
      <w:pPr>
        <w:rPr>
          <w:rFonts w:cs="仿宋" w:asciiTheme="minorEastAsia" w:hAnsiTheme="minorEastAsia" w:eastAsiaTheme="minorEastAsia"/>
          <w:sz w:val="24"/>
          <w:szCs w:val="24"/>
          <w:lang w:val="zh-TW" w:eastAsia="zh-TW"/>
        </w:rPr>
      </w:pPr>
      <w:r>
        <w:rPr>
          <w:rFonts w:hint="eastAsia" w:cs="仿宋" w:asciiTheme="minorEastAsia" w:hAnsiTheme="minorEastAsia" w:eastAsiaTheme="minorEastAsia"/>
          <w:kern w:val="0"/>
          <w:sz w:val="24"/>
          <w:szCs w:val="24"/>
          <w:lang w:val="zh-TW" w:eastAsia="zh-TW"/>
        </w:rPr>
        <w:t>咨询服务结束后，乙方应向甲方开具对应金额的增值税发票，甲方收到发票后</w:t>
      </w:r>
      <w:r>
        <w:rPr>
          <w:rFonts w:hint="eastAsia" w:cs="仿宋" w:asciiTheme="minorEastAsia" w:hAnsiTheme="minorEastAsia" w:eastAsiaTheme="minorEastAsia"/>
          <w:kern w:val="0"/>
          <w:sz w:val="24"/>
          <w:szCs w:val="24"/>
          <w:lang w:val="zh-TW"/>
        </w:rPr>
        <w:t>5</w:t>
      </w:r>
      <w:r>
        <w:rPr>
          <w:rFonts w:hint="eastAsia" w:cs="仿宋" w:asciiTheme="minorEastAsia" w:hAnsiTheme="minorEastAsia" w:eastAsiaTheme="minorEastAsia"/>
          <w:kern w:val="0"/>
          <w:sz w:val="24"/>
          <w:szCs w:val="24"/>
          <w:lang w:val="zh-TW" w:eastAsia="zh-TW"/>
        </w:rPr>
        <w:t>个工作日内</w:t>
      </w:r>
      <w:r>
        <w:rPr>
          <w:rFonts w:cs="仿宋" w:asciiTheme="minorEastAsia" w:hAnsiTheme="minorEastAsia" w:eastAsiaTheme="minorEastAsia"/>
          <w:kern w:val="0"/>
          <w:sz w:val="24"/>
          <w:szCs w:val="24"/>
          <w:lang w:val="zh-TW" w:eastAsia="zh-TW"/>
        </w:rPr>
        <w:t>向乙方一次性足额</w:t>
      </w:r>
      <w:r>
        <w:rPr>
          <w:rFonts w:cs="仿宋" w:asciiTheme="minorEastAsia" w:hAnsiTheme="minorEastAsia" w:eastAsiaTheme="minorEastAsia"/>
          <w:kern w:val="0"/>
          <w:sz w:val="24"/>
          <w:szCs w:val="24"/>
          <w:lang w:val="zh-CN"/>
        </w:rPr>
        <w:t>以转账方式</w:t>
      </w:r>
      <w:r>
        <w:rPr>
          <w:rFonts w:cs="仿宋" w:asciiTheme="minorEastAsia" w:hAnsiTheme="minorEastAsia" w:eastAsiaTheme="minorEastAsia"/>
          <w:kern w:val="0"/>
          <w:sz w:val="24"/>
          <w:szCs w:val="24"/>
          <w:lang w:val="zh-TW" w:eastAsia="zh-TW"/>
        </w:rPr>
        <w:t>支付咨询服务</w:t>
      </w:r>
      <w:r>
        <w:rPr>
          <w:rFonts w:cs="仿宋" w:asciiTheme="minorEastAsia" w:hAnsiTheme="minorEastAsia" w:eastAsiaTheme="minorEastAsia"/>
          <w:kern w:val="0"/>
          <w:sz w:val="24"/>
          <w:szCs w:val="24"/>
          <w:lang w:val="zh-CN"/>
        </w:rPr>
        <w:t>费用</w:t>
      </w:r>
      <w:r>
        <w:rPr>
          <w:rFonts w:cs="仿宋" w:asciiTheme="minorEastAsia" w:hAnsiTheme="minorEastAsia" w:eastAsiaTheme="minorEastAsia"/>
          <w:kern w:val="0"/>
          <w:sz w:val="24"/>
          <w:szCs w:val="24"/>
          <w:lang w:val="zh-TW" w:eastAsia="zh-TW"/>
        </w:rPr>
        <w:t>，乙方账户信息如下：</w:t>
      </w:r>
    </w:p>
    <w:p>
      <w:pPr>
        <w:tabs>
          <w:tab w:val="left" w:pos="1080"/>
        </w:tabs>
        <w:rPr>
          <w:rFonts w:cs="仿宋" w:asciiTheme="minorEastAsia" w:hAnsiTheme="minorEastAsia" w:eastAsiaTheme="minorEastAsia"/>
          <w:kern w:val="0"/>
          <w:sz w:val="24"/>
          <w:szCs w:val="24"/>
          <w:lang w:val="zh-TW" w:eastAsia="zh-TW"/>
        </w:rPr>
      </w:pPr>
    </w:p>
    <w:tbl>
      <w:tblPr>
        <w:tblStyle w:val="9"/>
        <w:tblW w:w="8300" w:type="dxa"/>
        <w:tblInd w:w="674"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Layout w:type="fixed"/>
        <w:tblCellMar>
          <w:top w:w="0" w:type="dxa"/>
          <w:left w:w="0" w:type="dxa"/>
          <w:bottom w:w="0" w:type="dxa"/>
          <w:right w:w="0" w:type="dxa"/>
        </w:tblCellMar>
      </w:tblPr>
      <w:tblGrid>
        <w:gridCol w:w="2151"/>
        <w:gridCol w:w="6149"/>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25" w:hRule="atLeast"/>
        </w:trPr>
        <w:tc>
          <w:tcPr>
            <w:tcW w:w="2151" w:type="dxa"/>
            <w:tcBorders>
              <w:top w:val="single" w:color="A6A6A6" w:sz="2" w:space="0"/>
              <w:left w:val="single" w:color="A6A6A6" w:sz="2" w:space="0"/>
              <w:bottom w:val="single" w:color="A6A6A6" w:sz="2" w:space="0"/>
              <w:right w:val="single" w:color="A6A6A6" w:sz="2" w:space="0"/>
            </w:tcBorders>
            <w:shd w:val="clear" w:color="auto" w:fill="D9D9D9"/>
            <w:tcMar>
              <w:top w:w="80" w:type="dxa"/>
              <w:left w:w="80" w:type="dxa"/>
              <w:bottom w:w="80" w:type="dxa"/>
              <w:right w:w="80" w:type="dxa"/>
            </w:tcMar>
            <w:vAlign w:val="center"/>
          </w:tcPr>
          <w:p>
            <w:pPr>
              <w:tabs>
                <w:tab w:val="left" w:pos="1080"/>
              </w:tabs>
              <w:jc w:val="center"/>
              <w:rPr>
                <w:rFonts w:asciiTheme="minorEastAsia" w:hAnsiTheme="minorEastAsia" w:eastAsiaTheme="minorEastAsia"/>
              </w:rPr>
            </w:pPr>
            <w:r>
              <w:rPr>
                <w:rFonts w:cs="仿宋" w:asciiTheme="minorEastAsia" w:hAnsiTheme="minorEastAsia" w:eastAsiaTheme="minorEastAsia"/>
                <w:kern w:val="0"/>
                <w:sz w:val="22"/>
                <w:szCs w:val="22"/>
                <w:lang w:val="zh-TW" w:eastAsia="zh-TW"/>
              </w:rPr>
              <w:t>户名</w:t>
            </w:r>
          </w:p>
        </w:tc>
        <w:tc>
          <w:tcPr>
            <w:tcW w:w="6148" w:type="dxa"/>
            <w:tcBorders>
              <w:top w:val="single" w:color="A6A6A6" w:sz="2" w:space="0"/>
              <w:left w:val="single" w:color="A6A6A6" w:sz="2" w:space="0"/>
              <w:bottom w:val="single" w:color="A6A6A6" w:sz="2" w:space="0"/>
              <w:right w:val="single" w:color="A6A6A6" w:sz="2" w:space="0"/>
            </w:tcBorders>
            <w:shd w:val="clear" w:color="auto" w:fill="auto"/>
            <w:tcMar>
              <w:top w:w="80" w:type="dxa"/>
              <w:left w:w="80" w:type="dxa"/>
              <w:bottom w:w="80" w:type="dxa"/>
              <w:right w:w="80" w:type="dxa"/>
            </w:tcMar>
            <w:vAlign w:val="center"/>
          </w:tcPr>
          <w:p>
            <w:pPr>
              <w:widowControl/>
              <w:jc w:val="left"/>
              <w:rPr>
                <w:rFonts w:asciiTheme="minorEastAsia" w:hAnsiTheme="minorEastAsia" w:eastAsiaTheme="minorEastAsia"/>
              </w:rPr>
            </w:pPr>
            <w:ins w:id="22" w:author="王灿平Sunny" w:date="2022-08-12T17:28:20Z">
              <w:r>
                <w:rPr>
                  <w:rFonts w:hint="eastAsia" w:cs="Arial Unicode MS" w:asciiTheme="minorEastAsia" w:hAnsiTheme="minorEastAsia" w:eastAsiaTheme="minorEastAsia"/>
                  <w:sz w:val="22"/>
                  <w:szCs w:val="22"/>
                  <w:u w:color="FF0000"/>
                  <w:lang w:val="zh-CN"/>
                </w:rPr>
                <w:t>高维信息技术（深圳）有限公司</w:t>
              </w:r>
            </w:ins>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325" w:hRule="atLeast"/>
        </w:trPr>
        <w:tc>
          <w:tcPr>
            <w:tcW w:w="2151" w:type="dxa"/>
            <w:tcBorders>
              <w:top w:val="single" w:color="A6A6A6" w:sz="2" w:space="0"/>
              <w:left w:val="single" w:color="A6A6A6" w:sz="2" w:space="0"/>
              <w:bottom w:val="single" w:color="A6A6A6" w:sz="2" w:space="0"/>
              <w:right w:val="single" w:color="A6A6A6" w:sz="2" w:space="0"/>
            </w:tcBorders>
            <w:shd w:val="clear" w:color="auto" w:fill="D9D9D9"/>
            <w:tcMar>
              <w:top w:w="80" w:type="dxa"/>
              <w:left w:w="80" w:type="dxa"/>
              <w:bottom w:w="80" w:type="dxa"/>
              <w:right w:w="80" w:type="dxa"/>
            </w:tcMar>
            <w:vAlign w:val="center"/>
          </w:tcPr>
          <w:p>
            <w:pPr>
              <w:tabs>
                <w:tab w:val="left" w:pos="1080"/>
              </w:tabs>
              <w:jc w:val="center"/>
              <w:rPr>
                <w:rFonts w:asciiTheme="minorEastAsia" w:hAnsiTheme="minorEastAsia" w:eastAsiaTheme="minorEastAsia"/>
              </w:rPr>
            </w:pPr>
            <w:r>
              <w:rPr>
                <w:rFonts w:cs="仿宋" w:asciiTheme="minorEastAsia" w:hAnsiTheme="minorEastAsia" w:eastAsiaTheme="minorEastAsia"/>
                <w:kern w:val="0"/>
                <w:sz w:val="22"/>
                <w:szCs w:val="22"/>
                <w:lang w:val="zh-TW" w:eastAsia="zh-TW"/>
              </w:rPr>
              <w:t>开户银行</w:t>
            </w:r>
          </w:p>
        </w:tc>
        <w:tc>
          <w:tcPr>
            <w:tcW w:w="6148" w:type="dxa"/>
            <w:tcBorders>
              <w:top w:val="single" w:color="A6A6A6" w:sz="2" w:space="0"/>
              <w:left w:val="single" w:color="A6A6A6" w:sz="2" w:space="0"/>
              <w:bottom w:val="single" w:color="A6A6A6" w:sz="2" w:space="0"/>
              <w:right w:val="single" w:color="A6A6A6" w:sz="2" w:space="0"/>
            </w:tcBorders>
            <w:shd w:val="clear" w:color="auto" w:fill="auto"/>
            <w:tcMar>
              <w:top w:w="80" w:type="dxa"/>
              <w:left w:w="80" w:type="dxa"/>
              <w:bottom w:w="80" w:type="dxa"/>
              <w:right w:w="80" w:type="dxa"/>
            </w:tcMar>
            <w:vAlign w:val="center"/>
          </w:tcPr>
          <w:p>
            <w:pPr>
              <w:tabs>
                <w:tab w:val="left" w:pos="1080"/>
              </w:tabs>
              <w:jc w:val="left"/>
              <w:rPr>
                <w:rFonts w:asciiTheme="minorEastAsia" w:hAnsiTheme="minorEastAsia" w:eastAsiaTheme="minorEastAsia"/>
              </w:rPr>
            </w:pPr>
            <w:ins w:id="23" w:author="王灿平Sunny" w:date="2022-08-12T17:27:48Z">
              <w:r>
                <w:rPr>
                  <w:rFonts w:hint="eastAsia" w:asciiTheme="minorEastAsia" w:hAnsiTheme="minorEastAsia" w:eastAsiaTheme="minorEastAsia"/>
                </w:rPr>
                <w:t>7559 2631 0510 802</w:t>
              </w:r>
            </w:ins>
            <w:r>
              <w:rPr>
                <w:rFonts w:hint="eastAsia" w:asciiTheme="minorEastAsia" w:hAnsiTheme="minorEastAsia" w:eastAsiaTheme="minorEastAsia"/>
              </w:rPr>
              <w:t xml:space="preserve"> </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325" w:hRule="atLeast"/>
        </w:trPr>
        <w:tc>
          <w:tcPr>
            <w:tcW w:w="2151" w:type="dxa"/>
            <w:tcBorders>
              <w:top w:val="single" w:color="A6A6A6" w:sz="2" w:space="0"/>
              <w:left w:val="single" w:color="A6A6A6" w:sz="2" w:space="0"/>
              <w:bottom w:val="single" w:color="A6A6A6" w:sz="2" w:space="0"/>
              <w:right w:val="single" w:color="A6A6A6" w:sz="2" w:space="0"/>
            </w:tcBorders>
            <w:shd w:val="clear" w:color="auto" w:fill="D9D9D9"/>
            <w:tcMar>
              <w:top w:w="80" w:type="dxa"/>
              <w:left w:w="80" w:type="dxa"/>
              <w:bottom w:w="80" w:type="dxa"/>
              <w:right w:w="80" w:type="dxa"/>
            </w:tcMar>
            <w:vAlign w:val="center"/>
          </w:tcPr>
          <w:p>
            <w:pPr>
              <w:tabs>
                <w:tab w:val="left" w:pos="1080"/>
              </w:tabs>
              <w:jc w:val="center"/>
              <w:rPr>
                <w:rFonts w:asciiTheme="minorEastAsia" w:hAnsiTheme="minorEastAsia" w:eastAsiaTheme="minorEastAsia"/>
              </w:rPr>
            </w:pPr>
            <w:r>
              <w:rPr>
                <w:rFonts w:cs="仿宋" w:asciiTheme="minorEastAsia" w:hAnsiTheme="minorEastAsia" w:eastAsiaTheme="minorEastAsia"/>
                <w:kern w:val="0"/>
                <w:sz w:val="22"/>
                <w:szCs w:val="22"/>
                <w:lang w:val="zh-TW" w:eastAsia="zh-TW"/>
              </w:rPr>
              <w:t>帐号</w:t>
            </w:r>
          </w:p>
        </w:tc>
        <w:tc>
          <w:tcPr>
            <w:tcW w:w="6148" w:type="dxa"/>
            <w:tcBorders>
              <w:top w:val="single" w:color="A6A6A6" w:sz="2" w:space="0"/>
              <w:left w:val="single" w:color="A6A6A6" w:sz="2" w:space="0"/>
              <w:bottom w:val="single" w:color="A6A6A6" w:sz="2" w:space="0"/>
              <w:right w:val="single" w:color="A6A6A6" w:sz="2" w:space="0"/>
            </w:tcBorders>
            <w:shd w:val="clear" w:color="auto" w:fill="auto"/>
            <w:tcMar>
              <w:top w:w="80" w:type="dxa"/>
              <w:left w:w="80" w:type="dxa"/>
              <w:bottom w:w="80" w:type="dxa"/>
              <w:right w:w="80" w:type="dxa"/>
            </w:tcMar>
            <w:vAlign w:val="center"/>
          </w:tcPr>
          <w:p>
            <w:pPr>
              <w:tabs>
                <w:tab w:val="left" w:pos="1080"/>
              </w:tabs>
              <w:jc w:val="left"/>
              <w:rPr>
                <w:rFonts w:asciiTheme="minorEastAsia" w:hAnsiTheme="minorEastAsia" w:eastAsiaTheme="minorEastAsia"/>
              </w:rPr>
            </w:pPr>
            <w:ins w:id="24" w:author="王灿平Sunny" w:date="2022-08-12T17:28:01Z">
              <w:r>
                <w:rPr>
                  <w:rFonts w:hint="eastAsia" w:asciiTheme="minorEastAsia" w:hAnsiTheme="minorEastAsia" w:eastAsiaTheme="minorEastAsia"/>
                </w:rPr>
                <w:t>招商银行股份有限公司深圳深圳湾支行</w:t>
              </w:r>
            </w:ins>
            <w:r>
              <w:rPr>
                <w:rFonts w:hint="eastAsia" w:asciiTheme="minorEastAsia" w:hAnsiTheme="minorEastAsia" w:eastAsiaTheme="minorEastAsia"/>
              </w:rPr>
              <w:t xml:space="preserve"> </w:t>
            </w:r>
          </w:p>
        </w:tc>
      </w:tr>
    </w:tbl>
    <w:p>
      <w:pPr>
        <w:rPr>
          <w:rFonts w:cs="仿宋" w:asciiTheme="minorEastAsia" w:hAnsiTheme="minorEastAsia" w:eastAsiaTheme="minorEastAsia"/>
          <w:color w:val="auto"/>
          <w:sz w:val="24"/>
          <w:szCs w:val="24"/>
          <w:lang w:val="zh-TW" w:eastAsia="zh-TW"/>
        </w:rPr>
      </w:pPr>
      <w:r>
        <w:rPr>
          <w:rFonts w:hint="eastAsia" w:cs="仿宋" w:asciiTheme="minorEastAsia" w:hAnsiTheme="minorEastAsia" w:eastAsiaTheme="minorEastAsia"/>
          <w:kern w:val="0"/>
          <w:sz w:val="24"/>
          <w:szCs w:val="24"/>
        </w:rPr>
        <w:t>3、</w:t>
      </w:r>
      <w:r>
        <w:rPr>
          <w:rFonts w:hint="eastAsia" w:cs="仿宋" w:asciiTheme="minorEastAsia" w:hAnsiTheme="minorEastAsia" w:eastAsiaTheme="minorEastAsia"/>
          <w:kern w:val="0"/>
          <w:sz w:val="24"/>
          <w:szCs w:val="24"/>
          <w:lang w:val="zh-TW" w:eastAsia="zh-TW"/>
        </w:rPr>
        <w:t>甲方开票信息为</w:t>
      </w:r>
      <w:r>
        <w:rPr>
          <w:rFonts w:cs="仿宋" w:asciiTheme="minorEastAsia" w:hAnsiTheme="minorEastAsia" w:eastAsiaTheme="minorEastAsia"/>
          <w:color w:val="auto"/>
          <w:kern w:val="0"/>
          <w:sz w:val="24"/>
          <w:szCs w:val="24"/>
          <w:lang w:val="zh-TW" w:eastAsia="zh-TW"/>
        </w:rPr>
        <w:t>：</w:t>
      </w:r>
    </w:p>
    <w:p>
      <w:pPr>
        <w:tabs>
          <w:tab w:val="left" w:pos="1080"/>
        </w:tabs>
        <w:ind w:left="1021"/>
        <w:rPr>
          <w:rFonts w:cs="仿宋" w:asciiTheme="minorEastAsia" w:hAnsiTheme="minorEastAsia" w:eastAsiaTheme="minorEastAsia"/>
          <w:kern w:val="0"/>
          <w:sz w:val="24"/>
          <w:szCs w:val="24"/>
        </w:rPr>
      </w:pPr>
    </w:p>
    <w:tbl>
      <w:tblPr>
        <w:tblStyle w:val="9"/>
        <w:tblW w:w="8300" w:type="dxa"/>
        <w:tblInd w:w="674"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Layout w:type="fixed"/>
        <w:tblCellMar>
          <w:top w:w="0" w:type="dxa"/>
          <w:left w:w="0" w:type="dxa"/>
          <w:bottom w:w="0" w:type="dxa"/>
          <w:right w:w="0" w:type="dxa"/>
        </w:tblCellMar>
      </w:tblPr>
      <w:tblGrid>
        <w:gridCol w:w="2150"/>
        <w:gridCol w:w="6150"/>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25" w:hRule="atLeast"/>
        </w:trPr>
        <w:tc>
          <w:tcPr>
            <w:tcW w:w="2150" w:type="dxa"/>
            <w:tcBorders>
              <w:top w:val="single" w:color="A6A6A6" w:sz="2" w:space="0"/>
              <w:left w:val="single" w:color="A6A6A6" w:sz="2" w:space="0"/>
              <w:bottom w:val="single" w:color="A6A6A6" w:sz="2" w:space="0"/>
              <w:right w:val="single" w:color="A6A6A6" w:sz="2" w:space="0"/>
            </w:tcBorders>
            <w:shd w:val="clear" w:color="auto" w:fill="D9D9D9"/>
            <w:tcMar>
              <w:top w:w="80" w:type="dxa"/>
              <w:left w:w="80" w:type="dxa"/>
              <w:bottom w:w="80" w:type="dxa"/>
              <w:right w:w="80" w:type="dxa"/>
            </w:tcMar>
            <w:vAlign w:val="center"/>
          </w:tcPr>
          <w:p>
            <w:pPr>
              <w:jc w:val="center"/>
              <w:rPr>
                <w:rFonts w:asciiTheme="minorEastAsia" w:hAnsiTheme="minorEastAsia" w:eastAsiaTheme="minorEastAsia"/>
              </w:rPr>
            </w:pPr>
            <w:r>
              <w:rPr>
                <w:rFonts w:hint="eastAsia" w:cs="宋体" w:asciiTheme="minorEastAsia" w:hAnsiTheme="minorEastAsia" w:eastAsiaTheme="minorEastAsia"/>
                <w:sz w:val="22"/>
                <w:szCs w:val="22"/>
                <w:lang w:val="zh-TW" w:eastAsia="zh-TW"/>
              </w:rPr>
              <w:t>发票内容</w:t>
            </w:r>
          </w:p>
        </w:tc>
        <w:tc>
          <w:tcPr>
            <w:tcW w:w="6149" w:type="dxa"/>
            <w:tcBorders>
              <w:top w:val="single" w:color="A6A6A6" w:sz="2" w:space="0"/>
              <w:left w:val="single" w:color="A6A6A6" w:sz="2" w:space="0"/>
              <w:bottom w:val="single" w:color="A6A6A6" w:sz="2" w:space="0"/>
              <w:right w:val="single" w:color="A6A6A6" w:sz="2" w:space="0"/>
            </w:tcBorders>
            <w:shd w:val="clear" w:color="auto" w:fill="auto"/>
            <w:tcMar>
              <w:top w:w="80" w:type="dxa"/>
              <w:left w:w="80" w:type="dxa"/>
              <w:bottom w:w="80" w:type="dxa"/>
              <w:right w:w="80" w:type="dxa"/>
            </w:tcMar>
            <w:vAlign w:val="center"/>
          </w:tcPr>
          <w:p>
            <w:pPr>
              <w:spacing w:line="360" w:lineRule="auto"/>
              <w:jc w:val="center"/>
              <w:rPr>
                <w:rFonts w:asciiTheme="minorEastAsia" w:hAnsiTheme="minorEastAsia" w:eastAsiaTheme="minorEastAsia"/>
              </w:rPr>
            </w:pPr>
            <w:r>
              <w:rPr>
                <w:rFonts w:hint="eastAsia" w:cs="宋体" w:asciiTheme="minorEastAsia" w:hAnsiTheme="minorEastAsia" w:eastAsiaTheme="minorEastAsia"/>
                <w:sz w:val="22"/>
                <w:szCs w:val="22"/>
                <w:lang w:val="zh-TW" w:eastAsia="zh-TW"/>
              </w:rPr>
              <w:t>咨询</w:t>
            </w:r>
            <w:r>
              <w:rPr>
                <w:rFonts w:hint="eastAsia" w:cs="宋体" w:asciiTheme="minorEastAsia" w:hAnsiTheme="minorEastAsia" w:eastAsiaTheme="minorEastAsia"/>
                <w:sz w:val="22"/>
                <w:szCs w:val="22"/>
                <w:lang w:val="zh-TW"/>
              </w:rPr>
              <w:t>服务</w:t>
            </w:r>
            <w:r>
              <w:rPr>
                <w:rFonts w:hint="eastAsia" w:cs="宋体" w:asciiTheme="minorEastAsia" w:hAnsiTheme="minorEastAsia" w:eastAsiaTheme="minorEastAsia"/>
                <w:sz w:val="22"/>
                <w:szCs w:val="22"/>
                <w:lang w:val="zh-TW" w:eastAsia="zh-TW"/>
              </w:rPr>
              <w:t>费</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25" w:hRule="atLeast"/>
        </w:trPr>
        <w:tc>
          <w:tcPr>
            <w:tcW w:w="2150" w:type="dxa"/>
            <w:tcBorders>
              <w:top w:val="single" w:color="A6A6A6" w:sz="2" w:space="0"/>
              <w:left w:val="single" w:color="A6A6A6" w:sz="2" w:space="0"/>
              <w:bottom w:val="single" w:color="A6A6A6" w:sz="2" w:space="0"/>
              <w:right w:val="single" w:color="A6A6A6" w:sz="2" w:space="0"/>
            </w:tcBorders>
            <w:shd w:val="clear" w:color="auto" w:fill="D9D9D9"/>
            <w:tcMar>
              <w:top w:w="80" w:type="dxa"/>
              <w:left w:w="80" w:type="dxa"/>
              <w:bottom w:w="80" w:type="dxa"/>
              <w:right w:w="80" w:type="dxa"/>
            </w:tcMar>
            <w:vAlign w:val="center"/>
          </w:tcPr>
          <w:p>
            <w:pPr>
              <w:jc w:val="center"/>
              <w:rPr>
                <w:rFonts w:asciiTheme="minorEastAsia" w:hAnsiTheme="minorEastAsia" w:eastAsiaTheme="minorEastAsia"/>
              </w:rPr>
            </w:pPr>
            <w:r>
              <w:rPr>
                <w:rFonts w:hint="eastAsia" w:cs="宋体" w:asciiTheme="minorEastAsia" w:hAnsiTheme="minorEastAsia" w:eastAsiaTheme="minorEastAsia"/>
                <w:sz w:val="22"/>
                <w:szCs w:val="22"/>
                <w:lang w:val="zh-TW" w:eastAsia="zh-TW"/>
              </w:rPr>
              <w:t>发票类型</w:t>
            </w:r>
          </w:p>
        </w:tc>
        <w:tc>
          <w:tcPr>
            <w:tcW w:w="6149" w:type="dxa"/>
            <w:tcBorders>
              <w:top w:val="single" w:color="A6A6A6" w:sz="2" w:space="0"/>
              <w:left w:val="single" w:color="A6A6A6" w:sz="2" w:space="0"/>
              <w:bottom w:val="single" w:color="A6A6A6" w:sz="2" w:space="0"/>
              <w:right w:val="single" w:color="A6A6A6" w:sz="2" w:space="0"/>
            </w:tcBorders>
            <w:shd w:val="clear" w:color="auto" w:fill="auto"/>
            <w:tcMar>
              <w:top w:w="80" w:type="dxa"/>
              <w:left w:w="80" w:type="dxa"/>
              <w:bottom w:w="80" w:type="dxa"/>
              <w:right w:w="80" w:type="dxa"/>
            </w:tcMar>
            <w:vAlign w:val="center"/>
          </w:tcPr>
          <w:p>
            <w:pPr>
              <w:jc w:val="center"/>
              <w:rPr>
                <w:rFonts w:asciiTheme="minorEastAsia" w:hAnsiTheme="minorEastAsia" w:eastAsiaTheme="minorEastAsia"/>
              </w:rPr>
            </w:pPr>
            <w:r>
              <w:rPr>
                <w:rFonts w:hint="eastAsia" w:asciiTheme="minorEastAsia" w:hAnsiTheme="minorEastAsia" w:eastAsiaTheme="minorEastAsia"/>
              </w:rPr>
              <w:t>增值税普通发票</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325" w:hRule="atLeast"/>
        </w:trPr>
        <w:tc>
          <w:tcPr>
            <w:tcW w:w="2150" w:type="dxa"/>
            <w:tcBorders>
              <w:top w:val="single" w:color="A6A6A6" w:sz="2" w:space="0"/>
              <w:left w:val="single" w:color="A6A6A6" w:sz="2" w:space="0"/>
              <w:bottom w:val="single" w:color="A6A6A6" w:sz="2" w:space="0"/>
              <w:right w:val="single" w:color="A6A6A6" w:sz="2" w:space="0"/>
            </w:tcBorders>
            <w:shd w:val="clear" w:color="auto" w:fill="D9D9D9"/>
            <w:tcMar>
              <w:top w:w="80" w:type="dxa"/>
              <w:left w:w="80" w:type="dxa"/>
              <w:bottom w:w="80" w:type="dxa"/>
              <w:right w:w="80" w:type="dxa"/>
            </w:tcMar>
            <w:vAlign w:val="center"/>
          </w:tcPr>
          <w:p>
            <w:pPr>
              <w:jc w:val="center"/>
              <w:rPr>
                <w:rFonts w:asciiTheme="minorEastAsia" w:hAnsiTheme="minorEastAsia" w:eastAsiaTheme="minorEastAsia"/>
              </w:rPr>
            </w:pPr>
            <w:r>
              <w:rPr>
                <w:rFonts w:cs="宋体" w:asciiTheme="minorEastAsia" w:hAnsiTheme="minorEastAsia" w:eastAsiaTheme="minorEastAsia"/>
                <w:sz w:val="22"/>
                <w:szCs w:val="22"/>
                <w:lang w:val="zh-TW" w:eastAsia="zh-TW"/>
              </w:rPr>
              <w:t>名称</w:t>
            </w:r>
          </w:p>
        </w:tc>
        <w:tc>
          <w:tcPr>
            <w:tcW w:w="6149" w:type="dxa"/>
            <w:tcBorders>
              <w:top w:val="single" w:color="A6A6A6" w:sz="2" w:space="0"/>
              <w:left w:val="single" w:color="A6A6A6" w:sz="2" w:space="0"/>
              <w:bottom w:val="single" w:color="A6A6A6" w:sz="2" w:space="0"/>
              <w:right w:val="single" w:color="A6A6A6" w:sz="2" w:space="0"/>
            </w:tcBorders>
            <w:shd w:val="clear" w:color="auto" w:fill="auto"/>
            <w:tcMar>
              <w:top w:w="80" w:type="dxa"/>
              <w:left w:w="80" w:type="dxa"/>
              <w:bottom w:w="80" w:type="dxa"/>
              <w:right w:w="80" w:type="dxa"/>
            </w:tcMar>
            <w:vAlign w:val="center"/>
          </w:tcPr>
          <w:p>
            <w:pPr>
              <w:jc w:val="center"/>
              <w:rPr>
                <w:rFonts w:asciiTheme="minorEastAsia" w:hAnsiTheme="minorEastAsia" w:eastAsiaTheme="minorEastAsia"/>
              </w:rPr>
            </w:pPr>
            <w:r>
              <w:rPr>
                <w:rFonts w:asciiTheme="minorEastAsia" w:hAnsiTheme="minorEastAsia" w:eastAsiaTheme="minorEastAsia"/>
              </w:rPr>
              <w:t>深圳天图兴诚投资管理有限公司</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25" w:hRule="atLeast"/>
        </w:trPr>
        <w:tc>
          <w:tcPr>
            <w:tcW w:w="2150" w:type="dxa"/>
            <w:tcBorders>
              <w:top w:val="single" w:color="A6A6A6" w:sz="2" w:space="0"/>
              <w:left w:val="single" w:color="A6A6A6" w:sz="2" w:space="0"/>
              <w:bottom w:val="single" w:color="A6A6A6" w:sz="2" w:space="0"/>
              <w:right w:val="single" w:color="A6A6A6" w:sz="2" w:space="0"/>
            </w:tcBorders>
            <w:shd w:val="clear" w:color="auto" w:fill="D9D9D9"/>
            <w:tcMar>
              <w:top w:w="80" w:type="dxa"/>
              <w:left w:w="80" w:type="dxa"/>
              <w:bottom w:w="80" w:type="dxa"/>
              <w:right w:w="80" w:type="dxa"/>
            </w:tcMar>
            <w:vAlign w:val="center"/>
          </w:tcPr>
          <w:p>
            <w:pPr>
              <w:jc w:val="center"/>
              <w:rPr>
                <w:rFonts w:asciiTheme="minorEastAsia" w:hAnsiTheme="minorEastAsia" w:eastAsiaTheme="minorEastAsia"/>
              </w:rPr>
            </w:pPr>
            <w:r>
              <w:rPr>
                <w:rFonts w:cs="宋体" w:asciiTheme="minorEastAsia" w:hAnsiTheme="minorEastAsia" w:eastAsiaTheme="minorEastAsia"/>
                <w:sz w:val="22"/>
                <w:szCs w:val="22"/>
                <w:lang w:val="zh-TW" w:eastAsia="zh-TW"/>
              </w:rPr>
              <w:t>纳税人识别号</w:t>
            </w:r>
          </w:p>
        </w:tc>
        <w:tc>
          <w:tcPr>
            <w:tcW w:w="6149" w:type="dxa"/>
            <w:tcBorders>
              <w:top w:val="single" w:color="A6A6A6" w:sz="2" w:space="0"/>
              <w:left w:val="single" w:color="A6A6A6" w:sz="2" w:space="0"/>
              <w:bottom w:val="single" w:color="A6A6A6" w:sz="2" w:space="0"/>
              <w:right w:val="single" w:color="A6A6A6" w:sz="2" w:space="0"/>
            </w:tcBorders>
            <w:shd w:val="clear" w:color="auto" w:fill="auto"/>
            <w:tcMar>
              <w:top w:w="80" w:type="dxa"/>
              <w:left w:w="80" w:type="dxa"/>
              <w:bottom w:w="80" w:type="dxa"/>
              <w:right w:w="80" w:type="dxa"/>
            </w:tcMar>
            <w:vAlign w:val="center"/>
          </w:tcPr>
          <w:p>
            <w:pPr>
              <w:jc w:val="center"/>
              <w:rPr>
                <w:rFonts w:asciiTheme="minorEastAsia" w:hAnsiTheme="minorEastAsia" w:eastAsiaTheme="minorEastAsia"/>
              </w:rPr>
            </w:pPr>
            <w:r>
              <w:rPr>
                <w:rFonts w:hint="eastAsia" w:asciiTheme="minorEastAsia" w:hAnsiTheme="minorEastAsia" w:eastAsiaTheme="minorEastAsia"/>
              </w:rPr>
              <w:t>914403003425377721</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25" w:hRule="atLeast"/>
        </w:trPr>
        <w:tc>
          <w:tcPr>
            <w:tcW w:w="2150" w:type="dxa"/>
            <w:tcBorders>
              <w:top w:val="single" w:color="A6A6A6" w:sz="2" w:space="0"/>
              <w:left w:val="single" w:color="A6A6A6" w:sz="2" w:space="0"/>
              <w:bottom w:val="single" w:color="A6A6A6" w:sz="2" w:space="0"/>
              <w:right w:val="single" w:color="A6A6A6" w:sz="2" w:space="0"/>
            </w:tcBorders>
            <w:shd w:val="clear" w:color="auto" w:fill="D9D9D9"/>
            <w:tcMar>
              <w:top w:w="80" w:type="dxa"/>
              <w:left w:w="80" w:type="dxa"/>
              <w:bottom w:w="80" w:type="dxa"/>
              <w:right w:w="80" w:type="dxa"/>
            </w:tcMar>
            <w:vAlign w:val="center"/>
          </w:tcPr>
          <w:p>
            <w:pPr>
              <w:jc w:val="center"/>
              <w:rPr>
                <w:rFonts w:asciiTheme="minorEastAsia" w:hAnsiTheme="minorEastAsia" w:eastAsiaTheme="minorEastAsia"/>
              </w:rPr>
            </w:pPr>
            <w:r>
              <w:rPr>
                <w:rFonts w:cs="宋体" w:asciiTheme="minorEastAsia" w:hAnsiTheme="minorEastAsia" w:eastAsiaTheme="minorEastAsia"/>
                <w:sz w:val="22"/>
                <w:szCs w:val="22"/>
                <w:lang w:val="zh-TW" w:eastAsia="zh-TW"/>
              </w:rPr>
              <w:t>地址</w:t>
            </w:r>
          </w:p>
        </w:tc>
        <w:tc>
          <w:tcPr>
            <w:tcW w:w="6149" w:type="dxa"/>
            <w:tcBorders>
              <w:top w:val="single" w:color="A6A6A6" w:sz="2" w:space="0"/>
              <w:left w:val="single" w:color="A6A6A6" w:sz="2" w:space="0"/>
              <w:bottom w:val="single" w:color="A6A6A6" w:sz="2" w:space="0"/>
              <w:right w:val="single" w:color="A6A6A6" w:sz="2" w:space="0"/>
            </w:tcBorders>
            <w:shd w:val="clear" w:color="auto" w:fill="auto"/>
            <w:tcMar>
              <w:top w:w="80" w:type="dxa"/>
              <w:left w:w="80" w:type="dxa"/>
              <w:bottom w:w="80" w:type="dxa"/>
              <w:right w:w="80" w:type="dxa"/>
            </w:tcMar>
            <w:vAlign w:val="center"/>
          </w:tcPr>
          <w:p>
            <w:pPr>
              <w:jc w:val="center"/>
              <w:rPr>
                <w:rFonts w:asciiTheme="minorEastAsia" w:hAnsiTheme="minorEastAsia" w:eastAsiaTheme="minorEastAsia"/>
              </w:rPr>
            </w:pPr>
            <w:r>
              <w:rPr>
                <w:rFonts w:hint="eastAsia" w:asciiTheme="minorEastAsia" w:hAnsiTheme="minorEastAsia" w:eastAsiaTheme="minorEastAsia"/>
              </w:rPr>
              <w:t>深圳市前海深港合作区前湾一路1号A栋201室</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25" w:hRule="atLeast"/>
        </w:trPr>
        <w:tc>
          <w:tcPr>
            <w:tcW w:w="2150" w:type="dxa"/>
            <w:tcBorders>
              <w:top w:val="single" w:color="A6A6A6" w:sz="2" w:space="0"/>
              <w:left w:val="single" w:color="A6A6A6" w:sz="2" w:space="0"/>
              <w:bottom w:val="single" w:color="A6A6A6" w:sz="2" w:space="0"/>
              <w:right w:val="single" w:color="A6A6A6" w:sz="2" w:space="0"/>
            </w:tcBorders>
            <w:shd w:val="clear" w:color="auto" w:fill="D9D9D9"/>
            <w:tcMar>
              <w:top w:w="80" w:type="dxa"/>
              <w:left w:w="80" w:type="dxa"/>
              <w:bottom w:w="80" w:type="dxa"/>
              <w:right w:w="80" w:type="dxa"/>
            </w:tcMar>
            <w:vAlign w:val="center"/>
          </w:tcPr>
          <w:p>
            <w:pPr>
              <w:jc w:val="center"/>
              <w:rPr>
                <w:rFonts w:asciiTheme="minorEastAsia" w:hAnsiTheme="minorEastAsia" w:eastAsiaTheme="minorEastAsia"/>
              </w:rPr>
            </w:pPr>
            <w:r>
              <w:rPr>
                <w:rFonts w:cs="宋体" w:asciiTheme="minorEastAsia" w:hAnsiTheme="minorEastAsia" w:eastAsiaTheme="minorEastAsia"/>
                <w:sz w:val="22"/>
                <w:szCs w:val="22"/>
                <w:lang w:val="zh-TW" w:eastAsia="zh-TW"/>
              </w:rPr>
              <w:t>电话</w:t>
            </w:r>
          </w:p>
        </w:tc>
        <w:tc>
          <w:tcPr>
            <w:tcW w:w="6149" w:type="dxa"/>
            <w:tcBorders>
              <w:top w:val="single" w:color="A6A6A6" w:sz="2" w:space="0"/>
              <w:left w:val="single" w:color="A6A6A6" w:sz="2" w:space="0"/>
              <w:bottom w:val="single" w:color="A6A6A6" w:sz="2" w:space="0"/>
              <w:right w:val="single" w:color="A6A6A6" w:sz="2" w:space="0"/>
            </w:tcBorders>
            <w:shd w:val="clear" w:color="auto" w:fill="auto"/>
            <w:tcMar>
              <w:top w:w="80" w:type="dxa"/>
              <w:left w:w="80" w:type="dxa"/>
              <w:bottom w:w="80" w:type="dxa"/>
              <w:right w:w="80" w:type="dxa"/>
            </w:tcMar>
            <w:vAlign w:val="center"/>
          </w:tcPr>
          <w:p>
            <w:pPr>
              <w:jc w:val="center"/>
              <w:rPr>
                <w:rFonts w:asciiTheme="minorEastAsia" w:hAnsiTheme="minorEastAsia" w:eastAsiaTheme="minorEastAsia"/>
              </w:rPr>
            </w:pPr>
            <w:r>
              <w:rPr>
                <w:rFonts w:hint="eastAsia" w:asciiTheme="minorEastAsia" w:hAnsiTheme="minorEastAsia" w:eastAsiaTheme="minorEastAsia"/>
              </w:rPr>
              <w:t>0755-36909838</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25" w:hRule="atLeast"/>
        </w:trPr>
        <w:tc>
          <w:tcPr>
            <w:tcW w:w="2150" w:type="dxa"/>
            <w:tcBorders>
              <w:top w:val="single" w:color="A6A6A6" w:sz="2" w:space="0"/>
              <w:left w:val="single" w:color="A6A6A6" w:sz="2" w:space="0"/>
              <w:bottom w:val="single" w:color="A6A6A6" w:sz="2" w:space="0"/>
              <w:right w:val="single" w:color="A6A6A6" w:sz="2" w:space="0"/>
            </w:tcBorders>
            <w:shd w:val="clear" w:color="auto" w:fill="D9D9D9"/>
            <w:tcMar>
              <w:top w:w="80" w:type="dxa"/>
              <w:left w:w="80" w:type="dxa"/>
              <w:bottom w:w="80" w:type="dxa"/>
              <w:right w:w="80" w:type="dxa"/>
            </w:tcMar>
            <w:vAlign w:val="center"/>
          </w:tcPr>
          <w:p>
            <w:pPr>
              <w:jc w:val="center"/>
              <w:rPr>
                <w:rFonts w:asciiTheme="minorEastAsia" w:hAnsiTheme="minorEastAsia" w:eastAsiaTheme="minorEastAsia"/>
              </w:rPr>
            </w:pPr>
            <w:r>
              <w:rPr>
                <w:rFonts w:hint="eastAsia" w:cs="宋体" w:asciiTheme="minorEastAsia" w:hAnsiTheme="minorEastAsia" w:eastAsiaTheme="minorEastAsia"/>
                <w:sz w:val="22"/>
                <w:szCs w:val="22"/>
                <w:lang w:val="zh-TW" w:eastAsia="zh-TW"/>
              </w:rPr>
              <w:t>开户行</w:t>
            </w:r>
          </w:p>
        </w:tc>
        <w:tc>
          <w:tcPr>
            <w:tcW w:w="6149" w:type="dxa"/>
            <w:tcBorders>
              <w:top w:val="single" w:color="A6A6A6" w:sz="2" w:space="0"/>
              <w:left w:val="single" w:color="A6A6A6" w:sz="2" w:space="0"/>
              <w:bottom w:val="single" w:color="A6A6A6" w:sz="2" w:space="0"/>
              <w:right w:val="single" w:color="A6A6A6" w:sz="2" w:space="0"/>
            </w:tcBorders>
            <w:shd w:val="clear" w:color="auto" w:fill="auto"/>
            <w:tcMar>
              <w:top w:w="80" w:type="dxa"/>
              <w:left w:w="80" w:type="dxa"/>
              <w:bottom w:w="80" w:type="dxa"/>
              <w:right w:w="80" w:type="dxa"/>
            </w:tcMar>
            <w:vAlign w:val="center"/>
          </w:tcPr>
          <w:p>
            <w:pPr>
              <w:jc w:val="center"/>
              <w:rPr>
                <w:rFonts w:asciiTheme="minorEastAsia" w:hAnsiTheme="minorEastAsia" w:eastAsiaTheme="minorEastAsia"/>
              </w:rPr>
            </w:pPr>
            <w:r>
              <w:rPr>
                <w:rFonts w:hint="eastAsia" w:asciiTheme="minorEastAsia" w:hAnsiTheme="minorEastAsia" w:eastAsiaTheme="minorEastAsia"/>
              </w:rPr>
              <w:t>中信银行深圳后海支行</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25" w:hRule="atLeast"/>
        </w:trPr>
        <w:tc>
          <w:tcPr>
            <w:tcW w:w="2150" w:type="dxa"/>
            <w:tcBorders>
              <w:top w:val="single" w:color="A6A6A6" w:sz="2" w:space="0"/>
              <w:left w:val="single" w:color="A6A6A6" w:sz="2" w:space="0"/>
              <w:bottom w:val="single" w:color="A6A6A6" w:sz="2" w:space="0"/>
              <w:right w:val="single" w:color="A6A6A6" w:sz="2" w:space="0"/>
            </w:tcBorders>
            <w:shd w:val="clear" w:color="auto" w:fill="D9D9D9"/>
            <w:tcMar>
              <w:top w:w="80" w:type="dxa"/>
              <w:left w:w="80" w:type="dxa"/>
              <w:bottom w:w="80" w:type="dxa"/>
              <w:right w:w="80" w:type="dxa"/>
            </w:tcMar>
            <w:vAlign w:val="center"/>
          </w:tcPr>
          <w:p>
            <w:pPr>
              <w:jc w:val="center"/>
              <w:rPr>
                <w:rFonts w:asciiTheme="minorEastAsia" w:hAnsiTheme="minorEastAsia" w:eastAsiaTheme="minorEastAsia"/>
              </w:rPr>
            </w:pPr>
            <w:r>
              <w:rPr>
                <w:rFonts w:hint="eastAsia" w:cs="宋体" w:asciiTheme="minorEastAsia" w:hAnsiTheme="minorEastAsia" w:eastAsiaTheme="minorEastAsia"/>
                <w:sz w:val="22"/>
                <w:szCs w:val="22"/>
                <w:lang w:val="zh-TW" w:eastAsia="zh-TW"/>
              </w:rPr>
              <w:t>账号</w:t>
            </w:r>
          </w:p>
        </w:tc>
        <w:tc>
          <w:tcPr>
            <w:tcW w:w="6149" w:type="dxa"/>
            <w:tcBorders>
              <w:top w:val="single" w:color="A6A6A6" w:sz="2" w:space="0"/>
              <w:left w:val="single" w:color="A6A6A6" w:sz="2" w:space="0"/>
              <w:bottom w:val="single" w:color="A6A6A6" w:sz="2" w:space="0"/>
              <w:right w:val="single" w:color="A6A6A6" w:sz="2" w:space="0"/>
            </w:tcBorders>
            <w:shd w:val="clear" w:color="auto" w:fill="auto"/>
            <w:tcMar>
              <w:top w:w="80" w:type="dxa"/>
              <w:left w:w="80" w:type="dxa"/>
              <w:bottom w:w="80" w:type="dxa"/>
              <w:right w:w="80" w:type="dxa"/>
            </w:tcMar>
            <w:vAlign w:val="center"/>
          </w:tcPr>
          <w:p>
            <w:pPr>
              <w:jc w:val="center"/>
              <w:rPr>
                <w:rFonts w:asciiTheme="minorEastAsia" w:hAnsiTheme="minorEastAsia" w:eastAsiaTheme="minorEastAsia"/>
              </w:rPr>
            </w:pPr>
            <w:r>
              <w:rPr>
                <w:rFonts w:hint="eastAsia" w:asciiTheme="minorEastAsia" w:hAnsiTheme="minorEastAsia" w:eastAsiaTheme="minorEastAsia"/>
              </w:rPr>
              <w:t>8110 3010 1370 0001 214</w:t>
            </w:r>
          </w:p>
        </w:tc>
      </w:tr>
    </w:tbl>
    <w:p>
      <w:pPr>
        <w:tabs>
          <w:tab w:val="left" w:pos="1080"/>
        </w:tabs>
        <w:ind w:left="567" w:hanging="567"/>
        <w:rPr>
          <w:rFonts w:cs="仿宋" w:asciiTheme="minorEastAsia" w:hAnsiTheme="minorEastAsia" w:eastAsiaTheme="minorEastAsia"/>
          <w:kern w:val="0"/>
          <w:sz w:val="24"/>
          <w:szCs w:val="24"/>
        </w:rPr>
      </w:pPr>
    </w:p>
    <w:p>
      <w:pPr>
        <w:rPr>
          <w:rFonts w:cs="仿宋" w:asciiTheme="minorEastAsia" w:hAnsiTheme="minorEastAsia" w:eastAsiaTheme="minorEastAsia"/>
          <w:sz w:val="24"/>
          <w:szCs w:val="24"/>
        </w:rPr>
      </w:pPr>
    </w:p>
    <w:p>
      <w:pPr>
        <w:numPr>
          <w:ilvl w:val="0"/>
          <w:numId w:val="3"/>
        </w:numPr>
        <w:tabs>
          <w:tab w:val="left" w:pos="1080"/>
        </w:tabs>
        <w:rPr>
          <w:rFonts w:cs="仿宋" w:asciiTheme="minorEastAsia" w:hAnsiTheme="minorEastAsia" w:eastAsiaTheme="minorEastAsia"/>
          <w:sz w:val="24"/>
          <w:szCs w:val="24"/>
          <w:lang w:val="zh-TW" w:eastAsia="zh-TW"/>
        </w:rPr>
      </w:pPr>
      <w:r>
        <w:rPr>
          <w:rFonts w:hint="eastAsia" w:cs="仿宋" w:asciiTheme="minorEastAsia" w:hAnsiTheme="minorEastAsia" w:eastAsiaTheme="minorEastAsia"/>
          <w:b/>
          <w:bCs/>
          <w:sz w:val="24"/>
          <w:szCs w:val="24"/>
          <w:lang w:val="zh-TW" w:eastAsia="zh-TW"/>
        </w:rPr>
        <w:t>甲方权利义务</w:t>
      </w:r>
    </w:p>
    <w:p>
      <w:pPr>
        <w:tabs>
          <w:tab w:val="left" w:pos="1080"/>
        </w:tabs>
        <w:rPr>
          <w:rFonts w:cs="仿宋" w:asciiTheme="minorEastAsia" w:hAnsiTheme="minorEastAsia" w:eastAsiaTheme="minorEastAsia"/>
          <w:kern w:val="0"/>
          <w:sz w:val="24"/>
          <w:szCs w:val="24"/>
        </w:rPr>
      </w:pPr>
    </w:p>
    <w:p>
      <w:pPr>
        <w:numPr>
          <w:ilvl w:val="1"/>
          <w:numId w:val="4"/>
        </w:numPr>
        <w:rPr>
          <w:rFonts w:cs="仿宋" w:asciiTheme="minorEastAsia" w:hAnsiTheme="minorEastAsia" w:eastAsiaTheme="minorEastAsia"/>
          <w:sz w:val="24"/>
          <w:szCs w:val="24"/>
          <w:lang w:val="zh-TW" w:eastAsia="zh-TW"/>
        </w:rPr>
      </w:pPr>
      <w:r>
        <w:rPr>
          <w:rFonts w:cs="仿宋" w:asciiTheme="minorEastAsia" w:hAnsiTheme="minorEastAsia" w:eastAsiaTheme="minorEastAsia"/>
          <w:sz w:val="24"/>
          <w:szCs w:val="24"/>
          <w:lang w:val="zh-TW" w:eastAsia="zh-TW"/>
        </w:rPr>
        <w:t>甲方有权</w:t>
      </w:r>
      <w:r>
        <w:rPr>
          <w:rFonts w:cs="仿宋" w:asciiTheme="minorEastAsia" w:hAnsiTheme="minorEastAsia" w:eastAsiaTheme="minorEastAsia"/>
          <w:sz w:val="24"/>
          <w:szCs w:val="24"/>
          <w:lang w:val="zh-CN"/>
        </w:rPr>
        <w:t>对咨询服务内容提出需求建议</w:t>
      </w:r>
      <w:r>
        <w:rPr>
          <w:rFonts w:cs="仿宋" w:asciiTheme="minorEastAsia" w:hAnsiTheme="minorEastAsia" w:eastAsiaTheme="minorEastAsia"/>
          <w:sz w:val="24"/>
          <w:szCs w:val="24"/>
          <w:lang w:val="zh-TW" w:eastAsia="zh-TW"/>
        </w:rPr>
        <w:t>，乙方</w:t>
      </w:r>
      <w:r>
        <w:rPr>
          <w:rFonts w:cs="仿宋" w:asciiTheme="minorEastAsia" w:hAnsiTheme="minorEastAsia" w:eastAsiaTheme="minorEastAsia"/>
          <w:sz w:val="24"/>
          <w:szCs w:val="24"/>
          <w:lang w:val="zh-CN"/>
        </w:rPr>
        <w:t>应尽最大努力采纳甲方建议并进行调整</w:t>
      </w:r>
      <w:r>
        <w:rPr>
          <w:rFonts w:cs="仿宋" w:asciiTheme="minorEastAsia" w:hAnsiTheme="minorEastAsia" w:eastAsiaTheme="minorEastAsia"/>
          <w:sz w:val="24"/>
          <w:szCs w:val="24"/>
          <w:lang w:val="zh-TW" w:eastAsia="zh-TW"/>
        </w:rPr>
        <w:t>。</w:t>
      </w:r>
    </w:p>
    <w:p>
      <w:pPr>
        <w:tabs>
          <w:tab w:val="left" w:pos="1080"/>
        </w:tabs>
        <w:ind w:left="1080"/>
        <w:rPr>
          <w:rFonts w:cs="仿宋" w:asciiTheme="minorEastAsia" w:hAnsiTheme="minorEastAsia" w:eastAsiaTheme="minorEastAsia"/>
          <w:sz w:val="24"/>
          <w:szCs w:val="24"/>
        </w:rPr>
      </w:pPr>
    </w:p>
    <w:p>
      <w:pPr>
        <w:numPr>
          <w:ilvl w:val="1"/>
          <w:numId w:val="4"/>
        </w:numPr>
        <w:rPr>
          <w:rFonts w:cs="仿宋" w:asciiTheme="minorEastAsia" w:hAnsiTheme="minorEastAsia" w:eastAsiaTheme="minorEastAsia"/>
          <w:sz w:val="24"/>
          <w:szCs w:val="24"/>
          <w:lang w:val="zh-TW" w:eastAsia="zh-TW"/>
        </w:rPr>
      </w:pPr>
      <w:r>
        <w:rPr>
          <w:rFonts w:cs="仿宋" w:asciiTheme="minorEastAsia" w:hAnsiTheme="minorEastAsia" w:eastAsiaTheme="minorEastAsia"/>
          <w:sz w:val="24"/>
          <w:szCs w:val="24"/>
          <w:lang w:val="zh-TW" w:eastAsia="zh-TW"/>
        </w:rPr>
        <w:t>甲方应按时向乙方支付咨询服务费用。</w:t>
      </w:r>
    </w:p>
    <w:p>
      <w:pPr>
        <w:tabs>
          <w:tab w:val="left" w:pos="1080"/>
        </w:tabs>
        <w:rPr>
          <w:rFonts w:cs="仿宋" w:asciiTheme="minorEastAsia" w:hAnsiTheme="minorEastAsia" w:eastAsiaTheme="minorEastAsia"/>
          <w:sz w:val="24"/>
          <w:szCs w:val="24"/>
          <w:lang w:val="zh-TW" w:eastAsia="zh-TW"/>
        </w:rPr>
      </w:pPr>
    </w:p>
    <w:p>
      <w:pPr>
        <w:numPr>
          <w:ilvl w:val="1"/>
          <w:numId w:val="4"/>
        </w:numPr>
        <w:rPr>
          <w:rFonts w:cs="仿宋" w:asciiTheme="minorEastAsia" w:hAnsiTheme="minorEastAsia" w:eastAsiaTheme="minorEastAsia"/>
          <w:sz w:val="24"/>
          <w:szCs w:val="24"/>
          <w:lang w:val="zh-TW" w:eastAsia="zh-TW"/>
        </w:rPr>
      </w:pPr>
      <w:r>
        <w:rPr>
          <w:rFonts w:cs="仿宋" w:asciiTheme="minorEastAsia" w:hAnsiTheme="minorEastAsia" w:eastAsiaTheme="minorEastAsia"/>
          <w:sz w:val="24"/>
          <w:szCs w:val="24"/>
          <w:lang w:val="zh-TW" w:eastAsia="zh-TW"/>
        </w:rPr>
        <w:t>甲方应确保如期参加咨询服务，如有变更，应提前</w:t>
      </w:r>
      <w:r>
        <w:rPr>
          <w:rFonts w:hint="eastAsia" w:cs="仿宋" w:asciiTheme="minorEastAsia" w:hAnsiTheme="minorEastAsia" w:eastAsiaTheme="minorEastAsia"/>
          <w:sz w:val="24"/>
          <w:szCs w:val="24"/>
        </w:rPr>
        <w:t>5</w:t>
      </w:r>
      <w:r>
        <w:rPr>
          <w:rFonts w:cs="仿宋" w:asciiTheme="minorEastAsia" w:hAnsiTheme="minorEastAsia" w:eastAsiaTheme="minorEastAsia"/>
          <w:sz w:val="24"/>
          <w:szCs w:val="24"/>
          <w:lang w:val="zh-TW" w:eastAsia="zh-TW"/>
        </w:rPr>
        <w:t>个工作日前及时告知乙方。乙方可按甲方要求全额退费或安排其参与其他时间相同</w:t>
      </w:r>
      <w:r>
        <w:rPr>
          <w:rFonts w:hint="eastAsia" w:cs="仿宋" w:asciiTheme="minorEastAsia" w:hAnsiTheme="minorEastAsia" w:eastAsiaTheme="minorEastAsia"/>
          <w:sz w:val="24"/>
          <w:szCs w:val="24"/>
          <w:lang w:val="zh-TW"/>
        </w:rPr>
        <w:t>内容</w:t>
      </w:r>
      <w:r>
        <w:rPr>
          <w:rFonts w:cs="仿宋" w:asciiTheme="minorEastAsia" w:hAnsiTheme="minorEastAsia" w:eastAsiaTheme="minorEastAsia"/>
          <w:sz w:val="24"/>
          <w:szCs w:val="24"/>
          <w:lang w:val="zh-TW" w:eastAsia="zh-TW"/>
        </w:rPr>
        <w:t>的</w:t>
      </w:r>
      <w:r>
        <w:rPr>
          <w:rFonts w:hint="eastAsia" w:cs="仿宋" w:asciiTheme="minorEastAsia" w:hAnsiTheme="minorEastAsia" w:eastAsiaTheme="minorEastAsia"/>
          <w:sz w:val="24"/>
          <w:szCs w:val="24"/>
          <w:lang w:val="zh-TW"/>
        </w:rPr>
        <w:t>咨询服务</w:t>
      </w:r>
      <w:r>
        <w:rPr>
          <w:rFonts w:cs="仿宋" w:asciiTheme="minorEastAsia" w:hAnsiTheme="minorEastAsia" w:eastAsiaTheme="minorEastAsia"/>
          <w:sz w:val="24"/>
          <w:szCs w:val="24"/>
          <w:lang w:val="zh-TW" w:eastAsia="zh-TW"/>
        </w:rPr>
        <w:t>。</w:t>
      </w:r>
    </w:p>
    <w:p>
      <w:pPr>
        <w:tabs>
          <w:tab w:val="left" w:pos="1080"/>
        </w:tabs>
        <w:rPr>
          <w:rFonts w:cs="仿宋" w:asciiTheme="minorEastAsia" w:hAnsiTheme="minorEastAsia" w:eastAsiaTheme="minorEastAsia"/>
          <w:sz w:val="24"/>
          <w:szCs w:val="24"/>
        </w:rPr>
      </w:pPr>
    </w:p>
    <w:p>
      <w:pPr>
        <w:numPr>
          <w:ilvl w:val="0"/>
          <w:numId w:val="1"/>
        </w:numPr>
        <w:rPr>
          <w:rFonts w:cs="仿宋" w:asciiTheme="minorEastAsia" w:hAnsiTheme="minorEastAsia" w:eastAsiaTheme="minorEastAsia"/>
          <w:b/>
          <w:bCs/>
          <w:sz w:val="24"/>
          <w:szCs w:val="24"/>
          <w:lang w:val="zh-TW" w:eastAsia="zh-TW"/>
        </w:rPr>
      </w:pPr>
      <w:r>
        <w:rPr>
          <w:rFonts w:cs="仿宋" w:asciiTheme="minorEastAsia" w:hAnsiTheme="minorEastAsia" w:eastAsiaTheme="minorEastAsia"/>
          <w:b/>
          <w:bCs/>
          <w:sz w:val="24"/>
          <w:szCs w:val="24"/>
          <w:lang w:val="zh-TW" w:eastAsia="zh-TW"/>
        </w:rPr>
        <w:t>乙方权利义务</w:t>
      </w:r>
    </w:p>
    <w:p>
      <w:pPr>
        <w:numPr>
          <w:ilvl w:val="1"/>
          <w:numId w:val="4"/>
        </w:numPr>
        <w:rPr>
          <w:rFonts w:cs="仿宋" w:asciiTheme="minorEastAsia" w:hAnsiTheme="minorEastAsia" w:eastAsiaTheme="minorEastAsia"/>
          <w:sz w:val="24"/>
          <w:szCs w:val="24"/>
          <w:lang w:val="zh-TW" w:eastAsia="zh-TW"/>
        </w:rPr>
      </w:pPr>
      <w:r>
        <w:rPr>
          <w:rFonts w:cs="仿宋" w:asciiTheme="minorEastAsia" w:hAnsiTheme="minorEastAsia" w:eastAsiaTheme="minorEastAsia"/>
          <w:sz w:val="24"/>
          <w:szCs w:val="24"/>
          <w:lang w:val="zh-CN"/>
        </w:rPr>
        <w:t>乙方应确保咨询服务时间不少于</w:t>
      </w:r>
      <w:r>
        <w:rPr>
          <w:rFonts w:hint="eastAsia" w:cs="仿宋" w:asciiTheme="minorEastAsia" w:hAnsiTheme="minorEastAsia" w:eastAsiaTheme="minorEastAsia"/>
          <w:sz w:val="24"/>
          <w:szCs w:val="24"/>
        </w:rPr>
        <w:t>2</w:t>
      </w:r>
      <w:r>
        <w:rPr>
          <w:rFonts w:cs="仿宋" w:asciiTheme="minorEastAsia" w:hAnsiTheme="minorEastAsia" w:eastAsiaTheme="minorEastAsia"/>
          <w:sz w:val="24"/>
          <w:szCs w:val="24"/>
          <w:lang w:val="zh-CN"/>
        </w:rPr>
        <w:t>小时。</w:t>
      </w:r>
    </w:p>
    <w:p>
      <w:pPr>
        <w:tabs>
          <w:tab w:val="left" w:pos="1080"/>
        </w:tabs>
        <w:ind w:left="1080"/>
        <w:rPr>
          <w:rFonts w:cs="仿宋" w:asciiTheme="minorEastAsia" w:hAnsiTheme="minorEastAsia" w:eastAsiaTheme="minorEastAsia"/>
          <w:sz w:val="24"/>
          <w:szCs w:val="24"/>
        </w:rPr>
      </w:pPr>
    </w:p>
    <w:p>
      <w:pPr>
        <w:numPr>
          <w:ilvl w:val="1"/>
          <w:numId w:val="4"/>
        </w:numPr>
        <w:rPr>
          <w:rFonts w:cs="仿宋" w:asciiTheme="minorEastAsia" w:hAnsiTheme="minorEastAsia" w:eastAsiaTheme="minorEastAsia"/>
          <w:sz w:val="24"/>
          <w:szCs w:val="24"/>
          <w:lang w:val="zh-TW" w:eastAsia="zh-TW"/>
        </w:rPr>
      </w:pPr>
      <w:r>
        <w:rPr>
          <w:rFonts w:cs="仿宋" w:asciiTheme="minorEastAsia" w:hAnsiTheme="minorEastAsia" w:eastAsiaTheme="minorEastAsia"/>
          <w:sz w:val="24"/>
          <w:szCs w:val="24"/>
          <w:lang w:val="zh-TW" w:eastAsia="zh-TW"/>
        </w:rPr>
        <w:t>乙方应听取甲方就</w:t>
      </w:r>
      <w:r>
        <w:rPr>
          <w:rFonts w:hint="eastAsia" w:cs="仿宋" w:asciiTheme="minorEastAsia" w:hAnsiTheme="minorEastAsia" w:eastAsiaTheme="minorEastAsia"/>
          <w:sz w:val="24"/>
          <w:szCs w:val="24"/>
          <w:lang w:val="zh-TW"/>
        </w:rPr>
        <w:t>咨询</w:t>
      </w:r>
      <w:r>
        <w:rPr>
          <w:rFonts w:cs="仿宋" w:asciiTheme="minorEastAsia" w:hAnsiTheme="minorEastAsia" w:eastAsiaTheme="minorEastAsia"/>
          <w:sz w:val="24"/>
          <w:szCs w:val="24"/>
          <w:lang w:val="zh-TW" w:eastAsia="zh-TW"/>
        </w:rPr>
        <w:t>内容及方式等提出的合理意见，保障咨询服务质量。</w:t>
      </w:r>
    </w:p>
    <w:p>
      <w:pPr>
        <w:tabs>
          <w:tab w:val="left" w:pos="1080"/>
        </w:tabs>
        <w:rPr>
          <w:rFonts w:cs="仿宋" w:asciiTheme="minorEastAsia" w:hAnsiTheme="minorEastAsia" w:eastAsiaTheme="minorEastAsia"/>
          <w:sz w:val="24"/>
          <w:szCs w:val="24"/>
          <w:lang w:val="zh-TW" w:eastAsia="zh-TW"/>
        </w:rPr>
      </w:pPr>
    </w:p>
    <w:p>
      <w:pPr>
        <w:numPr>
          <w:ilvl w:val="1"/>
          <w:numId w:val="4"/>
        </w:numPr>
        <w:rPr>
          <w:rFonts w:cs="仿宋" w:asciiTheme="minorEastAsia" w:hAnsiTheme="minorEastAsia" w:eastAsiaTheme="minorEastAsia"/>
          <w:sz w:val="24"/>
          <w:szCs w:val="24"/>
          <w:lang w:val="zh-TW" w:eastAsia="zh-TW"/>
        </w:rPr>
      </w:pPr>
      <w:r>
        <w:rPr>
          <w:rFonts w:cs="仿宋" w:asciiTheme="minorEastAsia" w:hAnsiTheme="minorEastAsia" w:eastAsiaTheme="minorEastAsia"/>
          <w:sz w:val="24"/>
          <w:szCs w:val="24"/>
          <w:lang w:val="zh-TW" w:eastAsia="zh-TW"/>
        </w:rPr>
        <w:t>乙方</w:t>
      </w:r>
      <w:r>
        <w:rPr>
          <w:rFonts w:cs="仿宋" w:asciiTheme="minorEastAsia" w:hAnsiTheme="minorEastAsia" w:eastAsiaTheme="minorEastAsia"/>
          <w:sz w:val="24"/>
          <w:szCs w:val="24"/>
          <w:lang w:val="zh-CN"/>
        </w:rPr>
        <w:t>在未经过与甲方沟通确认的情况下，</w:t>
      </w:r>
      <w:r>
        <w:rPr>
          <w:rFonts w:cs="仿宋" w:asciiTheme="minorEastAsia" w:hAnsiTheme="minorEastAsia" w:eastAsiaTheme="minorEastAsia"/>
          <w:sz w:val="24"/>
          <w:szCs w:val="24"/>
          <w:lang w:val="zh-TW" w:eastAsia="zh-TW"/>
        </w:rPr>
        <w:t>不得临时单方更换</w:t>
      </w:r>
      <w:r>
        <w:rPr>
          <w:rFonts w:hint="eastAsia" w:cs="仿宋" w:asciiTheme="minorEastAsia" w:hAnsiTheme="minorEastAsia" w:eastAsiaTheme="minorEastAsia"/>
          <w:sz w:val="24"/>
          <w:szCs w:val="24"/>
          <w:lang w:val="zh-TW"/>
        </w:rPr>
        <w:t>咨询服务负责人</w:t>
      </w:r>
      <w:r>
        <w:rPr>
          <w:rFonts w:cs="仿宋" w:asciiTheme="minorEastAsia" w:hAnsiTheme="minorEastAsia" w:eastAsiaTheme="minorEastAsia"/>
          <w:sz w:val="24"/>
          <w:szCs w:val="24"/>
          <w:lang w:val="zh-TW" w:eastAsia="zh-TW"/>
        </w:rPr>
        <w:t>，以确保咨询服务实用性及有效性。</w:t>
      </w:r>
    </w:p>
    <w:p>
      <w:pPr>
        <w:tabs>
          <w:tab w:val="left" w:pos="1080"/>
        </w:tabs>
        <w:rPr>
          <w:rFonts w:cs="仿宋" w:asciiTheme="minorEastAsia" w:hAnsiTheme="minorEastAsia" w:eastAsiaTheme="minorEastAsia"/>
          <w:sz w:val="24"/>
          <w:szCs w:val="24"/>
          <w:lang w:val="zh-TW" w:eastAsia="zh-TW"/>
        </w:rPr>
      </w:pPr>
    </w:p>
    <w:p>
      <w:pPr>
        <w:numPr>
          <w:ilvl w:val="1"/>
          <w:numId w:val="4"/>
        </w:numPr>
        <w:rPr>
          <w:rFonts w:cs="仿宋" w:asciiTheme="minorEastAsia" w:hAnsiTheme="minorEastAsia" w:eastAsiaTheme="minorEastAsia"/>
          <w:color w:val="auto"/>
          <w:sz w:val="24"/>
          <w:szCs w:val="24"/>
          <w:lang w:val="zh-CN"/>
        </w:rPr>
      </w:pPr>
      <w:r>
        <w:rPr>
          <w:rFonts w:cs="仿宋" w:asciiTheme="minorEastAsia" w:hAnsiTheme="minorEastAsia" w:eastAsiaTheme="minorEastAsia"/>
          <w:color w:val="auto"/>
          <w:sz w:val="24"/>
          <w:szCs w:val="24"/>
          <w:lang w:val="zh-CN"/>
        </w:rPr>
        <w:t>乙方为保证咨询服务质量，会限制一定咨询服务名额。若甲方已支付咨询服务费用却未能获取本期咨询服务机会，乙方可按甲方要求全额退费或安排其参与其他时间相同</w:t>
      </w:r>
      <w:r>
        <w:rPr>
          <w:rFonts w:hint="eastAsia" w:cs="仿宋" w:asciiTheme="minorEastAsia" w:hAnsiTheme="minorEastAsia" w:eastAsiaTheme="minorEastAsia"/>
          <w:sz w:val="24"/>
          <w:szCs w:val="24"/>
          <w:lang w:val="zh-TW"/>
        </w:rPr>
        <w:t>内容</w:t>
      </w:r>
      <w:r>
        <w:rPr>
          <w:rFonts w:cs="仿宋" w:asciiTheme="minorEastAsia" w:hAnsiTheme="minorEastAsia" w:eastAsiaTheme="minorEastAsia"/>
          <w:sz w:val="24"/>
          <w:szCs w:val="24"/>
          <w:lang w:val="zh-TW" w:eastAsia="zh-TW"/>
        </w:rPr>
        <w:t>的</w:t>
      </w:r>
      <w:r>
        <w:rPr>
          <w:rFonts w:hint="eastAsia" w:cs="仿宋" w:asciiTheme="minorEastAsia" w:hAnsiTheme="minorEastAsia" w:eastAsiaTheme="minorEastAsia"/>
          <w:sz w:val="24"/>
          <w:szCs w:val="24"/>
          <w:lang w:val="zh-TW"/>
        </w:rPr>
        <w:t>咨询服务</w:t>
      </w:r>
      <w:r>
        <w:rPr>
          <w:rFonts w:cs="仿宋" w:asciiTheme="minorEastAsia" w:hAnsiTheme="minorEastAsia" w:eastAsiaTheme="minorEastAsia"/>
          <w:color w:val="auto"/>
          <w:sz w:val="24"/>
          <w:szCs w:val="24"/>
          <w:lang w:val="zh-CN"/>
        </w:rPr>
        <w:t>。</w:t>
      </w:r>
    </w:p>
    <w:p>
      <w:pPr>
        <w:tabs>
          <w:tab w:val="left" w:pos="1080"/>
        </w:tabs>
        <w:rPr>
          <w:rFonts w:cs="仿宋" w:asciiTheme="minorEastAsia" w:hAnsiTheme="minorEastAsia" w:eastAsiaTheme="minorEastAsia"/>
          <w:b/>
          <w:bCs/>
          <w:kern w:val="0"/>
          <w:sz w:val="24"/>
          <w:szCs w:val="24"/>
          <w:lang w:val="zh-TW" w:eastAsia="zh-TW"/>
        </w:rPr>
      </w:pPr>
    </w:p>
    <w:p>
      <w:pPr>
        <w:numPr>
          <w:ilvl w:val="0"/>
          <w:numId w:val="1"/>
        </w:numPr>
        <w:rPr>
          <w:rFonts w:cs="仿宋" w:asciiTheme="minorEastAsia" w:hAnsiTheme="minorEastAsia" w:eastAsiaTheme="minorEastAsia"/>
          <w:kern w:val="0"/>
          <w:sz w:val="24"/>
          <w:szCs w:val="24"/>
        </w:rPr>
      </w:pPr>
      <w:r>
        <w:rPr>
          <w:rFonts w:cs="仿宋" w:asciiTheme="minorEastAsia" w:hAnsiTheme="minorEastAsia" w:eastAsiaTheme="minorEastAsia"/>
          <w:b/>
          <w:bCs/>
          <w:kern w:val="0"/>
          <w:sz w:val="24"/>
          <w:szCs w:val="24"/>
          <w:lang w:val="zh-TW" w:eastAsia="zh-TW"/>
        </w:rPr>
        <w:t>知识产权</w:t>
      </w:r>
    </w:p>
    <w:p>
      <w:pPr>
        <w:ind w:firstLine="480" w:firstLineChars="200"/>
        <w:rPr>
          <w:rFonts w:cs="仿宋" w:asciiTheme="minorEastAsia" w:hAnsiTheme="minorEastAsia" w:eastAsiaTheme="minorEastAsia"/>
          <w:sz w:val="24"/>
          <w:szCs w:val="24"/>
          <w:lang w:val="zh-TW" w:eastAsia="zh-TW"/>
        </w:rPr>
      </w:pPr>
      <w:r>
        <w:rPr>
          <w:rFonts w:cs="仿宋" w:asciiTheme="minorEastAsia" w:hAnsiTheme="minorEastAsia" w:eastAsiaTheme="minorEastAsia"/>
          <w:sz w:val="24"/>
          <w:szCs w:val="24"/>
          <w:lang w:val="zh-CN"/>
        </w:rPr>
        <w:t>乙方</w:t>
      </w:r>
      <w:r>
        <w:rPr>
          <w:rFonts w:cs="仿宋" w:asciiTheme="minorEastAsia" w:hAnsiTheme="minorEastAsia" w:eastAsiaTheme="minorEastAsia"/>
          <w:sz w:val="24"/>
          <w:szCs w:val="24"/>
          <w:lang w:val="zh-TW" w:eastAsia="zh-TW"/>
        </w:rPr>
        <w:t>咨询服务</w:t>
      </w:r>
      <w:r>
        <w:rPr>
          <w:rFonts w:cs="仿宋" w:asciiTheme="minorEastAsia" w:hAnsiTheme="minorEastAsia" w:eastAsiaTheme="minorEastAsia"/>
          <w:sz w:val="24"/>
          <w:szCs w:val="24"/>
          <w:lang w:val="zh-CN"/>
        </w:rPr>
        <w:t>及配套资料相关</w:t>
      </w:r>
      <w:r>
        <w:rPr>
          <w:rFonts w:cs="仿宋" w:asciiTheme="minorEastAsia" w:hAnsiTheme="minorEastAsia" w:eastAsiaTheme="minorEastAsia"/>
          <w:sz w:val="24"/>
          <w:szCs w:val="24"/>
          <w:lang w:val="zh-TW" w:eastAsia="zh-TW"/>
        </w:rPr>
        <w:t>知识产权</w:t>
      </w:r>
      <w:r>
        <w:rPr>
          <w:rFonts w:cs="仿宋" w:asciiTheme="minorEastAsia" w:hAnsiTheme="minorEastAsia" w:eastAsiaTheme="minorEastAsia"/>
          <w:sz w:val="24"/>
          <w:szCs w:val="24"/>
          <w:lang w:val="zh-CN"/>
        </w:rPr>
        <w:t>归</w:t>
      </w:r>
      <w:r>
        <w:rPr>
          <w:rFonts w:cs="仿宋" w:asciiTheme="minorEastAsia" w:hAnsiTheme="minorEastAsia" w:eastAsiaTheme="minorEastAsia"/>
          <w:sz w:val="24"/>
          <w:szCs w:val="24"/>
          <w:lang w:val="zh-TW" w:eastAsia="zh-TW"/>
        </w:rPr>
        <w:t>乙方</w:t>
      </w:r>
      <w:r>
        <w:rPr>
          <w:rFonts w:cs="仿宋" w:asciiTheme="minorEastAsia" w:hAnsiTheme="minorEastAsia" w:eastAsiaTheme="minorEastAsia"/>
          <w:sz w:val="24"/>
          <w:szCs w:val="24"/>
          <w:lang w:val="zh-CN"/>
        </w:rPr>
        <w:t>所有。甲方</w:t>
      </w:r>
      <w:r>
        <w:rPr>
          <w:rFonts w:cs="仿宋" w:asciiTheme="minorEastAsia" w:hAnsiTheme="minorEastAsia" w:eastAsiaTheme="minorEastAsia"/>
          <w:sz w:val="24"/>
          <w:szCs w:val="24"/>
          <w:lang w:val="zh-TW" w:eastAsia="zh-TW"/>
        </w:rPr>
        <w:t>在咨询服务过程中</w:t>
      </w:r>
      <w:r>
        <w:rPr>
          <w:rFonts w:hint="eastAsia" w:cs="仿宋" w:asciiTheme="minorEastAsia" w:hAnsiTheme="minorEastAsia" w:eastAsiaTheme="minorEastAsia"/>
          <w:sz w:val="24"/>
          <w:szCs w:val="24"/>
          <w:lang w:val="zh-TW" w:eastAsia="zh-TW"/>
        </w:rPr>
        <w:t>仅可为自身使用录音录像，不得将录音录像对外传播</w:t>
      </w:r>
      <w:r>
        <w:rPr>
          <w:rFonts w:cs="仿宋" w:asciiTheme="minorEastAsia" w:hAnsiTheme="minorEastAsia" w:eastAsiaTheme="minorEastAsia"/>
          <w:sz w:val="24"/>
          <w:szCs w:val="24"/>
          <w:lang w:val="zh-CN"/>
        </w:rPr>
        <w:t>，</w:t>
      </w:r>
      <w:r>
        <w:rPr>
          <w:rFonts w:cs="仿宋" w:asciiTheme="minorEastAsia" w:hAnsiTheme="minorEastAsia" w:eastAsiaTheme="minorEastAsia"/>
          <w:kern w:val="0"/>
          <w:sz w:val="24"/>
          <w:szCs w:val="24"/>
          <w:lang w:val="zh-CN"/>
        </w:rPr>
        <w:t>否则应赔偿由此给乙方造成的一切损失。</w:t>
      </w:r>
    </w:p>
    <w:p>
      <w:pPr>
        <w:tabs>
          <w:tab w:val="left" w:pos="1080"/>
        </w:tabs>
        <w:rPr>
          <w:rFonts w:cs="仿宋" w:asciiTheme="minorEastAsia" w:hAnsiTheme="minorEastAsia" w:eastAsiaTheme="minorEastAsia"/>
          <w:kern w:val="0"/>
          <w:sz w:val="24"/>
          <w:szCs w:val="24"/>
          <w:lang w:eastAsia="zh-TW"/>
        </w:rPr>
      </w:pPr>
    </w:p>
    <w:p>
      <w:pPr>
        <w:numPr>
          <w:ilvl w:val="0"/>
          <w:numId w:val="1"/>
        </w:numPr>
        <w:rPr>
          <w:rFonts w:cs="仿宋" w:asciiTheme="minorEastAsia" w:hAnsiTheme="minorEastAsia" w:eastAsiaTheme="minorEastAsia"/>
          <w:b/>
          <w:bCs/>
          <w:sz w:val="24"/>
          <w:szCs w:val="24"/>
          <w:lang w:val="zh-TW" w:eastAsia="zh-TW"/>
        </w:rPr>
      </w:pPr>
      <w:r>
        <w:rPr>
          <w:rFonts w:cs="仿宋" w:asciiTheme="minorEastAsia" w:hAnsiTheme="minorEastAsia" w:eastAsiaTheme="minorEastAsia"/>
          <w:b/>
          <w:bCs/>
          <w:sz w:val="24"/>
          <w:szCs w:val="24"/>
          <w:lang w:val="zh-TW" w:eastAsia="zh-TW"/>
        </w:rPr>
        <w:t>信息保密</w:t>
      </w:r>
    </w:p>
    <w:p>
      <w:pPr>
        <w:rPr>
          <w:rFonts w:cs="仿宋" w:asciiTheme="minorEastAsia" w:hAnsiTheme="minorEastAsia" w:eastAsiaTheme="minorEastAsia"/>
          <w:sz w:val="24"/>
          <w:szCs w:val="24"/>
          <w:lang w:val="zh-TW" w:eastAsia="zh-TW"/>
        </w:rPr>
      </w:pPr>
      <w:r>
        <w:rPr>
          <w:rFonts w:cs="仿宋" w:asciiTheme="minorEastAsia" w:hAnsiTheme="minorEastAsia" w:eastAsiaTheme="minorEastAsia"/>
          <w:sz w:val="24"/>
          <w:szCs w:val="24"/>
          <w:lang w:val="zh-TW" w:eastAsia="zh-TW"/>
        </w:rPr>
        <w:t>一方未获得另一方同意，不得泄露对方商业秘密、重要文件资料等信息。</w:t>
      </w:r>
    </w:p>
    <w:p>
      <w:pPr>
        <w:tabs>
          <w:tab w:val="left" w:pos="1080"/>
        </w:tabs>
        <w:ind w:left="1080"/>
        <w:rPr>
          <w:rFonts w:cs="仿宋" w:asciiTheme="minorEastAsia" w:hAnsiTheme="minorEastAsia" w:eastAsiaTheme="minorEastAsia"/>
          <w:kern w:val="0"/>
          <w:sz w:val="24"/>
          <w:szCs w:val="24"/>
        </w:rPr>
      </w:pPr>
    </w:p>
    <w:p>
      <w:pPr>
        <w:numPr>
          <w:ilvl w:val="0"/>
          <w:numId w:val="1"/>
        </w:numPr>
        <w:rPr>
          <w:rFonts w:cs="宋体" w:asciiTheme="minorEastAsia" w:hAnsiTheme="minorEastAsia" w:eastAsiaTheme="minorEastAsia"/>
          <w:sz w:val="24"/>
          <w:szCs w:val="24"/>
          <w:lang w:val="zh-TW" w:eastAsia="zh-TW"/>
        </w:rPr>
      </w:pPr>
      <w:r>
        <w:rPr>
          <w:rFonts w:cs="仿宋" w:asciiTheme="minorEastAsia" w:hAnsiTheme="minorEastAsia" w:eastAsiaTheme="minorEastAsia"/>
          <w:b/>
          <w:bCs/>
          <w:sz w:val="24"/>
          <w:szCs w:val="24"/>
          <w:lang w:val="zh-TW" w:eastAsia="zh-TW"/>
        </w:rPr>
        <w:t>违约责任</w:t>
      </w:r>
    </w:p>
    <w:p>
      <w:pPr>
        <w:numPr>
          <w:ilvl w:val="1"/>
          <w:numId w:val="4"/>
        </w:numPr>
        <w:rPr>
          <w:rFonts w:cs="宋体" w:asciiTheme="minorEastAsia" w:hAnsiTheme="minorEastAsia" w:eastAsiaTheme="minorEastAsia"/>
          <w:color w:val="ED7D31"/>
          <w:sz w:val="24"/>
          <w:szCs w:val="24"/>
          <w:lang w:val="zh-TW" w:eastAsia="zh-TW"/>
        </w:rPr>
      </w:pPr>
      <w:r>
        <w:rPr>
          <w:rFonts w:cs="仿宋" w:asciiTheme="minorEastAsia" w:hAnsiTheme="minorEastAsia" w:eastAsiaTheme="minorEastAsia"/>
          <w:sz w:val="24"/>
          <w:szCs w:val="24"/>
          <w:lang w:val="zh-TW" w:eastAsia="zh-TW"/>
        </w:rPr>
        <w:t>若</w:t>
      </w:r>
      <w:r>
        <w:rPr>
          <w:rFonts w:hint="eastAsia" w:cs="仿宋" w:asciiTheme="minorEastAsia" w:hAnsiTheme="minorEastAsia" w:eastAsiaTheme="minorEastAsia"/>
          <w:sz w:val="24"/>
          <w:szCs w:val="24"/>
          <w:lang w:val="zh-TW"/>
        </w:rPr>
        <w:t>乙方</w:t>
      </w:r>
      <w:r>
        <w:rPr>
          <w:rFonts w:cs="仿宋" w:asciiTheme="minorEastAsia" w:hAnsiTheme="minorEastAsia" w:eastAsiaTheme="minorEastAsia"/>
          <w:sz w:val="24"/>
          <w:szCs w:val="24"/>
          <w:lang w:val="zh-TW" w:eastAsia="zh-TW"/>
        </w:rPr>
        <w:t>未能按本协议约定交付咨询服务</w:t>
      </w:r>
      <w:r>
        <w:rPr>
          <w:rFonts w:hint="eastAsia" w:cs="仿宋" w:asciiTheme="minorEastAsia" w:hAnsiTheme="minorEastAsia" w:eastAsiaTheme="minorEastAsia"/>
          <w:sz w:val="24"/>
          <w:szCs w:val="24"/>
          <w:lang w:val="zh-TW"/>
        </w:rPr>
        <w:t>成果</w:t>
      </w:r>
      <w:r>
        <w:rPr>
          <w:rFonts w:cs="仿宋" w:asciiTheme="minorEastAsia" w:hAnsiTheme="minorEastAsia" w:eastAsiaTheme="minorEastAsia"/>
          <w:sz w:val="24"/>
          <w:szCs w:val="24"/>
          <w:lang w:val="zh-TW" w:eastAsia="zh-TW"/>
        </w:rPr>
        <w:t>，包括未经协商临时更换</w:t>
      </w:r>
      <w:r>
        <w:rPr>
          <w:rFonts w:hint="eastAsia" w:cs="仿宋" w:asciiTheme="minorEastAsia" w:hAnsiTheme="minorEastAsia" w:eastAsiaTheme="minorEastAsia"/>
          <w:sz w:val="24"/>
          <w:szCs w:val="24"/>
          <w:lang w:val="zh-TW"/>
        </w:rPr>
        <w:t>咨询项目负责人</w:t>
      </w:r>
      <w:r>
        <w:rPr>
          <w:rFonts w:cs="仿宋" w:asciiTheme="minorEastAsia" w:hAnsiTheme="minorEastAsia" w:eastAsiaTheme="minorEastAsia"/>
          <w:sz w:val="24"/>
          <w:szCs w:val="24"/>
          <w:lang w:val="zh-TW" w:eastAsia="zh-TW"/>
        </w:rPr>
        <w:t>、未能保证咨询服务时长，甲方可要求乙方</w:t>
      </w:r>
      <w:r>
        <w:rPr>
          <w:rFonts w:hint="eastAsia" w:cs="仿宋" w:asciiTheme="minorEastAsia" w:hAnsiTheme="minorEastAsia" w:eastAsiaTheme="minorEastAsia"/>
          <w:sz w:val="24"/>
          <w:szCs w:val="24"/>
          <w:lang w:val="zh-TW" w:eastAsia="zh-TW"/>
        </w:rPr>
        <w:t>承担违约责任</w:t>
      </w:r>
      <w:r>
        <w:rPr>
          <w:rFonts w:hint="eastAsia" w:cs="仿宋" w:asciiTheme="minorEastAsia" w:hAnsiTheme="minorEastAsia" w:eastAsiaTheme="minorEastAsia"/>
          <w:sz w:val="24"/>
          <w:szCs w:val="24"/>
          <w:lang w:val="zh-TW"/>
        </w:rPr>
        <w:t>。</w:t>
      </w:r>
    </w:p>
    <w:p>
      <w:pPr>
        <w:rPr>
          <w:rFonts w:cs="宋体" w:asciiTheme="minorEastAsia" w:hAnsiTheme="minorEastAsia" w:eastAsiaTheme="minorEastAsia"/>
          <w:color w:val="ED7D31"/>
          <w:sz w:val="24"/>
          <w:szCs w:val="24"/>
          <w:lang w:val="zh-TW" w:eastAsia="zh-TW"/>
        </w:rPr>
      </w:pPr>
    </w:p>
    <w:p>
      <w:pPr>
        <w:numPr>
          <w:ilvl w:val="1"/>
          <w:numId w:val="4"/>
        </w:numPr>
        <w:rPr>
          <w:rFonts w:cs="仿宋" w:asciiTheme="minorEastAsia" w:hAnsiTheme="minorEastAsia" w:eastAsiaTheme="minorEastAsia"/>
          <w:sz w:val="24"/>
          <w:szCs w:val="24"/>
          <w:lang w:val="zh-TW" w:eastAsia="zh-TW"/>
        </w:rPr>
      </w:pPr>
      <w:r>
        <w:rPr>
          <w:rFonts w:cs="仿宋" w:asciiTheme="minorEastAsia" w:hAnsiTheme="minorEastAsia" w:eastAsiaTheme="minorEastAsia"/>
          <w:sz w:val="24"/>
          <w:szCs w:val="24"/>
          <w:lang w:val="zh-TW" w:eastAsia="zh-TW"/>
        </w:rPr>
        <w:t>若甲方未能如期参加咨询服务且未于</w:t>
      </w:r>
      <w:r>
        <w:rPr>
          <w:rFonts w:hint="eastAsia" w:cs="仿宋" w:asciiTheme="minorEastAsia" w:hAnsiTheme="minorEastAsia" w:eastAsiaTheme="minorEastAsia"/>
          <w:sz w:val="24"/>
          <w:szCs w:val="24"/>
          <w:lang w:val="zh-TW"/>
        </w:rPr>
        <w:t>提前5</w:t>
      </w:r>
      <w:r>
        <w:rPr>
          <w:rFonts w:cs="仿宋" w:asciiTheme="minorEastAsia" w:hAnsiTheme="minorEastAsia" w:eastAsiaTheme="minorEastAsia"/>
          <w:sz w:val="24"/>
          <w:szCs w:val="24"/>
          <w:lang w:val="zh-TW" w:eastAsia="zh-TW"/>
        </w:rPr>
        <w:t>个工作日前及时告知乙方，</w:t>
      </w:r>
      <w:r>
        <w:rPr>
          <w:rFonts w:hint="eastAsia" w:cs="仿宋" w:asciiTheme="minorEastAsia" w:hAnsiTheme="minorEastAsia" w:eastAsiaTheme="minorEastAsia"/>
          <w:sz w:val="24"/>
          <w:szCs w:val="24"/>
          <w:lang w:val="zh-TW" w:eastAsia="zh-TW"/>
        </w:rPr>
        <w:t>如</w:t>
      </w:r>
      <w:r>
        <w:rPr>
          <w:rFonts w:cs="仿宋" w:asciiTheme="minorEastAsia" w:hAnsiTheme="minorEastAsia" w:eastAsiaTheme="minorEastAsia"/>
          <w:sz w:val="24"/>
          <w:szCs w:val="24"/>
          <w:lang w:val="zh-TW" w:eastAsia="zh-TW"/>
        </w:rPr>
        <w:t>给乙方造成经济损失</w:t>
      </w:r>
      <w:r>
        <w:rPr>
          <w:rFonts w:hint="eastAsia" w:cs="仿宋" w:asciiTheme="minorEastAsia" w:hAnsiTheme="minorEastAsia" w:eastAsiaTheme="minorEastAsia"/>
          <w:sz w:val="24"/>
          <w:szCs w:val="24"/>
          <w:lang w:val="zh-TW" w:eastAsia="zh-TW"/>
        </w:rPr>
        <w:t>的</w:t>
      </w:r>
      <w:r>
        <w:rPr>
          <w:rFonts w:cs="仿宋" w:asciiTheme="minorEastAsia" w:hAnsiTheme="minorEastAsia" w:eastAsiaTheme="minorEastAsia"/>
          <w:sz w:val="24"/>
          <w:szCs w:val="24"/>
          <w:lang w:val="zh-TW" w:eastAsia="zh-TW"/>
        </w:rPr>
        <w:t>，甲方应向乙方</w:t>
      </w:r>
      <w:r>
        <w:rPr>
          <w:rFonts w:hint="eastAsia" w:cs="仿宋" w:asciiTheme="minorEastAsia" w:hAnsiTheme="minorEastAsia" w:eastAsiaTheme="minorEastAsia"/>
          <w:sz w:val="24"/>
          <w:szCs w:val="24"/>
          <w:lang w:val="zh-TW" w:eastAsia="zh-TW"/>
        </w:rPr>
        <w:t>进行赔偿</w:t>
      </w:r>
      <w:r>
        <w:rPr>
          <w:rFonts w:cs="仿宋" w:asciiTheme="minorEastAsia" w:hAnsiTheme="minorEastAsia" w:eastAsiaTheme="minorEastAsia"/>
          <w:sz w:val="24"/>
          <w:szCs w:val="24"/>
          <w:lang w:val="zh-TW" w:eastAsia="zh-TW"/>
        </w:rPr>
        <w:t>。</w:t>
      </w:r>
    </w:p>
    <w:p>
      <w:pPr>
        <w:tabs>
          <w:tab w:val="left" w:pos="1080"/>
        </w:tabs>
        <w:rPr>
          <w:rFonts w:cs="宋体" w:asciiTheme="minorEastAsia" w:hAnsiTheme="minorEastAsia" w:eastAsiaTheme="minorEastAsia"/>
          <w:sz w:val="24"/>
          <w:szCs w:val="24"/>
          <w:lang w:val="zh-CN"/>
        </w:rPr>
      </w:pPr>
    </w:p>
    <w:p>
      <w:pPr>
        <w:numPr>
          <w:ilvl w:val="1"/>
          <w:numId w:val="4"/>
        </w:numPr>
        <w:rPr>
          <w:rFonts w:cs="仿宋" w:asciiTheme="minorEastAsia" w:hAnsiTheme="minorEastAsia" w:eastAsiaTheme="minorEastAsia"/>
          <w:kern w:val="0"/>
          <w:sz w:val="24"/>
          <w:szCs w:val="24"/>
        </w:rPr>
      </w:pPr>
      <w:r>
        <w:rPr>
          <w:rFonts w:cs="仿宋" w:asciiTheme="minorEastAsia" w:hAnsiTheme="minorEastAsia" w:eastAsiaTheme="minorEastAsia"/>
          <w:sz w:val="24"/>
          <w:szCs w:val="24"/>
          <w:lang w:val="zh-TW" w:eastAsia="zh-TW"/>
        </w:rPr>
        <w:t>甲方如未能按时全额支付咨询服务费用，乙方可单方终止本协议</w:t>
      </w:r>
      <w:r>
        <w:rPr>
          <w:rFonts w:cs="宋体" w:asciiTheme="minorEastAsia" w:hAnsiTheme="minorEastAsia" w:eastAsiaTheme="minorEastAsia"/>
          <w:sz w:val="24"/>
          <w:szCs w:val="24"/>
          <w:lang w:val="zh-CN"/>
        </w:rPr>
        <w:t>。</w:t>
      </w:r>
    </w:p>
    <w:p>
      <w:pPr>
        <w:rPr>
          <w:rFonts w:cs="仿宋" w:asciiTheme="minorEastAsia" w:hAnsiTheme="minorEastAsia" w:eastAsiaTheme="minorEastAsia"/>
          <w:kern w:val="0"/>
          <w:sz w:val="24"/>
          <w:szCs w:val="24"/>
        </w:rPr>
      </w:pPr>
    </w:p>
    <w:p>
      <w:pPr>
        <w:numPr>
          <w:ilvl w:val="1"/>
          <w:numId w:val="5"/>
        </w:numPr>
        <w:rPr>
          <w:rFonts w:cs="仿宋" w:asciiTheme="minorEastAsia" w:hAnsiTheme="minorEastAsia" w:eastAsiaTheme="minorEastAsia"/>
          <w:kern w:val="0"/>
          <w:sz w:val="24"/>
          <w:szCs w:val="24"/>
        </w:rPr>
      </w:pPr>
      <w:r>
        <w:rPr>
          <w:rFonts w:hint="eastAsia" w:cs="仿宋" w:asciiTheme="minorEastAsia" w:hAnsiTheme="minorEastAsia" w:eastAsiaTheme="minorEastAsia"/>
          <w:sz w:val="24"/>
          <w:szCs w:val="24"/>
          <w:lang w:val="zh-TW" w:eastAsia="zh-TW"/>
        </w:rPr>
        <w:t>在本合同期内</w:t>
      </w:r>
      <w:r>
        <w:rPr>
          <w:rFonts w:cs="仿宋" w:asciiTheme="minorEastAsia" w:hAnsiTheme="minorEastAsia" w:eastAsiaTheme="minorEastAsia"/>
          <w:sz w:val="24"/>
          <w:szCs w:val="24"/>
          <w:lang w:eastAsia="zh-TW"/>
        </w:rPr>
        <w:t>，</w:t>
      </w:r>
      <w:r>
        <w:rPr>
          <w:rFonts w:hint="eastAsia" w:cs="仿宋" w:asciiTheme="minorEastAsia" w:hAnsiTheme="minorEastAsia" w:eastAsiaTheme="minorEastAsia"/>
          <w:sz w:val="24"/>
          <w:szCs w:val="24"/>
        </w:rPr>
        <w:t>如因遭遇</w:t>
      </w:r>
      <w:r>
        <w:rPr>
          <w:rFonts w:cs="仿宋" w:asciiTheme="minorEastAsia" w:hAnsiTheme="minorEastAsia" w:eastAsiaTheme="minorEastAsia"/>
          <w:sz w:val="24"/>
          <w:szCs w:val="24"/>
          <w:lang w:eastAsia="zh-TW"/>
        </w:rPr>
        <w:t>自然灾害、战争、暴动、骚乱、疫情等其他不可抗力</w:t>
      </w:r>
      <w:r>
        <w:rPr>
          <w:rFonts w:cs="仿宋" w:asciiTheme="minorEastAsia" w:hAnsiTheme="minorEastAsia" w:eastAsiaTheme="minorEastAsia"/>
          <w:sz w:val="24"/>
          <w:szCs w:val="24"/>
        </w:rPr>
        <w:t>，</w:t>
      </w:r>
      <w:r>
        <w:rPr>
          <w:rFonts w:hint="eastAsia" w:cs="仿宋" w:asciiTheme="minorEastAsia" w:hAnsiTheme="minorEastAsia" w:eastAsiaTheme="minorEastAsia"/>
          <w:sz w:val="24"/>
          <w:szCs w:val="24"/>
        </w:rPr>
        <w:t>致使本协议约定的咨询服务</w:t>
      </w:r>
      <w:r>
        <w:rPr>
          <w:rFonts w:hint="eastAsia" w:cs="仿宋" w:asciiTheme="minorEastAsia" w:hAnsiTheme="minorEastAsia" w:eastAsiaTheme="minorEastAsia"/>
          <w:sz w:val="24"/>
          <w:szCs w:val="24"/>
          <w:lang w:val="zh-TW" w:eastAsia="zh-TW"/>
        </w:rPr>
        <w:t>延迟或取消</w:t>
      </w:r>
      <w:r>
        <w:rPr>
          <w:rFonts w:cs="仿宋" w:asciiTheme="minorEastAsia" w:hAnsiTheme="minorEastAsia" w:eastAsiaTheme="minorEastAsia"/>
          <w:sz w:val="24"/>
          <w:szCs w:val="24"/>
          <w:lang w:eastAsia="zh-TW"/>
        </w:rPr>
        <w:t>时，不可归责于甲、乙双方，双方就本合同的履行或解除另行商议。</w:t>
      </w:r>
    </w:p>
    <w:p>
      <w:pPr>
        <w:rPr>
          <w:rFonts w:cs="仿宋" w:asciiTheme="minorEastAsia" w:hAnsiTheme="minorEastAsia" w:eastAsiaTheme="minorEastAsia"/>
          <w:kern w:val="0"/>
          <w:sz w:val="24"/>
          <w:szCs w:val="24"/>
        </w:rPr>
      </w:pPr>
    </w:p>
    <w:p>
      <w:pPr>
        <w:numPr>
          <w:ilvl w:val="0"/>
          <w:numId w:val="1"/>
        </w:numPr>
        <w:rPr>
          <w:rFonts w:cs="仿宋" w:asciiTheme="minorEastAsia" w:hAnsiTheme="minorEastAsia" w:eastAsiaTheme="minorEastAsia"/>
          <w:kern w:val="0"/>
          <w:sz w:val="24"/>
          <w:szCs w:val="24"/>
          <w:lang w:val="zh-TW" w:eastAsia="zh-TW"/>
        </w:rPr>
      </w:pPr>
      <w:r>
        <w:rPr>
          <w:rFonts w:cs="仿宋" w:asciiTheme="minorEastAsia" w:hAnsiTheme="minorEastAsia" w:eastAsiaTheme="minorEastAsia"/>
          <w:b/>
          <w:bCs/>
          <w:sz w:val="24"/>
          <w:szCs w:val="24"/>
          <w:lang w:val="zh-TW" w:eastAsia="zh-TW"/>
        </w:rPr>
        <w:t>争议解决</w:t>
      </w:r>
    </w:p>
    <w:p>
      <w:pPr>
        <w:numPr>
          <w:ilvl w:val="1"/>
          <w:numId w:val="4"/>
        </w:numPr>
        <w:rPr>
          <w:rFonts w:cs="仿宋" w:asciiTheme="minorEastAsia" w:hAnsiTheme="minorEastAsia" w:eastAsiaTheme="minorEastAsia"/>
          <w:sz w:val="24"/>
          <w:szCs w:val="24"/>
          <w:lang w:val="zh-TW" w:eastAsia="zh-TW"/>
        </w:rPr>
      </w:pPr>
      <w:r>
        <w:rPr>
          <w:rFonts w:cs="仿宋" w:asciiTheme="minorEastAsia" w:hAnsiTheme="minorEastAsia" w:eastAsiaTheme="minorEastAsia"/>
          <w:sz w:val="24"/>
          <w:szCs w:val="24"/>
          <w:lang w:val="zh-TW" w:eastAsia="zh-TW"/>
        </w:rPr>
        <w:t>甲乙双方发生争议，应友好协商解决。协商不成任何一方均有权将争议提交至深圳仲裁委员会按照该会现行有效的仲裁规则进行仲裁。</w:t>
      </w:r>
    </w:p>
    <w:p>
      <w:pPr>
        <w:pStyle w:val="11"/>
        <w:ind w:firstLine="480"/>
        <w:rPr>
          <w:rFonts w:cs="仿宋" w:asciiTheme="minorEastAsia" w:hAnsiTheme="minorEastAsia" w:eastAsiaTheme="minorEastAsia"/>
          <w:kern w:val="0"/>
          <w:sz w:val="24"/>
          <w:szCs w:val="24"/>
        </w:rPr>
      </w:pPr>
    </w:p>
    <w:p>
      <w:pPr>
        <w:numPr>
          <w:ilvl w:val="0"/>
          <w:numId w:val="1"/>
        </w:numPr>
        <w:rPr>
          <w:rFonts w:cs="仿宋" w:asciiTheme="minorEastAsia" w:hAnsiTheme="minorEastAsia" w:eastAsiaTheme="minorEastAsia"/>
          <w:sz w:val="24"/>
          <w:szCs w:val="24"/>
        </w:rPr>
      </w:pPr>
      <w:r>
        <w:rPr>
          <w:rFonts w:cs="仿宋" w:asciiTheme="minorEastAsia" w:hAnsiTheme="minorEastAsia" w:eastAsiaTheme="minorEastAsia"/>
          <w:b/>
          <w:bCs/>
          <w:sz w:val="24"/>
          <w:szCs w:val="24"/>
          <w:lang w:val="zh-TW" w:eastAsia="zh-TW"/>
        </w:rPr>
        <w:t>附则</w:t>
      </w:r>
    </w:p>
    <w:p>
      <w:pPr>
        <w:numPr>
          <w:ilvl w:val="1"/>
          <w:numId w:val="4"/>
        </w:numPr>
        <w:rPr>
          <w:rFonts w:cs="仿宋" w:asciiTheme="minorEastAsia" w:hAnsiTheme="minorEastAsia" w:eastAsiaTheme="minorEastAsia"/>
          <w:sz w:val="24"/>
          <w:szCs w:val="24"/>
          <w:lang w:val="zh-TW" w:eastAsia="zh-TW"/>
        </w:rPr>
      </w:pPr>
      <w:r>
        <w:rPr>
          <w:rFonts w:cs="仿宋" w:asciiTheme="minorEastAsia" w:hAnsiTheme="minorEastAsia" w:eastAsiaTheme="minorEastAsia"/>
          <w:sz w:val="24"/>
          <w:szCs w:val="24"/>
          <w:lang w:val="zh-TW" w:eastAsia="zh-TW"/>
        </w:rPr>
        <w:t>双方通过本协议确定的联系方式向对方发出的通知，均视为有效送达，无论对方是否实际查阅。一方变更联系方式，应自变更之日起三日内，以书面形式通知对方，否则由此引起的相关责任由该方承担。</w:t>
      </w:r>
    </w:p>
    <w:p>
      <w:pPr>
        <w:tabs>
          <w:tab w:val="left" w:pos="1080"/>
        </w:tabs>
        <w:rPr>
          <w:rFonts w:cs="仿宋" w:asciiTheme="minorEastAsia" w:hAnsiTheme="minorEastAsia" w:eastAsiaTheme="minorEastAsia"/>
          <w:kern w:val="0"/>
          <w:sz w:val="24"/>
          <w:szCs w:val="24"/>
          <w:lang w:val="zh-TW" w:eastAsia="zh-TW"/>
        </w:rPr>
      </w:pPr>
    </w:p>
    <w:p>
      <w:pPr>
        <w:numPr>
          <w:ilvl w:val="1"/>
          <w:numId w:val="4"/>
        </w:numPr>
        <w:rPr>
          <w:rFonts w:cs="仿宋" w:asciiTheme="minorEastAsia" w:hAnsiTheme="minorEastAsia" w:eastAsiaTheme="minorEastAsia"/>
          <w:b/>
          <w:bCs/>
          <w:sz w:val="24"/>
          <w:szCs w:val="24"/>
        </w:rPr>
      </w:pPr>
      <w:r>
        <w:rPr>
          <w:rFonts w:cs="仿宋" w:asciiTheme="minorEastAsia" w:hAnsiTheme="minorEastAsia" w:eastAsiaTheme="minorEastAsia"/>
          <w:sz w:val="24"/>
          <w:szCs w:val="24"/>
          <w:lang w:val="zh-TW" w:eastAsia="zh-TW"/>
        </w:rPr>
        <w:t>本协议本协议一式贰份，甲乙双方各执壹份，具同等法律效力，自双方签字签章后生效</w:t>
      </w:r>
      <w:r>
        <w:rPr>
          <w:rFonts w:hint="eastAsia" w:cs="仿宋" w:asciiTheme="minorEastAsia" w:hAnsiTheme="minorEastAsia" w:eastAsiaTheme="minorEastAsia"/>
          <w:sz w:val="24"/>
          <w:szCs w:val="24"/>
          <w:lang w:val="zh-TW"/>
        </w:rPr>
        <w:t>。</w:t>
      </w:r>
    </w:p>
    <w:p>
      <w:pPr>
        <w:rPr>
          <w:rFonts w:cs="仿宋" w:asciiTheme="minorEastAsia" w:hAnsiTheme="minorEastAsia" w:eastAsiaTheme="minorEastAsia"/>
          <w:b/>
          <w:bCs/>
          <w:sz w:val="24"/>
          <w:szCs w:val="24"/>
        </w:rPr>
      </w:pPr>
    </w:p>
    <w:tbl>
      <w:tblPr>
        <w:tblStyle w:val="9"/>
        <w:tblW w:w="8359" w:type="dxa"/>
        <w:tblInd w:w="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Layout w:type="fixed"/>
        <w:tblCellMar>
          <w:top w:w="0" w:type="dxa"/>
          <w:left w:w="0" w:type="dxa"/>
          <w:bottom w:w="0" w:type="dxa"/>
          <w:right w:w="0" w:type="dxa"/>
        </w:tblCellMar>
      </w:tblPr>
      <w:tblGrid>
        <w:gridCol w:w="4231"/>
        <w:gridCol w:w="4128"/>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4298" w:hRule="atLeast"/>
        </w:trPr>
        <w:tc>
          <w:tcPr>
            <w:tcW w:w="4231" w:type="dxa"/>
            <w:tcBorders>
              <w:top w:val="nil"/>
              <w:left w:val="nil"/>
              <w:bottom w:val="nil"/>
              <w:right w:val="nil"/>
            </w:tcBorders>
            <w:shd w:val="clear" w:color="auto" w:fill="auto"/>
            <w:tcMar>
              <w:top w:w="80" w:type="dxa"/>
              <w:left w:w="80" w:type="dxa"/>
              <w:bottom w:w="80" w:type="dxa"/>
              <w:right w:w="80" w:type="dxa"/>
            </w:tcMar>
          </w:tcPr>
          <w:p>
            <w:pPr>
              <w:pStyle w:val="2"/>
              <w:spacing w:after="0"/>
              <w:rPr>
                <w:rFonts w:hint="default" w:cs="仿宋" w:asciiTheme="minorEastAsia" w:hAnsiTheme="minorEastAsia" w:eastAsiaTheme="minorEastAsia"/>
                <w:sz w:val="24"/>
                <w:szCs w:val="24"/>
              </w:rPr>
            </w:pPr>
            <w:r>
              <w:rPr>
                <w:rFonts w:cs="仿宋" w:asciiTheme="minorEastAsia" w:hAnsiTheme="minorEastAsia" w:eastAsiaTheme="minorEastAsia"/>
                <w:b/>
                <w:bCs/>
                <w:sz w:val="24"/>
                <w:szCs w:val="24"/>
                <w:lang w:val="zh-TW" w:eastAsia="zh-TW"/>
              </w:rPr>
              <w:t>甲方（盖章）：</w:t>
            </w:r>
          </w:p>
          <w:p>
            <w:pPr>
              <w:pStyle w:val="2"/>
              <w:spacing w:after="0"/>
              <w:rPr>
                <w:rFonts w:hint="default" w:cs="仿宋" w:asciiTheme="minorEastAsia" w:hAnsiTheme="minorEastAsia" w:eastAsiaTheme="minorEastAsia"/>
                <w:sz w:val="24"/>
                <w:szCs w:val="24"/>
              </w:rPr>
            </w:pPr>
          </w:p>
          <w:p>
            <w:pPr>
              <w:pStyle w:val="2"/>
              <w:spacing w:after="0"/>
              <w:rPr>
                <w:rFonts w:hint="default" w:cs="仿宋" w:asciiTheme="minorEastAsia" w:hAnsiTheme="minorEastAsia" w:eastAsiaTheme="minorEastAsia"/>
                <w:sz w:val="24"/>
                <w:szCs w:val="24"/>
              </w:rPr>
            </w:pPr>
          </w:p>
          <w:p>
            <w:pPr>
              <w:pStyle w:val="2"/>
              <w:spacing w:after="0"/>
              <w:rPr>
                <w:rFonts w:hint="default" w:cs="仿宋" w:asciiTheme="minorEastAsia" w:hAnsiTheme="minorEastAsia" w:eastAsiaTheme="minorEastAsia"/>
                <w:sz w:val="24"/>
                <w:szCs w:val="24"/>
              </w:rPr>
            </w:pPr>
          </w:p>
          <w:p>
            <w:pPr>
              <w:pStyle w:val="2"/>
              <w:spacing w:after="0"/>
              <w:rPr>
                <w:rFonts w:hint="default" w:cs="仿宋" w:asciiTheme="minorEastAsia" w:hAnsiTheme="minorEastAsia" w:eastAsiaTheme="minorEastAsia"/>
                <w:sz w:val="24"/>
                <w:szCs w:val="24"/>
              </w:rPr>
            </w:pPr>
          </w:p>
          <w:p>
            <w:pPr>
              <w:pStyle w:val="2"/>
              <w:spacing w:after="0"/>
              <w:rPr>
                <w:rFonts w:hint="default" w:cs="仿宋" w:asciiTheme="minorEastAsia" w:hAnsiTheme="minorEastAsia" w:eastAsiaTheme="minorEastAsia"/>
                <w:sz w:val="24"/>
                <w:szCs w:val="24"/>
                <w:lang w:val="zh-TW" w:eastAsia="zh-TW"/>
              </w:rPr>
            </w:pPr>
          </w:p>
          <w:p>
            <w:pPr>
              <w:pStyle w:val="2"/>
              <w:spacing w:after="0"/>
              <w:rPr>
                <w:rFonts w:hint="default" w:cs="仿宋" w:asciiTheme="minorEastAsia" w:hAnsiTheme="minorEastAsia" w:eastAsiaTheme="minorEastAsia"/>
                <w:b/>
                <w:bCs/>
                <w:sz w:val="24"/>
                <w:szCs w:val="24"/>
              </w:rPr>
            </w:pPr>
            <w:r>
              <w:rPr>
                <w:rFonts w:cs="仿宋" w:asciiTheme="minorEastAsia" w:hAnsiTheme="minorEastAsia" w:eastAsiaTheme="minorEastAsia"/>
                <w:b/>
                <w:bCs/>
                <w:sz w:val="24"/>
                <w:szCs w:val="24"/>
                <w:lang w:val="zh-TW" w:eastAsia="zh-TW"/>
              </w:rPr>
              <w:t>深圳天图兴诚投资管理有限公司</w:t>
            </w:r>
          </w:p>
          <w:p>
            <w:pPr>
              <w:pStyle w:val="2"/>
              <w:spacing w:after="0"/>
              <w:rPr>
                <w:rFonts w:hint="default" w:asciiTheme="minorEastAsia" w:hAnsiTheme="minorEastAsia" w:eastAsiaTheme="minorEastAsia"/>
                <w:lang w:val="zh-TW" w:eastAsia="zh-TW"/>
              </w:rPr>
            </w:pPr>
          </w:p>
          <w:p>
            <w:pPr>
              <w:pStyle w:val="2"/>
              <w:spacing w:after="0"/>
              <w:rPr>
                <w:rFonts w:hint="default" w:cs="仿宋" w:asciiTheme="minorEastAsia" w:hAnsiTheme="minorEastAsia" w:eastAsiaTheme="minorEastAsia"/>
                <w:sz w:val="24"/>
                <w:szCs w:val="24"/>
                <w:lang w:eastAsia="zh-TW"/>
              </w:rPr>
            </w:pPr>
            <w:r>
              <w:rPr>
                <w:rFonts w:cs="仿宋" w:asciiTheme="minorEastAsia" w:hAnsiTheme="minorEastAsia" w:eastAsiaTheme="minorEastAsia"/>
                <w:sz w:val="24"/>
                <w:szCs w:val="24"/>
                <w:lang w:val="zh-TW" w:eastAsia="zh-TW"/>
              </w:rPr>
              <w:t>法定代表人：</w:t>
            </w:r>
          </w:p>
          <w:p>
            <w:pPr>
              <w:pStyle w:val="2"/>
              <w:spacing w:after="0"/>
              <w:rPr>
                <w:rFonts w:hint="default" w:cs="仿宋" w:asciiTheme="minorEastAsia" w:hAnsiTheme="minorEastAsia" w:eastAsiaTheme="minorEastAsia"/>
                <w:sz w:val="24"/>
                <w:szCs w:val="24"/>
                <w:lang w:eastAsia="zh-TW"/>
              </w:rPr>
            </w:pPr>
          </w:p>
          <w:p>
            <w:pPr>
              <w:pStyle w:val="2"/>
              <w:spacing w:after="0"/>
              <w:rPr>
                <w:rFonts w:hint="default" w:cs="仿宋" w:asciiTheme="minorEastAsia" w:hAnsiTheme="minorEastAsia" w:eastAsiaTheme="minorEastAsia"/>
                <w:sz w:val="24"/>
                <w:szCs w:val="24"/>
                <w:lang w:eastAsia="zh-TW"/>
              </w:rPr>
            </w:pPr>
            <w:r>
              <w:rPr>
                <w:rFonts w:cs="仿宋" w:asciiTheme="minorEastAsia" w:hAnsiTheme="minorEastAsia" w:eastAsiaTheme="minorEastAsia"/>
                <w:sz w:val="24"/>
                <w:szCs w:val="24"/>
                <w:lang w:val="zh-TW" w:eastAsia="zh-TW"/>
              </w:rPr>
              <w:t>日期：【</w:t>
            </w:r>
            <w:r>
              <w:rPr>
                <w:rFonts w:cs="仿宋" w:asciiTheme="minorEastAsia" w:hAnsiTheme="minorEastAsia" w:eastAsiaTheme="minorEastAsia"/>
                <w:sz w:val="24"/>
                <w:szCs w:val="24"/>
                <w:lang w:val="zh-TW"/>
              </w:rPr>
              <w:t xml:space="preserve"> </w:t>
            </w:r>
            <w:r>
              <w:rPr>
                <w:rFonts w:cs="仿宋" w:asciiTheme="minorEastAsia" w:hAnsiTheme="minorEastAsia" w:eastAsiaTheme="minorEastAsia"/>
                <w:sz w:val="24"/>
                <w:szCs w:val="24"/>
                <w:lang w:val="zh-TW" w:eastAsia="zh-TW"/>
              </w:rPr>
              <w:t>】年【</w:t>
            </w:r>
            <w:r>
              <w:rPr>
                <w:rFonts w:cs="仿宋" w:asciiTheme="minorEastAsia" w:hAnsiTheme="minorEastAsia" w:eastAsiaTheme="minorEastAsia"/>
                <w:sz w:val="24"/>
                <w:szCs w:val="24"/>
              </w:rPr>
              <w:t xml:space="preserve"> </w:t>
            </w:r>
            <w:r>
              <w:rPr>
                <w:rFonts w:cs="仿宋" w:asciiTheme="minorEastAsia" w:hAnsiTheme="minorEastAsia" w:eastAsiaTheme="minorEastAsia"/>
                <w:sz w:val="24"/>
                <w:szCs w:val="24"/>
                <w:lang w:val="zh-TW" w:eastAsia="zh-TW"/>
              </w:rPr>
              <w:t>】月【</w:t>
            </w:r>
            <w:r>
              <w:rPr>
                <w:rFonts w:cs="仿宋" w:asciiTheme="minorEastAsia" w:hAnsiTheme="minorEastAsia" w:eastAsiaTheme="minorEastAsia"/>
                <w:sz w:val="24"/>
                <w:szCs w:val="24"/>
              </w:rPr>
              <w:t xml:space="preserve"> </w:t>
            </w:r>
            <w:r>
              <w:rPr>
                <w:rFonts w:cs="仿宋" w:asciiTheme="minorEastAsia" w:hAnsiTheme="minorEastAsia" w:eastAsiaTheme="minorEastAsia"/>
                <w:sz w:val="24"/>
                <w:szCs w:val="24"/>
                <w:lang w:val="zh-TW" w:eastAsia="zh-TW"/>
              </w:rPr>
              <w:t>】日</w:t>
            </w:r>
          </w:p>
          <w:p>
            <w:pPr>
              <w:pStyle w:val="2"/>
              <w:spacing w:after="0"/>
              <w:rPr>
                <w:rFonts w:hint="default" w:cs="仿宋" w:asciiTheme="minorEastAsia" w:hAnsiTheme="minorEastAsia" w:eastAsiaTheme="minorEastAsia"/>
                <w:sz w:val="24"/>
                <w:szCs w:val="24"/>
                <w:lang w:eastAsia="zh-TW"/>
              </w:rPr>
            </w:pPr>
          </w:p>
          <w:p>
            <w:pPr>
              <w:pStyle w:val="2"/>
              <w:spacing w:after="0"/>
              <w:rPr>
                <w:rFonts w:hint="default" w:cs="仿宋" w:asciiTheme="minorEastAsia" w:hAnsiTheme="minorEastAsia" w:eastAsiaTheme="minorEastAsia"/>
                <w:sz w:val="24"/>
                <w:szCs w:val="24"/>
                <w:lang w:eastAsia="zh-TW"/>
              </w:rPr>
            </w:pPr>
          </w:p>
          <w:p>
            <w:pPr>
              <w:pStyle w:val="2"/>
              <w:spacing w:after="0"/>
              <w:rPr>
                <w:rFonts w:hint="default" w:asciiTheme="minorEastAsia" w:hAnsiTheme="minorEastAsia" w:eastAsiaTheme="minorEastAsia"/>
                <w:lang w:eastAsia="zh-TW"/>
              </w:rPr>
            </w:pPr>
          </w:p>
        </w:tc>
        <w:tc>
          <w:tcPr>
            <w:tcW w:w="4128" w:type="dxa"/>
            <w:tcBorders>
              <w:top w:val="nil"/>
              <w:left w:val="nil"/>
              <w:bottom w:val="nil"/>
              <w:right w:val="nil"/>
            </w:tcBorders>
            <w:shd w:val="clear" w:color="auto" w:fill="auto"/>
            <w:tcMar>
              <w:top w:w="80" w:type="dxa"/>
              <w:left w:w="80" w:type="dxa"/>
              <w:bottom w:w="80" w:type="dxa"/>
              <w:right w:w="80" w:type="dxa"/>
            </w:tcMar>
          </w:tcPr>
          <w:p>
            <w:pPr>
              <w:pStyle w:val="2"/>
              <w:spacing w:after="0"/>
              <w:rPr>
                <w:rFonts w:hint="default" w:cs="仿宋" w:asciiTheme="minorEastAsia" w:hAnsiTheme="minorEastAsia" w:eastAsiaTheme="minorEastAsia"/>
                <w:b/>
                <w:bCs/>
                <w:sz w:val="24"/>
                <w:szCs w:val="24"/>
              </w:rPr>
            </w:pPr>
            <w:r>
              <w:rPr>
                <w:rFonts w:cs="仿宋" w:asciiTheme="minorEastAsia" w:hAnsiTheme="minorEastAsia" w:eastAsiaTheme="minorEastAsia"/>
                <w:b/>
                <w:bCs/>
                <w:sz w:val="24"/>
                <w:szCs w:val="24"/>
                <w:lang w:val="zh-TW" w:eastAsia="zh-TW"/>
              </w:rPr>
              <w:t>乙方（盖章）：</w:t>
            </w:r>
          </w:p>
          <w:p>
            <w:pPr>
              <w:pStyle w:val="2"/>
              <w:spacing w:after="0"/>
              <w:rPr>
                <w:rFonts w:hint="default" w:cs="仿宋" w:asciiTheme="minorEastAsia" w:hAnsiTheme="minorEastAsia" w:eastAsiaTheme="minorEastAsia"/>
                <w:sz w:val="24"/>
                <w:szCs w:val="24"/>
              </w:rPr>
            </w:pPr>
          </w:p>
          <w:p>
            <w:pPr>
              <w:pStyle w:val="2"/>
              <w:spacing w:after="0"/>
              <w:rPr>
                <w:rFonts w:hint="default" w:cs="仿宋" w:asciiTheme="minorEastAsia" w:hAnsiTheme="minorEastAsia" w:eastAsiaTheme="minorEastAsia"/>
                <w:sz w:val="24"/>
                <w:szCs w:val="24"/>
              </w:rPr>
            </w:pPr>
          </w:p>
          <w:p>
            <w:pPr>
              <w:pStyle w:val="2"/>
              <w:spacing w:after="0"/>
              <w:rPr>
                <w:rFonts w:hint="default" w:cs="仿宋" w:asciiTheme="minorEastAsia" w:hAnsiTheme="minorEastAsia" w:eastAsiaTheme="minorEastAsia"/>
                <w:sz w:val="24"/>
                <w:szCs w:val="24"/>
              </w:rPr>
            </w:pPr>
          </w:p>
          <w:p>
            <w:pPr>
              <w:pStyle w:val="2"/>
              <w:spacing w:after="0"/>
              <w:rPr>
                <w:rFonts w:hint="default" w:cs="仿宋" w:asciiTheme="minorEastAsia" w:hAnsiTheme="minorEastAsia" w:eastAsiaTheme="minorEastAsia"/>
                <w:sz w:val="24"/>
                <w:szCs w:val="24"/>
              </w:rPr>
            </w:pPr>
          </w:p>
          <w:p>
            <w:pPr>
              <w:pStyle w:val="2"/>
              <w:spacing w:after="0"/>
              <w:rPr>
                <w:rFonts w:hint="default" w:cs="仿宋" w:asciiTheme="minorEastAsia" w:hAnsiTheme="minorEastAsia" w:eastAsiaTheme="minorEastAsia"/>
                <w:sz w:val="24"/>
                <w:szCs w:val="24"/>
              </w:rPr>
            </w:pPr>
          </w:p>
          <w:p>
            <w:pPr>
              <w:pStyle w:val="2"/>
              <w:spacing w:after="0"/>
              <w:rPr>
                <w:rFonts w:hint="default" w:cs="仿宋" w:asciiTheme="minorEastAsia" w:hAnsiTheme="minorEastAsia" w:eastAsiaTheme="minorEastAsia"/>
                <w:b/>
                <w:bCs/>
                <w:sz w:val="24"/>
                <w:szCs w:val="24"/>
              </w:rPr>
            </w:pPr>
            <w:r>
              <w:rPr>
                <w:rFonts w:cs="仿宋" w:asciiTheme="minorEastAsia" w:hAnsiTheme="minorEastAsia" w:eastAsiaTheme="minorEastAsia"/>
                <w:b/>
                <w:bCs/>
                <w:sz w:val="24"/>
                <w:szCs w:val="24"/>
              </w:rPr>
              <w:t xml:space="preserve"> </w:t>
            </w:r>
            <w:ins w:id="25" w:author="王灿平Sunny" w:date="2022-08-12T17:28:32Z">
              <w:r>
                <w:rPr>
                  <w:rFonts w:hint="eastAsia" w:cs="仿宋" w:asciiTheme="minorEastAsia" w:hAnsiTheme="minorEastAsia" w:eastAsiaTheme="minorEastAsia"/>
                  <w:b/>
                  <w:bCs/>
                  <w:sz w:val="24"/>
                  <w:szCs w:val="24"/>
                </w:rPr>
                <w:t>高维信息技术（深圳）有限公司</w:t>
              </w:r>
            </w:ins>
          </w:p>
          <w:p>
            <w:pPr>
              <w:pStyle w:val="2"/>
              <w:spacing w:after="0"/>
              <w:rPr>
                <w:rFonts w:hint="default" w:cs="仿宋" w:asciiTheme="minorEastAsia" w:hAnsiTheme="minorEastAsia" w:eastAsiaTheme="minorEastAsia"/>
                <w:b/>
                <w:bCs/>
                <w:sz w:val="24"/>
                <w:szCs w:val="24"/>
              </w:rPr>
            </w:pPr>
          </w:p>
          <w:p>
            <w:pPr>
              <w:pStyle w:val="2"/>
              <w:spacing w:after="0"/>
              <w:rPr>
                <w:rFonts w:hint="default" w:cs="仿宋" w:asciiTheme="minorEastAsia" w:hAnsiTheme="minorEastAsia" w:eastAsiaTheme="minorEastAsia"/>
                <w:sz w:val="24"/>
                <w:szCs w:val="24"/>
              </w:rPr>
            </w:pPr>
            <w:r>
              <w:rPr>
                <w:rFonts w:cs="仿宋" w:asciiTheme="minorEastAsia" w:hAnsiTheme="minorEastAsia" w:eastAsiaTheme="minorEastAsia"/>
                <w:sz w:val="24"/>
                <w:szCs w:val="24"/>
                <w:lang w:val="zh-TW" w:eastAsia="zh-TW"/>
              </w:rPr>
              <w:t>法定代表人：</w:t>
            </w:r>
          </w:p>
          <w:p>
            <w:pPr>
              <w:pStyle w:val="2"/>
              <w:spacing w:after="0"/>
              <w:rPr>
                <w:rFonts w:hint="default" w:cs="仿宋" w:asciiTheme="minorEastAsia" w:hAnsiTheme="minorEastAsia" w:eastAsiaTheme="minorEastAsia"/>
                <w:sz w:val="24"/>
                <w:szCs w:val="24"/>
              </w:rPr>
            </w:pPr>
          </w:p>
          <w:p>
            <w:pPr>
              <w:pStyle w:val="2"/>
              <w:spacing w:after="0"/>
              <w:rPr>
                <w:rFonts w:hint="default" w:asciiTheme="minorEastAsia" w:hAnsiTheme="minorEastAsia" w:eastAsiaTheme="minorEastAsia"/>
              </w:rPr>
            </w:pPr>
            <w:r>
              <w:rPr>
                <w:rFonts w:cs="仿宋" w:asciiTheme="minorEastAsia" w:hAnsiTheme="minorEastAsia" w:eastAsiaTheme="minorEastAsia"/>
                <w:sz w:val="24"/>
                <w:szCs w:val="24"/>
                <w:lang w:val="zh-TW" w:eastAsia="zh-TW"/>
              </w:rPr>
              <w:t>日期：【</w:t>
            </w:r>
            <w:ins w:id="26" w:author="王灿平Sunny" w:date="2022-08-12T17:28:36Z">
              <w:r>
                <w:rPr>
                  <w:rFonts w:hint="eastAsia" w:cs="仿宋" w:asciiTheme="minorEastAsia" w:hAnsiTheme="minorEastAsia" w:eastAsiaTheme="minorEastAsia"/>
                  <w:sz w:val="24"/>
                  <w:szCs w:val="24"/>
                  <w:lang w:val="en-US" w:eastAsia="zh-CN"/>
                </w:rPr>
                <w:t>2</w:t>
              </w:r>
            </w:ins>
            <w:ins w:id="27" w:author="王灿平Sunny" w:date="2022-08-12T17:28:37Z">
              <w:r>
                <w:rPr>
                  <w:rFonts w:hint="eastAsia" w:cs="仿宋" w:asciiTheme="minorEastAsia" w:hAnsiTheme="minorEastAsia" w:eastAsiaTheme="minorEastAsia"/>
                  <w:sz w:val="24"/>
                  <w:szCs w:val="24"/>
                  <w:lang w:val="en-US" w:eastAsia="zh-CN"/>
                </w:rPr>
                <w:t>0</w:t>
              </w:r>
            </w:ins>
            <w:ins w:id="28" w:author="王灿平Sunny" w:date="2022-08-12T17:28:38Z">
              <w:r>
                <w:rPr>
                  <w:rFonts w:hint="eastAsia" w:cs="仿宋" w:asciiTheme="minorEastAsia" w:hAnsiTheme="minorEastAsia" w:eastAsiaTheme="minorEastAsia"/>
                  <w:sz w:val="24"/>
                  <w:szCs w:val="24"/>
                  <w:lang w:val="en-US" w:eastAsia="zh-CN"/>
                </w:rPr>
                <w:t>22</w:t>
              </w:r>
            </w:ins>
            <w:r>
              <w:rPr>
                <w:rFonts w:cs="仿宋" w:asciiTheme="minorEastAsia" w:hAnsiTheme="minorEastAsia" w:eastAsiaTheme="minorEastAsia"/>
                <w:sz w:val="24"/>
                <w:szCs w:val="24"/>
              </w:rPr>
              <w:t xml:space="preserve"> </w:t>
            </w:r>
            <w:r>
              <w:rPr>
                <w:rFonts w:cs="仿宋" w:asciiTheme="minorEastAsia" w:hAnsiTheme="minorEastAsia" w:eastAsiaTheme="minorEastAsia"/>
                <w:sz w:val="24"/>
                <w:szCs w:val="24"/>
                <w:lang w:val="zh-TW" w:eastAsia="zh-TW"/>
              </w:rPr>
              <w:t>】年【</w:t>
            </w:r>
            <w:ins w:id="29" w:author="王灿平Sunny" w:date="2022-08-12T17:28:41Z">
              <w:r>
                <w:rPr>
                  <w:rFonts w:hint="eastAsia" w:cs="仿宋" w:asciiTheme="minorEastAsia" w:hAnsiTheme="minorEastAsia" w:eastAsiaTheme="minorEastAsia"/>
                  <w:sz w:val="24"/>
                  <w:szCs w:val="24"/>
                  <w:lang w:val="en-US" w:eastAsia="zh-CN"/>
                </w:rPr>
                <w:t>08</w:t>
              </w:r>
            </w:ins>
            <w:r>
              <w:rPr>
                <w:rFonts w:cs="仿宋" w:asciiTheme="minorEastAsia" w:hAnsiTheme="minorEastAsia" w:eastAsiaTheme="minorEastAsia"/>
                <w:sz w:val="24"/>
                <w:szCs w:val="24"/>
              </w:rPr>
              <w:t xml:space="preserve"> </w:t>
            </w:r>
            <w:r>
              <w:rPr>
                <w:rFonts w:cs="仿宋" w:asciiTheme="minorEastAsia" w:hAnsiTheme="minorEastAsia" w:eastAsiaTheme="minorEastAsia"/>
                <w:sz w:val="24"/>
                <w:szCs w:val="24"/>
                <w:lang w:val="zh-TW" w:eastAsia="zh-TW"/>
              </w:rPr>
              <w:t>】月【</w:t>
            </w:r>
            <w:ins w:id="30" w:author="王灿平Sunny" w:date="2022-08-12T17:28:44Z">
              <w:r>
                <w:rPr>
                  <w:rFonts w:hint="eastAsia" w:cs="仿宋" w:asciiTheme="minorEastAsia" w:hAnsiTheme="minorEastAsia" w:eastAsiaTheme="minorEastAsia"/>
                  <w:sz w:val="24"/>
                  <w:szCs w:val="24"/>
                  <w:lang w:val="en-US" w:eastAsia="zh-CN"/>
                </w:rPr>
                <w:t>10</w:t>
              </w:r>
            </w:ins>
            <w:r>
              <w:rPr>
                <w:rFonts w:cs="仿宋" w:asciiTheme="minorEastAsia" w:hAnsiTheme="minorEastAsia" w:eastAsiaTheme="minorEastAsia"/>
                <w:sz w:val="24"/>
                <w:szCs w:val="24"/>
              </w:rPr>
              <w:t xml:space="preserve"> </w:t>
            </w:r>
            <w:r>
              <w:rPr>
                <w:rFonts w:cs="仿宋" w:asciiTheme="minorEastAsia" w:hAnsiTheme="minorEastAsia" w:eastAsiaTheme="minorEastAsia"/>
                <w:sz w:val="24"/>
                <w:szCs w:val="24"/>
                <w:lang w:val="zh-TW" w:eastAsia="zh-TW"/>
              </w:rPr>
              <w:t>】日</w:t>
            </w:r>
          </w:p>
        </w:tc>
      </w:tr>
    </w:tbl>
    <w:p>
      <w:pPr>
        <w:rPr>
          <w:rFonts w:asciiTheme="minorEastAsia" w:hAnsiTheme="minorEastAsia" w:eastAsiaTheme="minorEastAsia"/>
        </w:rPr>
      </w:pPr>
    </w:p>
    <w:sectPr>
      <w:headerReference r:id="rId3" w:type="default"/>
      <w:footerReference r:id="rId4" w:type="default"/>
      <w:pgSz w:w="11900" w:h="16840"/>
      <w:pgMar w:top="1440" w:right="1800" w:bottom="1440" w:left="1800" w:header="850" w:footer="850" w:gutter="0"/>
      <w:pgNumType w:start="0"/>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20B0604020202020204"/>
    <w:charset w:val="86"/>
    <w:family w:val="swiss"/>
    <w:pitch w:val="default"/>
    <w:sig w:usb0="00000000" w:usb1="00000000" w:usb2="0000003F" w:usb3="00000000" w:csb0="603F01FF" w:csb1="FFFF0000"/>
  </w:font>
  <w:font w:name="Helvetica Neue">
    <w:altName w:val="Times New Roman"/>
    <w:panose1 w:val="02000503000000020004"/>
    <w:charset w:val="00"/>
    <w:family w:val="auto"/>
    <w:pitch w:val="default"/>
    <w:sig w:usb0="00000000" w:usb1="00000000" w:usb2="00000010" w:usb3="00000000" w:csb0="00000000" w:csb1="00000000"/>
  </w:font>
  <w:font w:name="仿宋">
    <w:panose1 w:val="02010609060101010101"/>
    <w:charset w:val="86"/>
    <w:family w:val="modern"/>
    <w:pitch w:val="default"/>
    <w:sig w:usb0="800002BF" w:usb1="38CF7CFA" w:usb2="00000016" w:usb3="00000000" w:csb0="00040001" w:csb1="00000000"/>
  </w:font>
  <w:font w:name="PMingLiU">
    <w:altName w:val="PMingLiU-ExtB"/>
    <w:panose1 w:val="02020500000000000000"/>
    <w:charset w:val="88"/>
    <w:family w:val="roman"/>
    <w:pitch w:val="default"/>
    <w:sig w:usb0="00000000" w:usb1="00000000" w:usb2="00000016" w:usb3="00000000" w:csb0="00100001" w:csb1="00000000"/>
  </w:font>
  <w:font w:name="微软雅黑">
    <w:panose1 w:val="020B0503020204020204"/>
    <w:charset w:val="86"/>
    <w:family w:val="auto"/>
    <w:pitch w:val="default"/>
    <w:sig w:usb0="80000287" w:usb1="2ACF3C50" w:usb2="00000016" w:usb3="00000000" w:csb0="0004001F" w:csb1="00000000"/>
  </w:font>
  <w:font w:name="P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tabs>
        <w:tab w:val="right" w:pos="8280"/>
        <w:tab w:val="clear" w:pos="8306"/>
      </w:tabs>
      <w:jc w:val="center"/>
      <w:rPr>
        <w:rFonts w:hint="default"/>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tabs>
        <w:tab w:val="center" w:pos="4870"/>
        <w:tab w:val="right" w:pos="8280"/>
        <w:tab w:val="clear" w:pos="4153"/>
        <w:tab w:val="clear" w:pos="8306"/>
      </w:tabs>
    </w:pPr>
    <w:r>
      <w:drawing>
        <wp:anchor distT="152400" distB="152400" distL="152400" distR="152400" simplePos="0" relativeHeight="251659264" behindDoc="1" locked="0" layoutInCell="1" allowOverlap="1">
          <wp:simplePos x="0" y="0"/>
          <wp:positionH relativeFrom="page">
            <wp:posOffset>1076960</wp:posOffset>
          </wp:positionH>
          <wp:positionV relativeFrom="page">
            <wp:posOffset>201295</wp:posOffset>
          </wp:positionV>
          <wp:extent cx="1045845" cy="525780"/>
          <wp:effectExtent l="0" t="0" r="0" b="0"/>
          <wp:wrapNone/>
          <wp:docPr id="1073741825" name="officeArt object" descr="透明底-长形-蓝字.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5" name="officeArt object" descr="透明底-长形-蓝字.png"/>
                  <pic:cNvPicPr>
                    <a:picLocks noChangeAspect="1"/>
                  </pic:cNvPicPr>
                </pic:nvPicPr>
                <pic:blipFill>
                  <a:blip r:embed="rId1"/>
                  <a:stretch>
                    <a:fillRect/>
                  </a:stretch>
                </pic:blipFill>
                <pic:spPr>
                  <a:xfrm>
                    <a:off x="0" y="0"/>
                    <a:ext cx="1046135" cy="525964"/>
                  </a:xfrm>
                  <a:prstGeom prst="rect">
                    <a:avLst/>
                  </a:prstGeom>
                  <a:ln w="12700" cap="flat">
                    <a:noFill/>
                    <a:miter lim="400000"/>
                    <a:headEnd/>
                    <a:tailEnd/>
                  </a:ln>
                  <a:effectLs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256B57"/>
    <w:multiLevelType w:val="singleLevel"/>
    <w:tmpl w:val="0E256B57"/>
    <w:lvl w:ilvl="0" w:tentative="0">
      <w:start w:val="2"/>
      <w:numFmt w:val="decimal"/>
      <w:suff w:val="nothing"/>
      <w:lvlText w:val="%1、"/>
      <w:lvlJc w:val="left"/>
    </w:lvl>
  </w:abstractNum>
  <w:abstractNum w:abstractNumId="1">
    <w:nsid w:val="67FB5FD6"/>
    <w:multiLevelType w:val="multilevel"/>
    <w:tmpl w:val="67FB5FD6"/>
    <w:lvl w:ilvl="0" w:tentative="0">
      <w:start w:val="1"/>
      <w:numFmt w:val="chineseCounting"/>
      <w:lvlText w:val="%1."/>
      <w:lvlJc w:val="left"/>
      <w:pPr>
        <w:tabs>
          <w:tab w:val="left" w:pos="1080"/>
        </w:tabs>
        <w:ind w:left="567" w:hanging="567"/>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1" w:tentative="0">
      <w:start w:val="1"/>
      <w:numFmt w:val="decimal"/>
      <w:lvlText w:val="%2."/>
      <w:lvlJc w:val="left"/>
      <w:pPr>
        <w:tabs>
          <w:tab w:val="left" w:pos="1080"/>
        </w:tabs>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 w:ilvl="2" w:tentative="0">
      <w:start w:val="1"/>
      <w:numFmt w:val="decimal"/>
      <w:lvlText w:val="%2.%3."/>
      <w:lvlJc w:val="left"/>
      <w:pPr>
        <w:tabs>
          <w:tab w:val="left" w:pos="1080"/>
        </w:tabs>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 w:ilvl="3" w:tentative="0">
      <w:start w:val="1"/>
      <w:numFmt w:val="decimal"/>
      <w:lvlText w:val="%2.%3.%4."/>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4" w:tentative="0">
      <w:start w:val="1"/>
      <w:numFmt w:val="decimal"/>
      <w:lvlText w:val="%2.%3.%4.%5."/>
      <w:lvlJc w:val="left"/>
      <w:pPr>
        <w:tabs>
          <w:tab w:val="left" w:pos="1080"/>
        </w:tabs>
        <w:ind w:left="992" w:hanging="992"/>
      </w:pPr>
      <w:rPr>
        <w:rFonts w:hAnsi="Arial Unicode MS"/>
        <w:caps w:val="0"/>
        <w:smallCaps w:val="0"/>
        <w:strike w:val="0"/>
        <w:dstrike w:val="0"/>
        <w:outline w:val="0"/>
        <w:emboss w:val="0"/>
        <w:imprint w:val="0"/>
        <w:spacing w:val="0"/>
        <w:w w:val="100"/>
        <w:kern w:val="0"/>
        <w:position w:val="0"/>
        <w:highlight w:val="none"/>
        <w:vertAlign w:val="baseline"/>
      </w:rPr>
    </w:lvl>
    <w:lvl w:ilvl="5" w:tentative="0">
      <w:start w:val="1"/>
      <w:numFmt w:val="decimal"/>
      <w:lvlText w:val="%2.%3.%4.%5.%6."/>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6" w:tentative="0">
      <w:start w:val="1"/>
      <w:numFmt w:val="decimal"/>
      <w:suff w:val="nothing"/>
      <w:lvlText w:val="%2.%3.%4.%5.%6.%7."/>
      <w:lvlJc w:val="left"/>
      <w:pPr>
        <w:tabs>
          <w:tab w:val="left" w:pos="1080"/>
        </w:tabs>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7" w:tentative="0">
      <w:start w:val="1"/>
      <w:numFmt w:val="decimal"/>
      <w:suff w:val="nothing"/>
      <w:lvlText w:val="%2.%3.%4.%5.%6.%7.%8."/>
      <w:lvlJc w:val="left"/>
      <w:pPr>
        <w:tabs>
          <w:tab w:val="left" w:pos="1080"/>
        </w:tabs>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8" w:tentative="0">
      <w:start w:val="1"/>
      <w:numFmt w:val="decimal"/>
      <w:suff w:val="nothing"/>
      <w:lvlText w:val="%2.%3.%4.%5.%6.%7.%8.%9."/>
      <w:lvlJc w:val="left"/>
      <w:pPr>
        <w:tabs>
          <w:tab w:val="left" w:pos="1080"/>
        </w:tabs>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1"/>
    <w:lvlOverride w:ilvl="0">
      <w:startOverride w:val="3"/>
    </w:lvlOverride>
  </w:num>
  <w:num w:numId="4">
    <w:abstractNumId w:val="1"/>
    <w:lvlOverride w:ilvl="0">
      <w:lvl w:ilvl="0" w:tentative="1">
        <w:start w:val="1"/>
        <w:numFmt w:val="chineseCounting"/>
        <w:lvlText w:val="%1."/>
        <w:lvlJc w:val="left"/>
        <w:pPr>
          <w:ind w:left="567" w:hanging="567"/>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1">
      <w:lvl w:ilvl="1" w:tentative="1">
        <w:start w:val="1"/>
        <w:numFmt w:val="decimal"/>
        <w:lvlText w:val="%2."/>
        <w:lvlJc w:val="left"/>
        <w:pPr>
          <w:tabs>
            <w:tab w:val="left" w:pos="1080"/>
          </w:tabs>
          <w:ind w:left="567" w:hanging="567"/>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tentative="1">
        <w:start w:val="1"/>
        <w:numFmt w:val="decimal"/>
        <w:lvlText w:val="%2.%3."/>
        <w:lvlJc w:val="left"/>
        <w:pPr>
          <w:tabs>
            <w:tab w:val="left" w:pos="1080"/>
          </w:tabs>
          <w:ind w:left="1021" w:hanging="1021"/>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tentative="1">
        <w:start w:val="1"/>
        <w:numFmt w:val="decimal"/>
        <w:lvlText w:val="%2.%3.%4."/>
        <w:lvlJc w:val="left"/>
        <w:pPr>
          <w:ind w:left="1080" w:hanging="108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tentative="1">
        <w:start w:val="1"/>
        <w:numFmt w:val="decimal"/>
        <w:lvlText w:val="%2.%3.%4.%5."/>
        <w:lvlJc w:val="left"/>
        <w:pPr>
          <w:tabs>
            <w:tab w:val="left" w:pos="1080"/>
          </w:tabs>
          <w:ind w:left="992" w:hanging="992"/>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tentative="1">
        <w:start w:val="1"/>
        <w:numFmt w:val="decimal"/>
        <w:lvlText w:val="%2.%3.%4.%5.%6."/>
        <w:lvlJc w:val="left"/>
        <w:pPr>
          <w:ind w:left="1080" w:hanging="108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tentative="1">
        <w:start w:val="1"/>
        <w:numFmt w:val="decimal"/>
        <w:suff w:val="nothing"/>
        <w:lvlText w:val="%2.%3.%4.%5.%6.%7."/>
        <w:lvlJc w:val="left"/>
        <w:pPr>
          <w:tabs>
            <w:tab w:val="left" w:pos="1080"/>
          </w:tabs>
          <w:ind w:left="1080" w:hanging="108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tentative="1">
        <w:start w:val="1"/>
        <w:numFmt w:val="decimal"/>
        <w:suff w:val="nothing"/>
        <w:lvlText w:val="%2.%3.%4.%5.%6.%7.%8."/>
        <w:lvlJc w:val="left"/>
        <w:pPr>
          <w:tabs>
            <w:tab w:val="left" w:pos="1080"/>
          </w:tabs>
          <w:ind w:left="1080" w:hanging="108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tentative="1">
        <w:start w:val="1"/>
        <w:numFmt w:val="decimal"/>
        <w:suff w:val="nothing"/>
        <w:lvlText w:val="%2.%3.%4.%5.%6.%7.%8.%9."/>
        <w:lvlJc w:val="left"/>
        <w:pPr>
          <w:tabs>
            <w:tab w:val="left" w:pos="1080"/>
          </w:tabs>
          <w:ind w:left="1080" w:hanging="108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 w:numId="5">
    <w:abstractNumId w:val="1"/>
    <w:lvlOverride w:ilvl="0">
      <w:lvl w:ilvl="0" w:tentative="1">
        <w:start w:val="1"/>
        <w:numFmt w:val="chineseCounting"/>
        <w:lvlText w:val="%1."/>
        <w:lvlJc w:val="left"/>
        <w:pPr>
          <w:ind w:left="567" w:hanging="567"/>
        </w:pPr>
        <w:rPr>
          <w:rFonts w:hAnsi="Arial Unicode MS"/>
          <w:b/>
          <w:bCs/>
          <w:caps w:val="0"/>
          <w:smallCaps w:val="0"/>
          <w:strike w:val="0"/>
          <w:dstrike w:val="0"/>
          <w:color w:val="000000"/>
          <w:spacing w:val="0"/>
          <w:w w:val="100"/>
          <w:kern w:val="0"/>
          <w:position w:val="0"/>
          <w:highlight w:val="none"/>
          <w:vertAlign w:val="baseline"/>
        </w:rPr>
      </w:lvl>
    </w:lvlOverride>
    <w:lvlOverride w:ilvl="1">
      <w:lvl w:ilvl="1" w:tentative="1">
        <w:start w:val="1"/>
        <w:numFmt w:val="decimal"/>
        <w:lvlText w:val="%2."/>
        <w:lvlJc w:val="left"/>
        <w:pPr>
          <w:tabs>
            <w:tab w:val="left" w:pos="1080"/>
          </w:tabs>
          <w:ind w:left="567" w:hanging="567"/>
        </w:pPr>
        <w:rPr>
          <w:rFonts w:hAnsi="Arial Unicode MS"/>
          <w:caps w:val="0"/>
          <w:smallCaps w:val="0"/>
          <w:strike w:val="0"/>
          <w:dstrike w:val="0"/>
          <w:color w:val="000000"/>
          <w:spacing w:val="0"/>
          <w:w w:val="100"/>
          <w:kern w:val="0"/>
          <w:position w:val="0"/>
          <w:highlight w:val="none"/>
          <w:vertAlign w:val="baseline"/>
        </w:rPr>
      </w:lvl>
    </w:lvlOverride>
    <w:lvlOverride w:ilvl="2">
      <w:lvl w:ilvl="2" w:tentative="1">
        <w:start w:val="1"/>
        <w:numFmt w:val="decimal"/>
        <w:lvlText w:val="%2.%3."/>
        <w:lvlJc w:val="left"/>
        <w:pPr>
          <w:tabs>
            <w:tab w:val="left" w:pos="1080"/>
          </w:tabs>
          <w:ind w:left="1021" w:hanging="1021"/>
        </w:pPr>
        <w:rPr>
          <w:rFonts w:hAnsi="Arial Unicode MS"/>
          <w:caps w:val="0"/>
          <w:smallCaps w:val="0"/>
          <w:strike w:val="0"/>
          <w:dstrike w:val="0"/>
          <w:color w:val="000000"/>
          <w:spacing w:val="0"/>
          <w:w w:val="100"/>
          <w:kern w:val="0"/>
          <w:position w:val="0"/>
          <w:highlight w:val="none"/>
          <w:vertAlign w:val="baseline"/>
        </w:rPr>
      </w:lvl>
    </w:lvlOverride>
    <w:lvlOverride w:ilvl="3">
      <w:lvl w:ilvl="3" w:tentative="1">
        <w:start w:val="1"/>
        <w:numFmt w:val="decimal"/>
        <w:lvlText w:val="%2.%3.%4."/>
        <w:lvlJc w:val="left"/>
        <w:pPr>
          <w:ind w:left="1080" w:hanging="1080"/>
        </w:pPr>
        <w:rPr>
          <w:rFonts w:hAnsi="Arial Unicode MS"/>
          <w:caps w:val="0"/>
          <w:smallCaps w:val="0"/>
          <w:strike w:val="0"/>
          <w:dstrike w:val="0"/>
          <w:color w:val="000000"/>
          <w:spacing w:val="0"/>
          <w:w w:val="100"/>
          <w:kern w:val="0"/>
          <w:position w:val="0"/>
          <w:highlight w:val="none"/>
          <w:vertAlign w:val="baseline"/>
        </w:rPr>
      </w:lvl>
    </w:lvlOverride>
    <w:lvlOverride w:ilvl="4">
      <w:lvl w:ilvl="4" w:tentative="1">
        <w:start w:val="1"/>
        <w:numFmt w:val="decimal"/>
        <w:lvlText w:val="%2.%3.%4.%5."/>
        <w:lvlJc w:val="left"/>
        <w:pPr>
          <w:tabs>
            <w:tab w:val="left" w:pos="1080"/>
          </w:tabs>
          <w:ind w:left="992" w:hanging="992"/>
        </w:pPr>
        <w:rPr>
          <w:rFonts w:hAnsi="Arial Unicode MS"/>
          <w:caps w:val="0"/>
          <w:smallCaps w:val="0"/>
          <w:strike w:val="0"/>
          <w:dstrike w:val="0"/>
          <w:color w:val="000000"/>
          <w:spacing w:val="0"/>
          <w:w w:val="100"/>
          <w:kern w:val="0"/>
          <w:position w:val="0"/>
          <w:highlight w:val="none"/>
          <w:vertAlign w:val="baseline"/>
        </w:rPr>
      </w:lvl>
    </w:lvlOverride>
    <w:lvlOverride w:ilvl="5">
      <w:lvl w:ilvl="5" w:tentative="1">
        <w:start w:val="1"/>
        <w:numFmt w:val="decimal"/>
        <w:lvlText w:val="%2.%3.%4.%5.%6."/>
        <w:lvlJc w:val="left"/>
        <w:pPr>
          <w:ind w:left="1080" w:hanging="1080"/>
        </w:pPr>
        <w:rPr>
          <w:rFonts w:hAnsi="Arial Unicode MS"/>
          <w:caps w:val="0"/>
          <w:smallCaps w:val="0"/>
          <w:strike w:val="0"/>
          <w:dstrike w:val="0"/>
          <w:color w:val="000000"/>
          <w:spacing w:val="0"/>
          <w:w w:val="100"/>
          <w:kern w:val="0"/>
          <w:position w:val="0"/>
          <w:highlight w:val="none"/>
          <w:vertAlign w:val="baseline"/>
        </w:rPr>
      </w:lvl>
    </w:lvlOverride>
    <w:lvlOverride w:ilvl="6">
      <w:lvl w:ilvl="6" w:tentative="1">
        <w:start w:val="1"/>
        <w:numFmt w:val="decimal"/>
        <w:suff w:val="nothing"/>
        <w:lvlText w:val="%2.%3.%4.%5.%6.%7."/>
        <w:lvlJc w:val="left"/>
        <w:pPr>
          <w:tabs>
            <w:tab w:val="left" w:pos="1080"/>
          </w:tabs>
          <w:ind w:left="1080" w:hanging="1080"/>
        </w:pPr>
        <w:rPr>
          <w:rFonts w:hAnsi="Arial Unicode MS"/>
          <w:caps w:val="0"/>
          <w:smallCaps w:val="0"/>
          <w:strike w:val="0"/>
          <w:dstrike w:val="0"/>
          <w:color w:val="000000"/>
          <w:spacing w:val="0"/>
          <w:w w:val="100"/>
          <w:kern w:val="0"/>
          <w:position w:val="0"/>
          <w:highlight w:val="none"/>
          <w:vertAlign w:val="baseline"/>
        </w:rPr>
      </w:lvl>
    </w:lvlOverride>
    <w:lvlOverride w:ilvl="7">
      <w:lvl w:ilvl="7" w:tentative="1">
        <w:start w:val="1"/>
        <w:numFmt w:val="decimal"/>
        <w:suff w:val="nothing"/>
        <w:lvlText w:val="%2.%3.%4.%5.%6.%7.%8."/>
        <w:lvlJc w:val="left"/>
        <w:pPr>
          <w:tabs>
            <w:tab w:val="left" w:pos="1080"/>
          </w:tabs>
          <w:ind w:left="1080" w:hanging="1080"/>
        </w:pPr>
        <w:rPr>
          <w:rFonts w:hAnsi="Arial Unicode MS"/>
          <w:caps w:val="0"/>
          <w:smallCaps w:val="0"/>
          <w:strike w:val="0"/>
          <w:dstrike w:val="0"/>
          <w:color w:val="000000"/>
          <w:spacing w:val="0"/>
          <w:w w:val="100"/>
          <w:kern w:val="0"/>
          <w:position w:val="0"/>
          <w:highlight w:val="none"/>
          <w:vertAlign w:val="baseline"/>
        </w:rPr>
      </w:lvl>
    </w:lvlOverride>
    <w:lvlOverride w:ilvl="8">
      <w:lvl w:ilvl="8" w:tentative="1">
        <w:start w:val="1"/>
        <w:numFmt w:val="decimal"/>
        <w:suff w:val="nothing"/>
        <w:lvlText w:val="%2.%3.%4.%5.%6.%7.%8.%9."/>
        <w:lvlJc w:val="left"/>
        <w:pPr>
          <w:tabs>
            <w:tab w:val="left" w:pos="1080"/>
          </w:tabs>
          <w:ind w:left="1080" w:hanging="1080"/>
        </w:pPr>
        <w:rPr>
          <w:rFonts w:hAnsi="Arial Unicode MS"/>
          <w:caps w:val="0"/>
          <w:smallCaps w:val="0"/>
          <w:strike w:val="0"/>
          <w:dstrike w:val="0"/>
          <w:color w:val="000000"/>
          <w:spacing w:val="0"/>
          <w:w w:val="100"/>
          <w:kern w:val="0"/>
          <w:position w:val="0"/>
          <w:highlight w:val="none"/>
          <w:vertAlign w:val="baseline"/>
        </w:rPr>
      </w:lvl>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林香">
    <w15:presenceInfo w15:providerId="WPS Office" w15:userId="2417888711"/>
  </w15:person>
  <w15:person w15:author="王灿平Sunny">
    <w15:presenceInfo w15:providerId="WPS Office" w15:userId="9469153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trackRevisions w:val="1"/>
  <w:documentProtection w:enforcement="0"/>
  <w:defaultTabStop w:val="420"/>
  <w:displayHorizontalDrawingGridEvery w:val="1"/>
  <w:displayVerticalDrawingGridEvery w:val="1"/>
  <w:noPunctuationKerning w:val="1"/>
  <w:characterSpacingControl w:val="doNotCompress"/>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1774"/>
    <w:rsid w:val="00031490"/>
    <w:rsid w:val="00084CA9"/>
    <w:rsid w:val="000963EB"/>
    <w:rsid w:val="001042A9"/>
    <w:rsid w:val="00144955"/>
    <w:rsid w:val="00191D9A"/>
    <w:rsid w:val="00222E57"/>
    <w:rsid w:val="00251C17"/>
    <w:rsid w:val="00270A90"/>
    <w:rsid w:val="002A6251"/>
    <w:rsid w:val="003319B5"/>
    <w:rsid w:val="003E53EF"/>
    <w:rsid w:val="00420E5F"/>
    <w:rsid w:val="004643F9"/>
    <w:rsid w:val="00561661"/>
    <w:rsid w:val="00591A10"/>
    <w:rsid w:val="005D4A02"/>
    <w:rsid w:val="00640B0F"/>
    <w:rsid w:val="00682232"/>
    <w:rsid w:val="006C455E"/>
    <w:rsid w:val="006D76C2"/>
    <w:rsid w:val="006E0D4D"/>
    <w:rsid w:val="007F4187"/>
    <w:rsid w:val="00861F30"/>
    <w:rsid w:val="00912971"/>
    <w:rsid w:val="009155DC"/>
    <w:rsid w:val="0092415B"/>
    <w:rsid w:val="00935E04"/>
    <w:rsid w:val="00A61736"/>
    <w:rsid w:val="00AA0099"/>
    <w:rsid w:val="00AF1774"/>
    <w:rsid w:val="00BC4214"/>
    <w:rsid w:val="00C37E65"/>
    <w:rsid w:val="00C65DC8"/>
    <w:rsid w:val="00C80A40"/>
    <w:rsid w:val="00C83922"/>
    <w:rsid w:val="00D62345"/>
    <w:rsid w:val="00DA050A"/>
    <w:rsid w:val="00DA3E41"/>
    <w:rsid w:val="00DD0A98"/>
    <w:rsid w:val="00E7001E"/>
    <w:rsid w:val="00EA04F9"/>
    <w:rsid w:val="00EB4218"/>
    <w:rsid w:val="00F355D2"/>
    <w:rsid w:val="00F82FAD"/>
    <w:rsid w:val="015A71F5"/>
    <w:rsid w:val="01DA304F"/>
    <w:rsid w:val="024F0713"/>
    <w:rsid w:val="04D0003E"/>
    <w:rsid w:val="0A121716"/>
    <w:rsid w:val="0E522E92"/>
    <w:rsid w:val="0F3C471E"/>
    <w:rsid w:val="120B5251"/>
    <w:rsid w:val="144F53E7"/>
    <w:rsid w:val="19FD7DD4"/>
    <w:rsid w:val="1A9D4E41"/>
    <w:rsid w:val="1BC20C24"/>
    <w:rsid w:val="1BCB24F6"/>
    <w:rsid w:val="200A1055"/>
    <w:rsid w:val="21D207E0"/>
    <w:rsid w:val="236E383B"/>
    <w:rsid w:val="245D2A04"/>
    <w:rsid w:val="24741281"/>
    <w:rsid w:val="24970E6A"/>
    <w:rsid w:val="24E590FE"/>
    <w:rsid w:val="25D809E5"/>
    <w:rsid w:val="262530CE"/>
    <w:rsid w:val="26520C2E"/>
    <w:rsid w:val="28083F34"/>
    <w:rsid w:val="2BE7231D"/>
    <w:rsid w:val="2CBF1E72"/>
    <w:rsid w:val="3310421B"/>
    <w:rsid w:val="33A474F3"/>
    <w:rsid w:val="39547633"/>
    <w:rsid w:val="3A880BD9"/>
    <w:rsid w:val="3B799A8F"/>
    <w:rsid w:val="3DA427E8"/>
    <w:rsid w:val="3FBD8968"/>
    <w:rsid w:val="49AB2794"/>
    <w:rsid w:val="4D9E4319"/>
    <w:rsid w:val="508D525B"/>
    <w:rsid w:val="52FEA535"/>
    <w:rsid w:val="55537084"/>
    <w:rsid w:val="56800CEE"/>
    <w:rsid w:val="58032804"/>
    <w:rsid w:val="58C2322E"/>
    <w:rsid w:val="5D5E2D3B"/>
    <w:rsid w:val="5DC71E44"/>
    <w:rsid w:val="5ED8A472"/>
    <w:rsid w:val="61BC153F"/>
    <w:rsid w:val="683FBFB9"/>
    <w:rsid w:val="6AFD9FC4"/>
    <w:rsid w:val="6CE3082D"/>
    <w:rsid w:val="6E7D9F6B"/>
    <w:rsid w:val="70A93995"/>
    <w:rsid w:val="73FF29F8"/>
    <w:rsid w:val="74B7442C"/>
    <w:rsid w:val="77133AF2"/>
    <w:rsid w:val="77C2573F"/>
    <w:rsid w:val="77EF0D15"/>
    <w:rsid w:val="77F0A056"/>
    <w:rsid w:val="79A47F93"/>
    <w:rsid w:val="79C4F789"/>
    <w:rsid w:val="7A7FC8F8"/>
    <w:rsid w:val="7BFF7D2A"/>
    <w:rsid w:val="7DDDAEE2"/>
    <w:rsid w:val="7DE2238A"/>
    <w:rsid w:val="7DFEC127"/>
    <w:rsid w:val="7EDFF45E"/>
    <w:rsid w:val="7EE560D2"/>
    <w:rsid w:val="7F67B35C"/>
    <w:rsid w:val="7F895B59"/>
    <w:rsid w:val="7FEEED86"/>
    <w:rsid w:val="7FFE2B85"/>
    <w:rsid w:val="8BF7410C"/>
    <w:rsid w:val="A7EE3AD5"/>
    <w:rsid w:val="B9B715E6"/>
    <w:rsid w:val="B9D732FD"/>
    <w:rsid w:val="BB79D0E2"/>
    <w:rsid w:val="BFEC26D1"/>
    <w:rsid w:val="D9BFE778"/>
    <w:rsid w:val="EB558E5A"/>
    <w:rsid w:val="EB7D4E75"/>
    <w:rsid w:val="EDBD9680"/>
    <w:rsid w:val="EFB23F6B"/>
    <w:rsid w:val="EFF3222C"/>
    <w:rsid w:val="EFFF7C2E"/>
    <w:rsid w:val="F5EFFAFC"/>
    <w:rsid w:val="F6F75154"/>
    <w:rsid w:val="F6FE00E8"/>
    <w:rsid w:val="F7F7B93A"/>
    <w:rsid w:val="FACF094C"/>
    <w:rsid w:val="FDFBF057"/>
    <w:rsid w:val="FE4EFEA7"/>
    <w:rsid w:val="FEEF8943"/>
    <w:rsid w:val="FF5DD7C8"/>
    <w:rsid w:val="FF6BE4B7"/>
    <w:rsid w:val="FFB74C10"/>
    <w:rsid w:val="FFE72840"/>
    <w:rsid w:val="FFFFDF0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imes New Roman" w:cs="Times New Roman"/>
      <w:color w:val="000000"/>
      <w:kern w:val="2"/>
      <w:sz w:val="21"/>
      <w:szCs w:val="21"/>
      <w:u w:color="000000"/>
      <w:lang w:val="en-US" w:eastAsia="zh-CN" w:bidi="ar-SA"/>
    </w:rPr>
  </w:style>
  <w:style w:type="character" w:default="1" w:styleId="7">
    <w:name w:val="Default Paragraph Font"/>
    <w:unhideWhenUsed/>
    <w:qFormat/>
    <w:uiPriority w:val="1"/>
  </w:style>
  <w:style w:type="table" w:default="1" w:styleId="6">
    <w:name w:val="Normal Table"/>
    <w:unhideWhenUsed/>
    <w:qFormat/>
    <w:uiPriority w:val="99"/>
    <w:tblPr>
      <w:tblCellMar>
        <w:top w:w="0" w:type="dxa"/>
        <w:left w:w="108" w:type="dxa"/>
        <w:bottom w:w="0" w:type="dxa"/>
        <w:right w:w="108" w:type="dxa"/>
      </w:tblCellMar>
    </w:tblPr>
  </w:style>
  <w:style w:type="paragraph" w:styleId="2">
    <w:name w:val="Body Text"/>
    <w:qFormat/>
    <w:uiPriority w:val="0"/>
    <w:pPr>
      <w:widowControl w:val="0"/>
      <w:spacing w:after="120"/>
      <w:jc w:val="both"/>
    </w:pPr>
    <w:rPr>
      <w:rFonts w:hint="eastAsia" w:ascii="Arial Unicode MS" w:hAnsi="Arial Unicode MS" w:eastAsia="Times New Roman" w:cs="Arial Unicode MS"/>
      <w:color w:val="000000"/>
      <w:kern w:val="2"/>
      <w:sz w:val="21"/>
      <w:szCs w:val="21"/>
      <w:u w:color="000000"/>
      <w:lang w:val="en-US" w:eastAsia="zh-CN" w:bidi="ar-SA"/>
    </w:rPr>
  </w:style>
  <w:style w:type="paragraph" w:styleId="3">
    <w:name w:val="Balloon Text"/>
    <w:basedOn w:val="1"/>
    <w:link w:val="13"/>
    <w:unhideWhenUsed/>
    <w:qFormat/>
    <w:uiPriority w:val="99"/>
    <w:rPr>
      <w:sz w:val="18"/>
      <w:szCs w:val="18"/>
    </w:rPr>
  </w:style>
  <w:style w:type="paragraph" w:styleId="4">
    <w:name w:val="footer"/>
    <w:qFormat/>
    <w:uiPriority w:val="99"/>
    <w:pPr>
      <w:widowControl w:val="0"/>
      <w:tabs>
        <w:tab w:val="center" w:pos="4153"/>
        <w:tab w:val="right" w:pos="8306"/>
      </w:tabs>
    </w:pPr>
    <w:rPr>
      <w:rFonts w:hint="eastAsia" w:ascii="Arial Unicode MS" w:hAnsi="Arial Unicode MS" w:eastAsia="Times New Roman" w:cs="Arial Unicode MS"/>
      <w:color w:val="000000"/>
      <w:kern w:val="2"/>
      <w:sz w:val="18"/>
      <w:szCs w:val="18"/>
      <w:u w:color="000000"/>
      <w:lang w:val="en-US" w:eastAsia="zh-CN" w:bidi="ar-SA"/>
    </w:rPr>
  </w:style>
  <w:style w:type="paragraph" w:styleId="5">
    <w:name w:val="header"/>
    <w:qFormat/>
    <w:uiPriority w:val="0"/>
    <w:pPr>
      <w:widowControl w:val="0"/>
      <w:tabs>
        <w:tab w:val="center" w:pos="4153"/>
        <w:tab w:val="right" w:pos="8306"/>
      </w:tabs>
      <w:jc w:val="both"/>
    </w:pPr>
    <w:rPr>
      <w:rFonts w:ascii="Times New Roman" w:hAnsi="Times New Roman" w:eastAsia="Arial Unicode MS" w:cs="Arial Unicode MS"/>
      <w:color w:val="000000"/>
      <w:kern w:val="2"/>
      <w:sz w:val="18"/>
      <w:szCs w:val="18"/>
      <w:u w:color="000000"/>
      <w:lang w:val="en-US" w:eastAsia="zh-CN" w:bidi="ar-SA"/>
    </w:rPr>
  </w:style>
  <w:style w:type="character" w:styleId="8">
    <w:name w:val="Hyperlink"/>
    <w:qFormat/>
    <w:uiPriority w:val="0"/>
    <w:rPr>
      <w:u w:val="single"/>
    </w:rPr>
  </w:style>
  <w:style w:type="table" w:customStyle="1" w:styleId="9">
    <w:name w:val="Table Normal"/>
    <w:qFormat/>
    <w:uiPriority w:val="0"/>
    <w:tblPr>
      <w:tblCellMar>
        <w:top w:w="0" w:type="dxa"/>
        <w:left w:w="0" w:type="dxa"/>
        <w:bottom w:w="0" w:type="dxa"/>
        <w:right w:w="0" w:type="dxa"/>
      </w:tblCellMar>
    </w:tblPr>
  </w:style>
  <w:style w:type="paragraph" w:customStyle="1" w:styleId="10">
    <w:name w:val="页眉与页脚"/>
    <w:qFormat/>
    <w:uiPriority w:val="0"/>
    <w:pPr>
      <w:tabs>
        <w:tab w:val="right" w:pos="9020"/>
      </w:tabs>
    </w:pPr>
    <w:rPr>
      <w:rFonts w:ascii="Helvetica Neue" w:hAnsi="Helvetica Neue" w:eastAsia="Helvetica Neue" w:cs="Helvetica Neue"/>
      <w:color w:val="000000"/>
      <w:sz w:val="24"/>
      <w:szCs w:val="24"/>
      <w:lang w:val="en-US" w:eastAsia="zh-CN" w:bidi="ar-SA"/>
    </w:rPr>
  </w:style>
  <w:style w:type="paragraph" w:customStyle="1" w:styleId="11">
    <w:name w:val="列表段落1"/>
    <w:qFormat/>
    <w:uiPriority w:val="0"/>
    <w:pPr>
      <w:widowControl w:val="0"/>
      <w:ind w:firstLine="420"/>
      <w:jc w:val="both"/>
    </w:pPr>
    <w:rPr>
      <w:rFonts w:ascii="Times New Roman" w:hAnsi="Times New Roman" w:eastAsia="Times New Roman" w:cs="Times New Roman"/>
      <w:color w:val="000000"/>
      <w:kern w:val="2"/>
      <w:sz w:val="21"/>
      <w:szCs w:val="21"/>
      <w:u w:color="000000"/>
      <w:lang w:val="en-US" w:eastAsia="zh-CN" w:bidi="ar-SA"/>
    </w:rPr>
  </w:style>
  <w:style w:type="table" w:customStyle="1" w:styleId="12">
    <w:name w:val="Table Normal1"/>
    <w:qFormat/>
    <w:uiPriority w:val="0"/>
    <w:tblPr>
      <w:tblCellMar>
        <w:top w:w="0" w:type="dxa"/>
        <w:left w:w="0" w:type="dxa"/>
        <w:bottom w:w="0" w:type="dxa"/>
        <w:right w:w="0" w:type="dxa"/>
      </w:tblCellMar>
    </w:tblPr>
  </w:style>
  <w:style w:type="character" w:customStyle="1" w:styleId="13">
    <w:name w:val="批注框文本 Char"/>
    <w:basedOn w:val="7"/>
    <w:link w:val="3"/>
    <w:semiHidden/>
    <w:qFormat/>
    <w:uiPriority w:val="99"/>
    <w:rPr>
      <w:rFonts w:eastAsia="Times New Roman"/>
      <w:color w:val="000000"/>
      <w:kern w:val="2"/>
      <w:sz w:val="18"/>
      <w:szCs w:val="18"/>
      <w:u w:color="000000"/>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主题​​">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主题​​">
      <a:majorFont>
        <a:latin typeface="Helvetica Neue"/>
        <a:ea typeface="黑体"/>
        <a:cs typeface="Helvetica Neue"/>
      </a:majorFont>
      <a:minorFont>
        <a:latin typeface="Helvetica Neue"/>
        <a:ea typeface="宋体"/>
        <a:cs typeface="Helvetica Neue"/>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spPr>
      <a:bodyPr rot="0" spcFirstLastPara="1" vertOverflow="overflow" horzOverflow="overflow" vert="horz" wrap="square" lIns="45719" tIns="45719" rIns="45719" bIns="45719" numCol="1" spcCol="38100" rtlCol="0" anchor="ctr">
        <a:spAutoFit/>
      </a:body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a:spAutoFit/>
      </a:bodyPr>
      <a:lstStyle/>
      <a:style>
        <a:lnRef idx="0">
          <a:scrgbClr r="0" g="0" b="0"/>
        </a:lnRef>
        <a:fillRef idx="0">
          <a:scrgbClr r="0" g="0" b="0"/>
        </a:fillRef>
        <a:effectRef idx="0">
          <a:scrgbClr r="0" g="0" b="0"/>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Lenovo</Company>
  <Pages>4</Pages>
  <Words>237</Words>
  <Characters>1355</Characters>
  <Lines>11</Lines>
  <Paragraphs>3</Paragraphs>
  <TotalTime>6</TotalTime>
  <ScaleCrop>false</ScaleCrop>
  <LinksUpToDate>false</LinksUpToDate>
  <CharactersWithSpaces>1589</CharactersWithSpaces>
  <Application>WPS Office_11.1.0.10356_F1E327BC-269C-435d-A152-05C5408002CA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2022-08-02T01:19:00Z</dcterms:created>
  <dc:creator>86158</dc:creator>
  <cp:lastModifiedBy>王灿平Sunny</cp:lastModifiedBy>
  <dcterms:modified xsi:type="dcterms:W3CDTF">2022-08-12T09:30:04Z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75D0C3C4DF7642308D60C37D10F70C5B</vt:lpwstr>
  </property>
</Properties>
</file>