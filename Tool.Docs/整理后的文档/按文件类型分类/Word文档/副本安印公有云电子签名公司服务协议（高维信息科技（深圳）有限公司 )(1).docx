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center"/>
        <w:rPr>
          <w:rFonts w:ascii="宋体" w:hAnsi="宋体" w:eastAsia="宋体"/>
          <w:szCs w:val="21"/>
        </w:rPr>
      </w:pPr>
    </w:p>
    <w:p>
      <w:pPr>
        <w:widowControl/>
        <w:jc w:val="center"/>
        <w:rPr>
          <w:rFonts w:ascii="宋体" w:hAnsi="宋体" w:eastAsia="宋体"/>
          <w:b/>
          <w:sz w:val="32"/>
          <w:szCs w:val="32"/>
        </w:rPr>
      </w:pPr>
      <w:r>
        <w:rPr>
          <w:rFonts w:hint="eastAsia" w:ascii="宋体" w:hAnsi="宋体" w:eastAsia="宋体"/>
          <w:b/>
          <w:sz w:val="32"/>
          <w:szCs w:val="32"/>
        </w:rPr>
        <w:t>安印电子签约平台服务协议</w:t>
      </w:r>
    </w:p>
    <w:p>
      <w:pPr>
        <w:widowControl/>
        <w:spacing w:line="360" w:lineRule="auto"/>
        <w:ind w:left="420" w:leftChars="200"/>
        <w:jc w:val="left"/>
        <w:rPr>
          <w:rFonts w:ascii="宋体" w:hAnsi="宋体" w:eastAsia="宋体"/>
          <w:b/>
        </w:rPr>
      </w:pPr>
      <w:r>
        <w:rPr>
          <w:rFonts w:hint="eastAsia" w:ascii="宋体" w:hAnsi="宋体" w:eastAsia="宋体"/>
          <w:b/>
        </w:rPr>
        <w:t>甲方基本信息</w:t>
      </w:r>
    </w:p>
    <w:tbl>
      <w:tblPr>
        <w:tblStyle w:val="16"/>
        <w:tblW w:w="8268" w:type="dxa"/>
        <w:tblInd w:w="534" w:type="dxa"/>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Layout w:type="fixed"/>
        <w:tblCellMar>
          <w:top w:w="0" w:type="dxa"/>
          <w:left w:w="108" w:type="dxa"/>
          <w:bottom w:w="0" w:type="dxa"/>
          <w:right w:w="108" w:type="dxa"/>
        </w:tblCellMar>
      </w:tblPr>
      <w:tblGrid>
        <w:gridCol w:w="2076"/>
        <w:gridCol w:w="6192"/>
      </w:tblGrid>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PrEx>
        <w:trPr>
          <w:trHeight w:val="326" w:hRule="atLeast"/>
        </w:trPr>
        <w:tc>
          <w:tcPr>
            <w:tcW w:w="2076" w:type="dxa"/>
            <w:tcBorders>
              <w:top w:val="single" w:color="000000" w:sz="12" w:space="0"/>
              <w:bottom w:val="single" w:color="000000" w:sz="8" w:space="0"/>
            </w:tcBorders>
          </w:tcPr>
          <w:p>
            <w:pPr>
              <w:widowControl/>
              <w:spacing w:line="320" w:lineRule="exact"/>
              <w:jc w:val="left"/>
              <w:rPr>
                <w:rFonts w:ascii="宋体" w:hAnsi="宋体" w:eastAsia="宋体"/>
                <w:b/>
                <w:i/>
                <w:iCs/>
                <w:color w:val="auto"/>
                <w:kern w:val="0"/>
                <w:sz w:val="20"/>
                <w:szCs w:val="21"/>
              </w:rPr>
            </w:pPr>
            <w:r>
              <w:rPr>
                <w:rFonts w:hint="eastAsia" w:ascii="宋体" w:hAnsi="宋体" w:eastAsia="宋体"/>
                <w:b/>
                <w:i/>
                <w:iCs/>
                <w:color w:val="auto"/>
                <w:kern w:val="0"/>
                <w:sz w:val="20"/>
                <w:szCs w:val="21"/>
              </w:rPr>
              <w:t>公司全称</w:t>
            </w:r>
          </w:p>
        </w:tc>
        <w:tc>
          <w:tcPr>
            <w:tcW w:w="6192" w:type="dxa"/>
            <w:tcBorders>
              <w:top w:val="single" w:color="000000" w:sz="12" w:space="0"/>
              <w:bottom w:val="single" w:color="000000" w:sz="8" w:space="0"/>
            </w:tcBorders>
            <w:vAlign w:val="center"/>
          </w:tcPr>
          <w:p>
            <w:pPr>
              <w:widowControl/>
              <w:wordWrap w:val="0"/>
              <w:spacing w:line="320" w:lineRule="exact"/>
              <w:jc w:val="center"/>
              <w:rPr>
                <w:rFonts w:hint="eastAsia" w:ascii="宋体" w:hAnsi="宋体" w:eastAsia="宋体"/>
                <w:b/>
                <w:i/>
                <w:iCs/>
                <w:color w:val="auto"/>
                <w:kern w:val="0"/>
                <w:sz w:val="20"/>
                <w:szCs w:val="21"/>
                <w:lang w:eastAsia="zh-Hans"/>
              </w:rPr>
            </w:pPr>
            <w:r>
              <w:rPr>
                <w:rFonts w:hint="eastAsia" w:ascii="宋体" w:hAnsi="宋体" w:eastAsia="宋体"/>
                <w:b/>
                <w:color w:val="auto"/>
                <w:kern w:val="0"/>
                <w:sz w:val="20"/>
                <w:szCs w:val="21"/>
                <w:lang w:val="en-US" w:eastAsia="zh-Hans"/>
              </w:rPr>
              <w:t>高维信息技术（深圳）有限公司</w:t>
            </w:r>
          </w:p>
        </w:tc>
      </w:tr>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PrEx>
        <w:trPr>
          <w:trHeight w:val="326" w:hRule="atLeast"/>
        </w:trPr>
        <w:tc>
          <w:tcPr>
            <w:tcW w:w="2076" w:type="dxa"/>
            <w:tcBorders>
              <w:top w:val="single" w:color="000000" w:sz="8" w:space="0"/>
            </w:tcBorders>
          </w:tcPr>
          <w:p>
            <w:pPr>
              <w:widowControl/>
              <w:spacing w:line="320" w:lineRule="exact"/>
              <w:jc w:val="left"/>
              <w:rPr>
                <w:rFonts w:ascii="宋体" w:hAnsi="宋体" w:eastAsia="宋体"/>
                <w:color w:val="auto"/>
                <w:kern w:val="0"/>
                <w:sz w:val="20"/>
                <w:szCs w:val="21"/>
              </w:rPr>
            </w:pPr>
            <w:r>
              <w:rPr>
                <w:rFonts w:hint="eastAsia" w:ascii="宋体" w:hAnsi="宋体" w:eastAsia="宋体"/>
                <w:color w:val="auto"/>
                <w:kern w:val="0"/>
                <w:sz w:val="20"/>
                <w:szCs w:val="21"/>
              </w:rPr>
              <w:t>联系人</w:t>
            </w:r>
          </w:p>
        </w:tc>
        <w:tc>
          <w:tcPr>
            <w:tcW w:w="6192" w:type="dxa"/>
            <w:tcBorders>
              <w:top w:val="single" w:color="000000" w:sz="8" w:space="0"/>
            </w:tcBorders>
          </w:tcPr>
          <w:p>
            <w:pPr>
              <w:widowControl/>
              <w:spacing w:line="320" w:lineRule="exact"/>
              <w:jc w:val="left"/>
              <w:rPr>
                <w:rFonts w:hint="eastAsia" w:ascii="宋体" w:hAnsi="宋体" w:eastAsia="宋体"/>
                <w:color w:val="auto"/>
                <w:kern w:val="0"/>
                <w:sz w:val="20"/>
                <w:szCs w:val="21"/>
                <w:lang w:val="en-US" w:eastAsia="zh-Hans"/>
              </w:rPr>
            </w:pPr>
            <w:r>
              <w:rPr>
                <w:rFonts w:hint="eastAsia" w:ascii="宋体" w:hAnsi="宋体" w:eastAsia="宋体"/>
                <w:color w:val="auto"/>
                <w:kern w:val="0"/>
                <w:sz w:val="20"/>
                <w:szCs w:val="21"/>
                <w:lang w:val="en-US" w:eastAsia="zh-Hans"/>
              </w:rPr>
              <w:t>刘伟</w:t>
            </w:r>
          </w:p>
        </w:tc>
      </w:tr>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PrEx>
        <w:trPr>
          <w:trHeight w:val="341" w:hRule="atLeast"/>
        </w:trPr>
        <w:tc>
          <w:tcPr>
            <w:tcW w:w="2076" w:type="dxa"/>
          </w:tcPr>
          <w:p>
            <w:pPr>
              <w:widowControl/>
              <w:spacing w:line="320" w:lineRule="exact"/>
              <w:jc w:val="left"/>
              <w:rPr>
                <w:rFonts w:ascii="宋体" w:hAnsi="宋体" w:eastAsia="宋体"/>
                <w:color w:val="auto"/>
                <w:kern w:val="0"/>
                <w:sz w:val="20"/>
                <w:szCs w:val="21"/>
              </w:rPr>
            </w:pPr>
            <w:r>
              <w:rPr>
                <w:rFonts w:hint="eastAsia" w:ascii="宋体" w:hAnsi="宋体" w:eastAsia="宋体"/>
                <w:color w:val="auto"/>
                <w:kern w:val="0"/>
                <w:sz w:val="20"/>
                <w:szCs w:val="21"/>
              </w:rPr>
              <w:t>手机</w:t>
            </w:r>
          </w:p>
          <w:p>
            <w:pPr>
              <w:widowControl/>
              <w:spacing w:line="320" w:lineRule="exact"/>
              <w:jc w:val="left"/>
              <w:rPr>
                <w:rFonts w:ascii="宋体" w:hAnsi="宋体" w:eastAsia="宋体"/>
                <w:color w:val="auto"/>
                <w:kern w:val="0"/>
                <w:sz w:val="20"/>
                <w:szCs w:val="21"/>
              </w:rPr>
            </w:pPr>
            <w:r>
              <w:rPr>
                <w:rFonts w:hint="eastAsia" w:ascii="宋体" w:hAnsi="宋体" w:eastAsia="宋体"/>
                <w:color w:val="auto"/>
                <w:kern w:val="0"/>
                <w:sz w:val="20"/>
                <w:szCs w:val="21"/>
              </w:rPr>
              <w:t>电话</w:t>
            </w:r>
          </w:p>
        </w:tc>
        <w:tc>
          <w:tcPr>
            <w:tcW w:w="6192" w:type="dxa"/>
          </w:tcPr>
          <w:p>
            <w:pPr>
              <w:widowControl/>
              <w:spacing w:line="320" w:lineRule="exact"/>
              <w:jc w:val="left"/>
              <w:rPr>
                <w:rFonts w:ascii="宋体" w:hAnsi="宋体" w:eastAsia="宋体"/>
                <w:color w:val="auto"/>
                <w:kern w:val="0"/>
                <w:sz w:val="20"/>
                <w:szCs w:val="21"/>
              </w:rPr>
            </w:pPr>
            <w:r>
              <w:rPr>
                <w:rFonts w:ascii="宋体" w:hAnsi="宋体" w:eastAsia="宋体"/>
                <w:color w:val="auto"/>
                <w:kern w:val="0"/>
                <w:sz w:val="20"/>
                <w:szCs w:val="21"/>
              </w:rPr>
              <w:t>18566621188</w:t>
            </w:r>
          </w:p>
        </w:tc>
      </w:tr>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PrEx>
        <w:trPr>
          <w:trHeight w:val="341" w:hRule="atLeast"/>
        </w:trPr>
        <w:tc>
          <w:tcPr>
            <w:tcW w:w="2076" w:type="dxa"/>
          </w:tcPr>
          <w:p>
            <w:pPr>
              <w:widowControl/>
              <w:spacing w:line="320" w:lineRule="exact"/>
              <w:jc w:val="left"/>
              <w:rPr>
                <w:rFonts w:ascii="宋体" w:hAnsi="宋体" w:eastAsia="宋体"/>
                <w:color w:val="auto"/>
                <w:kern w:val="0"/>
                <w:sz w:val="20"/>
                <w:szCs w:val="21"/>
              </w:rPr>
            </w:pPr>
            <w:r>
              <w:rPr>
                <w:rFonts w:hint="eastAsia" w:ascii="宋体" w:hAnsi="宋体" w:eastAsia="宋体"/>
                <w:color w:val="auto"/>
                <w:kern w:val="0"/>
                <w:sz w:val="20"/>
                <w:szCs w:val="21"/>
              </w:rPr>
              <w:t>办公地址</w:t>
            </w:r>
          </w:p>
        </w:tc>
        <w:tc>
          <w:tcPr>
            <w:tcW w:w="6192" w:type="dxa"/>
          </w:tcPr>
          <w:p>
            <w:pPr>
              <w:widowControl/>
              <w:spacing w:line="320" w:lineRule="exact"/>
              <w:jc w:val="left"/>
              <w:rPr>
                <w:rFonts w:hint="eastAsia" w:ascii="宋体" w:hAnsi="宋体" w:eastAsia="宋体"/>
                <w:color w:val="auto"/>
                <w:kern w:val="0"/>
                <w:sz w:val="18"/>
                <w:szCs w:val="18"/>
                <w:lang w:val="en-US" w:eastAsia="zh-Hans"/>
              </w:rPr>
            </w:pPr>
            <w:r>
              <w:rPr>
                <w:rFonts w:hint="eastAsia" w:ascii="宋体" w:hAnsi="宋体" w:eastAsia="宋体"/>
                <w:color w:val="auto"/>
                <w:kern w:val="0"/>
                <w:sz w:val="18"/>
                <w:szCs w:val="18"/>
                <w:lang w:val="en-US" w:eastAsia="zh-Hans"/>
              </w:rPr>
              <w:t>深圳罗湖莲塘富达花园</w:t>
            </w:r>
            <w:r>
              <w:rPr>
                <w:rFonts w:hint="default" w:ascii="宋体" w:hAnsi="宋体" w:eastAsia="宋体"/>
                <w:color w:val="auto"/>
                <w:kern w:val="0"/>
                <w:sz w:val="18"/>
                <w:szCs w:val="18"/>
                <w:lang w:eastAsia="zh-Hans"/>
              </w:rPr>
              <w:t>1</w:t>
            </w:r>
            <w:r>
              <w:rPr>
                <w:rFonts w:hint="eastAsia" w:ascii="宋体" w:hAnsi="宋体" w:eastAsia="宋体"/>
                <w:color w:val="auto"/>
                <w:kern w:val="0"/>
                <w:sz w:val="18"/>
                <w:szCs w:val="18"/>
                <w:lang w:val="en-US" w:eastAsia="zh-Hans"/>
              </w:rPr>
              <w:t>b</w:t>
            </w:r>
            <w:r>
              <w:rPr>
                <w:rFonts w:hint="default" w:ascii="宋体" w:hAnsi="宋体" w:eastAsia="宋体"/>
                <w:color w:val="auto"/>
                <w:kern w:val="0"/>
                <w:sz w:val="18"/>
                <w:szCs w:val="18"/>
                <w:lang w:eastAsia="zh-Hans"/>
              </w:rPr>
              <w:t>7</w:t>
            </w:r>
            <w:r>
              <w:rPr>
                <w:rFonts w:hint="eastAsia" w:ascii="宋体" w:hAnsi="宋体" w:eastAsia="宋体"/>
                <w:color w:val="auto"/>
                <w:kern w:val="0"/>
                <w:sz w:val="18"/>
                <w:szCs w:val="18"/>
                <w:lang w:val="en-US" w:eastAsia="zh-Hans"/>
              </w:rPr>
              <w:t>楼</w:t>
            </w:r>
          </w:p>
        </w:tc>
      </w:tr>
    </w:tbl>
    <w:p>
      <w:pPr>
        <w:widowControl/>
        <w:spacing w:line="320" w:lineRule="exact"/>
        <w:jc w:val="left"/>
        <w:rPr>
          <w:rFonts w:ascii="宋体" w:hAnsi="宋体" w:eastAsia="宋体"/>
          <w:szCs w:val="21"/>
        </w:rPr>
      </w:pPr>
    </w:p>
    <w:p>
      <w:pPr>
        <w:ind w:left="420" w:leftChars="200"/>
        <w:rPr>
          <w:rFonts w:ascii="宋体" w:hAnsi="宋体" w:eastAsia="宋体"/>
          <w:b/>
        </w:rPr>
      </w:pPr>
      <w:r>
        <w:rPr>
          <w:rFonts w:hint="eastAsia" w:ascii="宋体" w:hAnsi="宋体" w:eastAsia="宋体"/>
          <w:b/>
        </w:rPr>
        <w:t>乙方基本信息</w:t>
      </w:r>
    </w:p>
    <w:tbl>
      <w:tblPr>
        <w:tblStyle w:val="16"/>
        <w:tblW w:w="8223" w:type="dxa"/>
        <w:tblInd w:w="534" w:type="dxa"/>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Layout w:type="fixed"/>
        <w:tblCellMar>
          <w:top w:w="0" w:type="dxa"/>
          <w:left w:w="108" w:type="dxa"/>
          <w:bottom w:w="0" w:type="dxa"/>
          <w:right w:w="108" w:type="dxa"/>
        </w:tblCellMar>
      </w:tblPr>
      <w:tblGrid>
        <w:gridCol w:w="2065"/>
        <w:gridCol w:w="6158"/>
      </w:tblGrid>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PrEx>
        <w:trPr>
          <w:trHeight w:val="90" w:hRule="atLeast"/>
        </w:trPr>
        <w:tc>
          <w:tcPr>
            <w:tcW w:w="2065" w:type="dxa"/>
            <w:tcBorders>
              <w:top w:val="single" w:color="000000" w:sz="12" w:space="0"/>
              <w:bottom w:val="single" w:color="000000" w:sz="8" w:space="0"/>
            </w:tcBorders>
          </w:tcPr>
          <w:p>
            <w:pPr>
              <w:widowControl/>
              <w:spacing w:line="320" w:lineRule="exact"/>
              <w:jc w:val="left"/>
              <w:rPr>
                <w:rFonts w:ascii="宋体" w:hAnsi="宋体" w:eastAsia="宋体"/>
                <w:b/>
                <w:i/>
                <w:iCs/>
                <w:kern w:val="0"/>
                <w:sz w:val="20"/>
                <w:szCs w:val="21"/>
              </w:rPr>
            </w:pPr>
            <w:r>
              <w:rPr>
                <w:rFonts w:hint="eastAsia" w:ascii="宋体" w:hAnsi="宋体" w:eastAsia="宋体"/>
                <w:b/>
                <w:i/>
                <w:iCs/>
                <w:kern w:val="0"/>
                <w:sz w:val="20"/>
                <w:szCs w:val="21"/>
              </w:rPr>
              <w:t>公司全称</w:t>
            </w:r>
          </w:p>
        </w:tc>
        <w:tc>
          <w:tcPr>
            <w:tcW w:w="6158" w:type="dxa"/>
            <w:tcBorders>
              <w:top w:val="single" w:color="000000" w:sz="12" w:space="0"/>
              <w:bottom w:val="single" w:color="000000" w:sz="8" w:space="0"/>
            </w:tcBorders>
            <w:vAlign w:val="center"/>
          </w:tcPr>
          <w:p>
            <w:pPr>
              <w:widowControl/>
              <w:spacing w:line="320" w:lineRule="exact"/>
              <w:jc w:val="center"/>
              <w:rPr>
                <w:rFonts w:ascii="宋体" w:hAnsi="宋体" w:eastAsia="宋体"/>
                <w:b/>
                <w:i/>
                <w:iCs/>
                <w:kern w:val="0"/>
                <w:sz w:val="20"/>
                <w:szCs w:val="21"/>
              </w:rPr>
            </w:pPr>
            <w:r>
              <w:rPr>
                <w:rFonts w:hint="eastAsia" w:ascii="宋体" w:hAnsi="宋体" w:eastAsia="宋体"/>
                <w:b/>
                <w:kern w:val="0"/>
                <w:sz w:val="20"/>
                <w:szCs w:val="21"/>
              </w:rPr>
              <w:t>深圳市安印科技有限公司（以下简称“乙方”）</w:t>
            </w:r>
          </w:p>
        </w:tc>
      </w:tr>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PrEx>
        <w:trPr>
          <w:trHeight w:val="334" w:hRule="atLeast"/>
        </w:trPr>
        <w:tc>
          <w:tcPr>
            <w:tcW w:w="2065" w:type="dxa"/>
            <w:tcBorders>
              <w:top w:val="single" w:color="000000" w:sz="8" w:space="0"/>
            </w:tcBorders>
          </w:tcPr>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联系人</w:t>
            </w:r>
          </w:p>
        </w:tc>
        <w:tc>
          <w:tcPr>
            <w:tcW w:w="6158" w:type="dxa"/>
            <w:tcBorders>
              <w:top w:val="single" w:color="000000" w:sz="8" w:space="0"/>
            </w:tcBorders>
          </w:tcPr>
          <w:p>
            <w:pPr>
              <w:widowControl/>
              <w:spacing w:line="320" w:lineRule="exact"/>
              <w:jc w:val="left"/>
              <w:rPr>
                <w:rFonts w:ascii="宋体" w:hAnsi="宋体" w:eastAsia="宋体"/>
                <w:b/>
                <w:kern w:val="0"/>
                <w:sz w:val="20"/>
                <w:szCs w:val="21"/>
              </w:rPr>
            </w:pPr>
            <w:r>
              <w:rPr>
                <w:rFonts w:hint="eastAsia" w:ascii="宋体" w:hAnsi="宋体" w:eastAsia="宋体"/>
                <w:b/>
                <w:kern w:val="0"/>
                <w:sz w:val="20"/>
                <w:szCs w:val="21"/>
              </w:rPr>
              <w:t>黄媛媛</w:t>
            </w:r>
          </w:p>
        </w:tc>
      </w:tr>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PrEx>
        <w:trPr>
          <w:trHeight w:val="334" w:hRule="atLeast"/>
        </w:trPr>
        <w:tc>
          <w:tcPr>
            <w:tcW w:w="2065" w:type="dxa"/>
          </w:tcPr>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手机</w:t>
            </w:r>
          </w:p>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电话</w:t>
            </w:r>
          </w:p>
        </w:tc>
        <w:tc>
          <w:tcPr>
            <w:tcW w:w="6158" w:type="dxa"/>
          </w:tcPr>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18</w:t>
            </w:r>
            <w:r>
              <w:rPr>
                <w:rFonts w:ascii="宋体" w:hAnsi="宋体" w:eastAsia="宋体"/>
                <w:kern w:val="0"/>
                <w:sz w:val="20"/>
                <w:szCs w:val="21"/>
              </w:rPr>
              <w:t>878042919</w:t>
            </w:r>
          </w:p>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400-919-6663</w:t>
            </w:r>
          </w:p>
        </w:tc>
      </w:tr>
      <w:tr>
        <w:tblPrEx>
          <w:tblBorders>
            <w:top w:val="single" w:color="000000" w:sz="12" w:space="0"/>
            <w:left w:val="none" w:color="auto" w:sz="0" w:space="0"/>
            <w:bottom w:val="single" w:color="000000" w:sz="12" w:space="0"/>
            <w:right w:val="none" w:color="auto" w:sz="0" w:space="0"/>
            <w:insideH w:val="none" w:color="auto" w:sz="0" w:space="0"/>
            <w:insideV w:val="single" w:color="000000" w:sz="8" w:space="0"/>
          </w:tblBorders>
        </w:tblPrEx>
        <w:trPr>
          <w:trHeight w:val="334" w:hRule="atLeast"/>
        </w:trPr>
        <w:tc>
          <w:tcPr>
            <w:tcW w:w="2065" w:type="dxa"/>
          </w:tcPr>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办公地址</w:t>
            </w:r>
          </w:p>
        </w:tc>
        <w:tc>
          <w:tcPr>
            <w:tcW w:w="6158" w:type="dxa"/>
          </w:tcPr>
          <w:p>
            <w:pPr>
              <w:widowControl/>
              <w:spacing w:line="320" w:lineRule="exact"/>
              <w:jc w:val="left"/>
              <w:rPr>
                <w:rFonts w:ascii="宋体" w:hAnsi="宋体" w:eastAsia="宋体"/>
                <w:kern w:val="0"/>
                <w:sz w:val="20"/>
                <w:szCs w:val="21"/>
              </w:rPr>
            </w:pPr>
            <w:r>
              <w:rPr>
                <w:rFonts w:hint="eastAsia" w:ascii="宋体" w:hAnsi="宋体" w:eastAsia="宋体"/>
                <w:kern w:val="0"/>
                <w:sz w:val="20"/>
                <w:szCs w:val="21"/>
              </w:rPr>
              <w:t>深圳市南山区科技园科技中一路创业印章大厦2楼</w:t>
            </w:r>
          </w:p>
        </w:tc>
      </w:tr>
    </w:tbl>
    <w:p>
      <w:pPr>
        <w:widowControl/>
        <w:spacing w:line="360" w:lineRule="auto"/>
        <w:jc w:val="left"/>
        <w:rPr>
          <w:rFonts w:ascii="宋体" w:hAnsi="宋体" w:eastAsia="宋体"/>
          <w:b/>
        </w:rPr>
      </w:pPr>
    </w:p>
    <w:p>
      <w:pPr>
        <w:spacing w:line="276" w:lineRule="auto"/>
        <w:ind w:firstLine="420" w:firstLineChars="200"/>
        <w:rPr>
          <w:rFonts w:ascii="宋体" w:hAnsi="宋体" w:eastAsia="宋体"/>
        </w:rPr>
      </w:pPr>
      <w:r>
        <w:rPr>
          <w:rFonts w:hint="eastAsia" w:ascii="宋体" w:hAnsi="宋体" w:eastAsia="宋体"/>
          <w:szCs w:val="21"/>
        </w:rPr>
        <w:t>乙方为国内领先及优秀的第三方在线电子签约平台服务提供商。甲乙双方根据中华人民共和国法律、法规等相关规定，本着诚信、互惠、规范的原则，经友好协商，就甲方使用乙方的安印电子签约平台，达成以下一致协议</w:t>
      </w:r>
      <w:r>
        <w:rPr>
          <w:rFonts w:hint="eastAsia" w:ascii="宋体" w:hAnsi="宋体" w:eastAsia="宋体"/>
        </w:rPr>
        <w:t>：</w:t>
      </w:r>
    </w:p>
    <w:p>
      <w:pPr>
        <w:spacing w:line="276" w:lineRule="auto"/>
        <w:ind w:firstLine="420" w:firstLineChars="200"/>
        <w:rPr>
          <w:rFonts w:ascii="宋体" w:hAnsi="宋体" w:eastAsia="宋体"/>
        </w:rPr>
      </w:pPr>
    </w:p>
    <w:p>
      <w:pPr>
        <w:pStyle w:val="26"/>
        <w:spacing w:line="276" w:lineRule="auto"/>
        <w:jc w:val="left"/>
        <w:rPr>
          <w:rFonts w:ascii="宋体" w:hAnsi="宋体" w:eastAsia="宋体"/>
        </w:rPr>
      </w:pPr>
      <w:r>
        <w:rPr>
          <w:rFonts w:hint="eastAsia" w:ascii="宋体" w:hAnsi="宋体" w:eastAsia="宋体"/>
        </w:rPr>
        <w:t>名词释义</w:t>
      </w:r>
    </w:p>
    <w:p>
      <w:pPr>
        <w:widowControl/>
        <w:spacing w:line="276" w:lineRule="auto"/>
        <w:ind w:left="405"/>
        <w:rPr>
          <w:rFonts w:ascii="宋体" w:hAnsi="宋体" w:eastAsia="宋体"/>
          <w:szCs w:val="21"/>
        </w:rPr>
      </w:pPr>
      <w:r>
        <w:rPr>
          <w:rFonts w:hint="eastAsia" w:ascii="宋体" w:hAnsi="宋体" w:eastAsia="宋体"/>
          <w:b/>
          <w:szCs w:val="21"/>
        </w:rPr>
        <w:t xml:space="preserve">1.1 </w:t>
      </w:r>
      <w:r>
        <w:rPr>
          <w:rFonts w:ascii="宋体" w:hAnsi="宋体" w:eastAsia="宋体"/>
          <w:b/>
          <w:szCs w:val="21"/>
        </w:rPr>
        <w:t>安印电子签约平台</w:t>
      </w:r>
      <w:r>
        <w:rPr>
          <w:rFonts w:hint="eastAsia" w:ascii="宋体" w:hAnsi="宋体" w:eastAsia="宋体"/>
          <w:szCs w:val="21"/>
        </w:rPr>
        <w:t>：是由</w:t>
      </w:r>
      <w:r>
        <w:rPr>
          <w:rFonts w:hint="eastAsia" w:ascii="宋体" w:hAnsi="宋体" w:eastAsia="宋体"/>
        </w:rPr>
        <w:t>乙方自主研发的具有自主知识产权的基于云平台的在线电子签约服务平台；</w:t>
      </w:r>
    </w:p>
    <w:p>
      <w:pPr>
        <w:widowControl/>
        <w:spacing w:line="276" w:lineRule="auto"/>
        <w:ind w:left="405"/>
        <w:rPr>
          <w:rFonts w:ascii="宋体" w:hAnsi="宋体" w:eastAsia="宋体"/>
          <w:szCs w:val="21"/>
        </w:rPr>
      </w:pPr>
      <w:r>
        <w:rPr>
          <w:rFonts w:hint="eastAsia" w:ascii="宋体" w:hAnsi="宋体" w:eastAsia="宋体"/>
          <w:b/>
          <w:szCs w:val="21"/>
        </w:rPr>
        <w:t>1.2 直接使用方式</w:t>
      </w:r>
      <w:r>
        <w:rPr>
          <w:rFonts w:hint="eastAsia" w:ascii="宋体" w:hAnsi="宋体" w:eastAsia="宋体"/>
          <w:szCs w:val="21"/>
        </w:rPr>
        <w:t>：安印电子签约平台使用方法，客户签约方直接通过互联网登录安印电子签约平台完成电子合同签约；</w:t>
      </w:r>
    </w:p>
    <w:p>
      <w:pPr>
        <w:widowControl/>
        <w:spacing w:line="276" w:lineRule="auto"/>
        <w:ind w:left="405"/>
        <w:rPr>
          <w:rFonts w:ascii="宋体" w:hAnsi="宋体" w:eastAsia="宋体"/>
          <w:szCs w:val="21"/>
        </w:rPr>
      </w:pPr>
      <w:r>
        <w:rPr>
          <w:rFonts w:hint="eastAsia" w:ascii="宋体" w:hAnsi="宋体" w:eastAsia="宋体"/>
          <w:b/>
          <w:szCs w:val="21"/>
        </w:rPr>
        <w:t>1.3 嵌入方式</w:t>
      </w:r>
      <w:r>
        <w:rPr>
          <w:rFonts w:hint="eastAsia" w:ascii="宋体" w:hAnsi="宋体" w:eastAsia="宋体"/>
          <w:szCs w:val="21"/>
        </w:rPr>
        <w:t>：安印电子签约平台使用方法，安印电子签约平台嵌入合作方相关业务系统，需要进行签约时通过调用安印电子签约平台相关接口完成签约行为；</w:t>
      </w:r>
    </w:p>
    <w:p>
      <w:pPr>
        <w:widowControl/>
        <w:spacing w:line="276" w:lineRule="auto"/>
        <w:ind w:left="405"/>
        <w:rPr>
          <w:rFonts w:ascii="宋体" w:hAnsi="宋体" w:eastAsia="宋体"/>
          <w:szCs w:val="21"/>
        </w:rPr>
      </w:pPr>
      <w:r>
        <w:rPr>
          <w:rFonts w:hint="eastAsia" w:ascii="宋体" w:hAnsi="宋体" w:eastAsia="宋体"/>
          <w:b/>
          <w:szCs w:val="21"/>
        </w:rPr>
        <w:t>1.4 安印电子签约平台服务：</w:t>
      </w:r>
      <w:r>
        <w:rPr>
          <w:rFonts w:hint="eastAsia" w:ascii="宋体" w:hAnsi="宋体" w:eastAsia="宋体"/>
          <w:szCs w:val="21"/>
        </w:rPr>
        <w:t>包括但不限于指直接使用方式或嵌入方式为客户提供在线电子签约服务；</w:t>
      </w:r>
    </w:p>
    <w:p>
      <w:pPr>
        <w:widowControl/>
        <w:spacing w:line="276" w:lineRule="auto"/>
        <w:ind w:left="405"/>
        <w:rPr>
          <w:rFonts w:ascii="宋体" w:hAnsi="宋体" w:eastAsia="宋体"/>
          <w:szCs w:val="21"/>
        </w:rPr>
      </w:pPr>
      <w:r>
        <w:rPr>
          <w:rFonts w:hint="eastAsia" w:ascii="宋体" w:hAnsi="宋体" w:eastAsia="宋体"/>
          <w:b/>
          <w:szCs w:val="21"/>
        </w:rPr>
        <w:t xml:space="preserve">1.5 </w:t>
      </w:r>
      <w:r>
        <w:rPr>
          <w:rFonts w:ascii="宋体" w:hAnsi="宋体" w:eastAsia="宋体"/>
          <w:b/>
          <w:szCs w:val="21"/>
        </w:rPr>
        <w:t>安印电子签约</w:t>
      </w:r>
      <w:r>
        <w:rPr>
          <w:rFonts w:hint="eastAsia" w:ascii="宋体" w:hAnsi="宋体" w:eastAsia="宋体"/>
          <w:b/>
          <w:szCs w:val="21"/>
        </w:rPr>
        <w:t>平台使用费</w:t>
      </w:r>
      <w:r>
        <w:rPr>
          <w:rFonts w:hint="eastAsia" w:ascii="宋体" w:hAnsi="宋体" w:eastAsia="宋体"/>
          <w:szCs w:val="21"/>
        </w:rPr>
        <w:t>：指使用方在约定的时间内享有乙方安印</w:t>
      </w:r>
      <w:r>
        <w:rPr>
          <w:rFonts w:ascii="宋体" w:hAnsi="宋体" w:eastAsia="宋体"/>
          <w:szCs w:val="21"/>
        </w:rPr>
        <w:t>电子签约</w:t>
      </w:r>
      <w:r>
        <w:rPr>
          <w:rFonts w:hint="eastAsia" w:ascii="宋体" w:hAnsi="宋体" w:eastAsia="宋体"/>
          <w:szCs w:val="21"/>
        </w:rPr>
        <w:t>平台使用权而向乙方支付的款项；</w:t>
      </w:r>
    </w:p>
    <w:p>
      <w:pPr>
        <w:widowControl/>
        <w:spacing w:line="276" w:lineRule="auto"/>
        <w:ind w:left="405"/>
        <w:rPr>
          <w:rFonts w:ascii="宋体" w:hAnsi="宋体" w:eastAsia="宋体"/>
          <w:szCs w:val="21"/>
        </w:rPr>
      </w:pPr>
    </w:p>
    <w:p>
      <w:pPr>
        <w:pStyle w:val="26"/>
        <w:spacing w:line="276" w:lineRule="auto"/>
        <w:jc w:val="left"/>
        <w:rPr>
          <w:rFonts w:ascii="宋体" w:hAnsi="宋体" w:eastAsia="宋体"/>
        </w:rPr>
      </w:pPr>
      <w:r>
        <w:rPr>
          <w:rFonts w:hint="eastAsia" w:ascii="宋体" w:hAnsi="宋体" w:eastAsia="宋体"/>
        </w:rPr>
        <w:t>服务内容及费用</w:t>
      </w:r>
    </w:p>
    <w:p>
      <w:pPr>
        <w:spacing w:line="276" w:lineRule="auto"/>
        <w:ind w:left="426"/>
        <w:rPr>
          <w:rFonts w:ascii="宋体" w:hAnsi="宋体" w:eastAsia="宋体"/>
          <w:b/>
          <w:szCs w:val="21"/>
        </w:rPr>
      </w:pPr>
      <w:r>
        <w:rPr>
          <w:rFonts w:hint="eastAsia" w:ascii="宋体" w:hAnsi="宋体" w:eastAsia="宋体"/>
          <w:b/>
          <w:szCs w:val="21"/>
        </w:rPr>
        <w:t>2.1 服务内容</w:t>
      </w:r>
    </w:p>
    <w:p>
      <w:pPr>
        <w:pStyle w:val="24"/>
        <w:widowControl/>
        <w:spacing w:line="276" w:lineRule="auto"/>
        <w:ind w:firstLine="420"/>
        <w:jc w:val="left"/>
        <w:rPr>
          <w:rFonts w:ascii="宋体" w:hAnsi="宋体" w:eastAsia="宋体"/>
          <w:szCs w:val="21"/>
        </w:rPr>
      </w:pPr>
      <w:r>
        <w:rPr>
          <w:rFonts w:hint="eastAsia" w:ascii="宋体" w:hAnsi="宋体" w:eastAsia="宋体"/>
          <w:szCs w:val="21"/>
        </w:rPr>
        <w:t>乙方为甲方提供乙方自主研发的具有自主知识产权的安印电子签章平台，甲方通过</w:t>
      </w:r>
      <w:r>
        <w:rPr>
          <w:rFonts w:ascii="宋体" w:hAnsi="宋体" w:eastAsia="宋体"/>
          <w:szCs w:val="21"/>
        </w:rPr>
        <w:t>安印电子签</w:t>
      </w:r>
      <w:r>
        <w:rPr>
          <w:rFonts w:hint="eastAsia" w:ascii="宋体" w:hAnsi="宋体" w:eastAsia="宋体"/>
          <w:szCs w:val="21"/>
        </w:rPr>
        <w:t>章</w:t>
      </w:r>
      <w:r>
        <w:rPr>
          <w:rFonts w:ascii="宋体" w:hAnsi="宋体" w:eastAsia="宋体"/>
          <w:szCs w:val="21"/>
        </w:rPr>
        <w:t>平台与甲方客户进行在线电子签</w:t>
      </w:r>
      <w:r>
        <w:rPr>
          <w:rFonts w:hint="eastAsia" w:ascii="宋体" w:hAnsi="宋体" w:eastAsia="宋体"/>
          <w:szCs w:val="21"/>
        </w:rPr>
        <w:t>章；</w:t>
      </w:r>
    </w:p>
    <w:p>
      <w:pPr>
        <w:pStyle w:val="24"/>
        <w:widowControl/>
        <w:spacing w:line="276" w:lineRule="auto"/>
        <w:ind w:firstLine="420"/>
        <w:jc w:val="left"/>
        <w:rPr>
          <w:rFonts w:ascii="宋体" w:hAnsi="宋体" w:eastAsia="宋体"/>
        </w:rPr>
      </w:pPr>
    </w:p>
    <w:p>
      <w:pPr>
        <w:pStyle w:val="24"/>
        <w:widowControl/>
        <w:spacing w:line="276" w:lineRule="auto"/>
        <w:ind w:firstLine="422" w:firstLineChars="0"/>
        <w:jc w:val="left"/>
        <w:rPr>
          <w:rFonts w:ascii="宋体" w:hAnsi="宋体" w:eastAsia="宋体"/>
          <w:szCs w:val="21"/>
        </w:rPr>
      </w:pPr>
      <w:r>
        <w:rPr>
          <w:rFonts w:hint="eastAsia" w:ascii="宋体" w:hAnsi="宋体" w:eastAsia="宋体"/>
          <w:b/>
          <w:szCs w:val="21"/>
        </w:rPr>
        <w:t>2.2 服务使用方式（打钩选择）</w:t>
      </w:r>
    </w:p>
    <w:p>
      <w:pPr>
        <w:pStyle w:val="24"/>
        <w:widowControl/>
        <w:spacing w:line="276" w:lineRule="auto"/>
        <w:ind w:firstLine="420"/>
        <w:jc w:val="left"/>
        <w:rPr>
          <w:rFonts w:ascii="宋体" w:hAnsi="宋体" w:eastAsia="宋体"/>
          <w:szCs w:val="21"/>
        </w:rPr>
      </w:pPr>
      <w:r>
        <w:rPr>
          <w:rFonts w:hint="eastAsia" w:ascii="宋体" w:hAnsi="宋体" w:eastAsia="宋体"/>
          <w:szCs w:val="21"/>
        </w:rPr>
        <w:t>具体收费明细如下：</w:t>
      </w:r>
    </w:p>
    <w:p>
      <w:pPr>
        <w:pStyle w:val="24"/>
        <w:widowControl/>
        <w:spacing w:line="276" w:lineRule="auto"/>
        <w:ind w:firstLine="420"/>
        <w:jc w:val="left"/>
        <w:rPr>
          <w:rFonts w:ascii="宋体" w:hAnsi="宋体" w:eastAsia="宋体"/>
          <w:szCs w:val="21"/>
        </w:rPr>
      </w:pPr>
      <w:r>
        <w:rPr>
          <w:rFonts w:hint="eastAsia" w:ascii="宋体" w:hAnsi="宋体" w:eastAsia="宋体"/>
          <w:szCs w:val="21"/>
        </w:rPr>
        <w:sym w:font="Wingdings 2" w:char="F052"/>
      </w:r>
      <w:r>
        <w:rPr>
          <w:rFonts w:hint="eastAsia" w:ascii="宋体" w:hAnsi="宋体" w:eastAsia="宋体"/>
          <w:szCs w:val="21"/>
        </w:rPr>
        <w:t xml:space="preserve">嵌入方式 </w:t>
      </w:r>
      <w:r>
        <w:rPr>
          <w:rFonts w:ascii="宋体" w:hAnsi="宋体" w:eastAsia="宋体"/>
          <w:szCs w:val="21"/>
        </w:rPr>
        <w:t xml:space="preserve"> </w:t>
      </w:r>
    </w:p>
    <w:p>
      <w:pPr>
        <w:pStyle w:val="24"/>
        <w:widowControl/>
        <w:spacing w:line="276" w:lineRule="auto"/>
        <w:ind w:firstLine="420"/>
        <w:jc w:val="left"/>
        <w:rPr>
          <w:rFonts w:ascii="宋体" w:hAnsi="宋体" w:eastAsia="宋体"/>
          <w:szCs w:val="21"/>
        </w:rPr>
      </w:pPr>
    </w:p>
    <w:tbl>
      <w:tblPr>
        <w:tblStyle w:val="16"/>
        <w:tblW w:w="10617" w:type="dxa"/>
        <w:tblInd w:w="113" w:type="dxa"/>
        <w:tblLayout w:type="fixed"/>
        <w:tblCellMar>
          <w:top w:w="0" w:type="dxa"/>
          <w:left w:w="108" w:type="dxa"/>
          <w:bottom w:w="0" w:type="dxa"/>
          <w:right w:w="108" w:type="dxa"/>
        </w:tblCellMar>
      </w:tblPr>
      <w:tblGrid>
        <w:gridCol w:w="1504"/>
        <w:gridCol w:w="1257"/>
        <w:gridCol w:w="1464"/>
        <w:gridCol w:w="1363"/>
        <w:gridCol w:w="2956"/>
        <w:gridCol w:w="2073"/>
      </w:tblGrid>
      <w:tr>
        <w:trPr>
          <w:trHeight w:val="359" w:hRule="atLeast"/>
        </w:trPr>
        <w:tc>
          <w:tcPr>
            <w:tcW w:w="1504" w:type="dxa"/>
            <w:tcBorders>
              <w:top w:val="single" w:color="auto" w:sz="4" w:space="0"/>
              <w:left w:val="single" w:color="auto" w:sz="4" w:space="0"/>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名称</w:t>
            </w:r>
          </w:p>
        </w:tc>
        <w:tc>
          <w:tcPr>
            <w:tcW w:w="1257" w:type="dxa"/>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计价方式</w:t>
            </w:r>
          </w:p>
        </w:tc>
        <w:tc>
          <w:tcPr>
            <w:tcW w:w="1464" w:type="dxa"/>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单价</w:t>
            </w:r>
          </w:p>
        </w:tc>
        <w:tc>
          <w:tcPr>
            <w:tcW w:w="1363" w:type="dxa"/>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预充值金额</w:t>
            </w:r>
          </w:p>
        </w:tc>
        <w:tc>
          <w:tcPr>
            <w:tcW w:w="2956" w:type="dxa"/>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调用次数</w:t>
            </w:r>
          </w:p>
        </w:tc>
        <w:tc>
          <w:tcPr>
            <w:tcW w:w="2073" w:type="dxa"/>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备注</w:t>
            </w:r>
          </w:p>
        </w:tc>
      </w:tr>
      <w:tr>
        <w:trPr>
          <w:trHeight w:val="614" w:hRule="atLeast"/>
        </w:trPr>
        <w:tc>
          <w:tcPr>
            <w:tcW w:w="1504" w:type="dxa"/>
            <w:tcBorders>
              <w:top w:val="nil"/>
              <w:left w:val="single" w:color="auto" w:sz="4" w:space="0"/>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平台签</w:t>
            </w:r>
          </w:p>
        </w:tc>
        <w:tc>
          <w:tcPr>
            <w:tcW w:w="1257" w:type="dxa"/>
            <w:tcBorders>
              <w:top w:val="nil"/>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按次</w:t>
            </w:r>
          </w:p>
        </w:tc>
        <w:tc>
          <w:tcPr>
            <w:tcW w:w="1464"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0.8元/次</w:t>
            </w:r>
          </w:p>
        </w:tc>
        <w:tc>
          <w:tcPr>
            <w:tcW w:w="1363"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lang w:val="en-US" w:eastAsia="zh-CN"/>
              </w:rPr>
              <w:t>2</w:t>
            </w:r>
            <w:r>
              <w:rPr>
                <w:rFonts w:hint="eastAsia" w:ascii="等线" w:hAnsi="等线" w:eastAsia="等线" w:cs="宋体"/>
                <w:color w:val="000000"/>
                <w:kern w:val="0"/>
                <w:szCs w:val="21"/>
              </w:rPr>
              <w:t>000元</w:t>
            </w:r>
          </w:p>
        </w:tc>
        <w:tc>
          <w:tcPr>
            <w:tcW w:w="2956"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lang w:val="en-US" w:eastAsia="zh-CN"/>
              </w:rPr>
              <w:t>25</w:t>
            </w:r>
            <w:r>
              <w:rPr>
                <w:rFonts w:hint="eastAsia" w:ascii="等线" w:hAnsi="等线" w:eastAsia="等线" w:cs="宋体"/>
                <w:color w:val="000000"/>
                <w:kern w:val="0"/>
                <w:szCs w:val="21"/>
              </w:rPr>
              <w:t>00次（包含一个主体证书）</w:t>
            </w:r>
          </w:p>
        </w:tc>
        <w:tc>
          <w:tcPr>
            <w:tcW w:w="2073"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预充值，充值无年限</w:t>
            </w:r>
          </w:p>
        </w:tc>
      </w:tr>
      <w:tr>
        <w:trPr>
          <w:trHeight w:val="614" w:hRule="atLeast"/>
        </w:trPr>
        <w:tc>
          <w:tcPr>
            <w:tcW w:w="1504" w:type="dxa"/>
            <w:tcBorders>
              <w:top w:val="nil"/>
              <w:left w:val="single" w:color="auto" w:sz="4" w:space="0"/>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对接费用</w:t>
            </w:r>
          </w:p>
        </w:tc>
        <w:tc>
          <w:tcPr>
            <w:tcW w:w="1257" w:type="dxa"/>
            <w:tcBorders>
              <w:top w:val="nil"/>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w:t>
            </w:r>
          </w:p>
        </w:tc>
        <w:tc>
          <w:tcPr>
            <w:tcW w:w="1464"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lang w:val="en-US" w:eastAsia="zh-CN"/>
              </w:rPr>
              <w:t>3</w:t>
            </w:r>
            <w:r>
              <w:rPr>
                <w:rFonts w:hint="eastAsia" w:ascii="等线" w:hAnsi="等线" w:eastAsia="等线" w:cs="宋体"/>
                <w:color w:val="000000"/>
                <w:kern w:val="0"/>
                <w:szCs w:val="21"/>
              </w:rPr>
              <w:t>000元</w:t>
            </w:r>
          </w:p>
        </w:tc>
        <w:tc>
          <w:tcPr>
            <w:tcW w:w="1363"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w:t>
            </w:r>
          </w:p>
        </w:tc>
        <w:tc>
          <w:tcPr>
            <w:tcW w:w="2956"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w:t>
            </w:r>
          </w:p>
        </w:tc>
        <w:tc>
          <w:tcPr>
            <w:tcW w:w="2073" w:type="dxa"/>
            <w:tcBorders>
              <w:left w:val="nil"/>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只首次对接时收取</w:t>
            </w:r>
          </w:p>
        </w:tc>
      </w:tr>
      <w:tr>
        <w:trPr>
          <w:trHeight w:val="396" w:hRule="atLeast"/>
        </w:trPr>
        <w:tc>
          <w:tcPr>
            <w:tcW w:w="1504"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总计</w:t>
            </w:r>
          </w:p>
        </w:tc>
        <w:tc>
          <w:tcPr>
            <w:tcW w:w="1257" w:type="dxa"/>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rPr>
              <w:t>/</w:t>
            </w:r>
          </w:p>
        </w:tc>
        <w:tc>
          <w:tcPr>
            <w:tcW w:w="7856" w:type="dxa"/>
            <w:gridSpan w:val="4"/>
            <w:tcBorders>
              <w:top w:val="single" w:color="auto" w:sz="4" w:space="0"/>
              <w:left w:val="nil"/>
              <w:bottom w:val="single" w:color="auto" w:sz="4" w:space="0"/>
              <w:right w:val="single" w:color="auto" w:sz="4" w:space="0"/>
            </w:tcBorders>
            <w:shd w:val="clear" w:color="auto" w:fill="auto"/>
            <w:noWrap/>
            <w:vAlign w:val="bottom"/>
          </w:tcPr>
          <w:p>
            <w:pPr>
              <w:widowControl/>
              <w:contextualSpacing w:val="0"/>
              <w:jc w:val="center"/>
              <w:rPr>
                <w:rFonts w:ascii="等线" w:hAnsi="等线" w:eastAsia="等线" w:cs="宋体"/>
                <w:color w:val="000000"/>
                <w:kern w:val="0"/>
                <w:szCs w:val="21"/>
              </w:rPr>
            </w:pPr>
            <w:r>
              <w:rPr>
                <w:rFonts w:hint="eastAsia" w:ascii="等线" w:hAnsi="等线" w:eastAsia="等线" w:cs="宋体"/>
                <w:color w:val="000000"/>
                <w:kern w:val="0"/>
                <w:szCs w:val="21"/>
                <w:lang w:val="en-US" w:eastAsia="zh-CN"/>
              </w:rPr>
              <w:t>5</w:t>
            </w:r>
            <w:r>
              <w:rPr>
                <w:rFonts w:hint="eastAsia" w:ascii="等线" w:hAnsi="等线" w:eastAsia="等线" w:cs="宋体"/>
                <w:color w:val="000000"/>
                <w:kern w:val="0"/>
                <w:szCs w:val="21"/>
              </w:rPr>
              <w:t>000元</w:t>
            </w:r>
          </w:p>
        </w:tc>
      </w:tr>
    </w:tbl>
    <w:p>
      <w:pPr>
        <w:spacing w:line="320" w:lineRule="exact"/>
        <w:rPr>
          <w:rFonts w:ascii="宋体" w:hAnsi="宋体" w:eastAsia="宋体"/>
          <w:b/>
          <w:szCs w:val="21"/>
        </w:rPr>
      </w:pPr>
    </w:p>
    <w:p>
      <w:pPr>
        <w:spacing w:line="320" w:lineRule="exact"/>
        <w:ind w:left="426"/>
        <w:rPr>
          <w:rFonts w:ascii="宋体" w:hAnsi="宋体" w:eastAsia="宋体"/>
          <w:b/>
          <w:szCs w:val="21"/>
        </w:rPr>
      </w:pPr>
      <w:r>
        <w:rPr>
          <w:rFonts w:hint="eastAsia" w:ascii="宋体" w:hAnsi="宋体" w:eastAsia="宋体"/>
          <w:b/>
          <w:szCs w:val="21"/>
        </w:rPr>
        <w:t>2.4 付款方式</w:t>
      </w:r>
    </w:p>
    <w:p>
      <w:pPr>
        <w:ind w:firstLine="315" w:firstLineChars="150"/>
        <w:rPr>
          <w:rFonts w:asciiTheme="minorEastAsia" w:hAnsiTheme="minorEastAsia" w:eastAsiaTheme="minorEastAsia"/>
          <w:szCs w:val="20"/>
        </w:rPr>
      </w:pPr>
      <w:r>
        <w:rPr>
          <w:rFonts w:hint="eastAsia" w:asciiTheme="minorEastAsia" w:hAnsiTheme="minorEastAsia" w:eastAsiaTheme="minorEastAsia"/>
          <w:b/>
          <w:szCs w:val="21"/>
        </w:rPr>
        <w:t>服务协议签订</w:t>
      </w:r>
      <w:r>
        <w:rPr>
          <w:rFonts w:asciiTheme="minorEastAsia" w:hAnsiTheme="minorEastAsia" w:eastAsiaTheme="minorEastAsia"/>
          <w:b/>
          <w:szCs w:val="21"/>
        </w:rPr>
        <w:t>后</w:t>
      </w:r>
      <w:r>
        <w:rPr>
          <w:rFonts w:hint="eastAsia" w:asciiTheme="minorEastAsia" w:hAnsiTheme="minorEastAsia" w:eastAsiaTheme="minorEastAsia"/>
          <w:b/>
          <w:szCs w:val="21"/>
        </w:rPr>
        <w:t>5个</w:t>
      </w:r>
      <w:r>
        <w:rPr>
          <w:rFonts w:asciiTheme="minorEastAsia" w:hAnsiTheme="minorEastAsia" w:eastAsiaTheme="minorEastAsia"/>
          <w:b/>
          <w:szCs w:val="21"/>
        </w:rPr>
        <w:t>工作日内</w:t>
      </w:r>
      <w:r>
        <w:rPr>
          <w:rFonts w:hint="eastAsia" w:asciiTheme="minorEastAsia" w:hAnsiTheme="minorEastAsia" w:eastAsiaTheme="minorEastAsia"/>
          <w:b/>
          <w:szCs w:val="21"/>
        </w:rPr>
        <w:t>甲方向乙方支付服务费用，</w:t>
      </w:r>
      <w:r>
        <w:rPr>
          <w:rFonts w:hint="eastAsia" w:asciiTheme="minorEastAsia" w:hAnsiTheme="minorEastAsia" w:eastAsiaTheme="minorEastAsia"/>
          <w:szCs w:val="20"/>
        </w:rPr>
        <w:t>乙方收到甲方相应款项后，5个工作日内向甲方提供相应支付含税金额且合法有效并加盖乙方发票专用章的增值税专用发票（税率为6%）</w:t>
      </w:r>
    </w:p>
    <w:p>
      <w:pPr>
        <w:ind w:firstLine="360" w:firstLineChars="150"/>
        <w:rPr>
          <w:rFonts w:asciiTheme="minorEastAsia" w:hAnsiTheme="minorEastAsia" w:eastAsiaTheme="minorEastAsia"/>
          <w:sz w:val="24"/>
        </w:rPr>
      </w:pPr>
    </w:p>
    <w:p>
      <w:pPr>
        <w:pStyle w:val="24"/>
        <w:widowControl/>
        <w:spacing w:line="320" w:lineRule="exact"/>
        <w:ind w:firstLine="420"/>
        <w:jc w:val="left"/>
        <w:rPr>
          <w:rFonts w:hint="eastAsia" w:ascii="宋体" w:hAnsi="宋体" w:eastAsia="宋体"/>
          <w:b/>
          <w:szCs w:val="21"/>
          <w:lang w:eastAsia="zh-CN"/>
        </w:rPr>
      </w:pPr>
      <w:r>
        <w:rPr>
          <w:rFonts w:hint="eastAsia" w:ascii="宋体" w:hAnsi="宋体" w:eastAsia="宋体"/>
          <w:b/>
          <w:szCs w:val="21"/>
        </w:rPr>
        <w:t xml:space="preserve">2.5 </w:t>
      </w:r>
      <w:r>
        <w:rPr>
          <w:rFonts w:hint="eastAsia" w:ascii="宋体" w:hAnsi="宋体" w:eastAsia="宋体"/>
          <w:b/>
          <w:szCs w:val="21"/>
          <w:lang w:eastAsia="zh-CN"/>
        </w:rPr>
        <w:t>甲方开票信息</w:t>
      </w:r>
    </w:p>
    <w:p>
      <w:pPr>
        <w:pStyle w:val="24"/>
        <w:widowControl/>
        <w:spacing w:line="320" w:lineRule="exact"/>
        <w:ind w:firstLine="420"/>
        <w:jc w:val="left"/>
        <w:rPr>
          <w:rFonts w:hint="eastAsia" w:ascii="宋体" w:hAnsi="宋体" w:eastAsia="宋体"/>
          <w:color w:val="auto"/>
          <w:szCs w:val="21"/>
          <w:lang w:eastAsia="zh-CN"/>
        </w:rPr>
      </w:pPr>
      <w:r>
        <w:rPr>
          <w:rFonts w:hint="eastAsia" w:ascii="宋体" w:hAnsi="宋体" w:eastAsia="宋体"/>
          <w:color w:val="auto"/>
          <w:szCs w:val="21"/>
          <w:lang w:eastAsia="zh-CN"/>
        </w:rPr>
        <w:t>开户名称：</w:t>
      </w:r>
      <w:r>
        <w:rPr>
          <w:rFonts w:hint="eastAsia" w:ascii="宋体" w:hAnsi="宋体" w:eastAsia="宋体"/>
          <w:color w:val="auto"/>
          <w:szCs w:val="21"/>
          <w:lang w:val="en-US" w:eastAsia="zh-CN"/>
        </w:rPr>
        <w:t>高维信息技术（深圳）有限公司</w:t>
      </w:r>
    </w:p>
    <w:p>
      <w:pPr>
        <w:pStyle w:val="24"/>
        <w:widowControl/>
        <w:spacing w:line="320" w:lineRule="exact"/>
        <w:ind w:firstLine="420"/>
        <w:jc w:val="left"/>
        <w:rPr>
          <w:rFonts w:hint="eastAsia" w:ascii="宋体" w:hAnsi="宋体" w:eastAsia="宋体"/>
          <w:color w:val="auto"/>
          <w:szCs w:val="21"/>
          <w:lang w:eastAsia="zh-CN"/>
        </w:rPr>
      </w:pPr>
      <w:r>
        <w:rPr>
          <w:rFonts w:hint="eastAsia" w:ascii="宋体" w:hAnsi="宋体" w:eastAsia="宋体"/>
          <w:color w:val="auto"/>
          <w:szCs w:val="21"/>
          <w:lang w:eastAsia="zh-CN"/>
        </w:rPr>
        <w:t>纳税识别号：</w:t>
      </w:r>
      <w:r>
        <w:rPr>
          <w:rFonts w:hint="eastAsia" w:ascii="宋体" w:hAnsi="宋体" w:eastAsia="宋体"/>
          <w:color w:val="auto"/>
          <w:szCs w:val="21"/>
          <w:lang w:val="en-US" w:eastAsia="zh-CN"/>
        </w:rPr>
        <w:t>914403003427084712</w:t>
      </w:r>
    </w:p>
    <w:p>
      <w:pPr>
        <w:pStyle w:val="24"/>
        <w:widowControl/>
        <w:spacing w:line="320" w:lineRule="exact"/>
        <w:ind w:firstLine="420"/>
        <w:jc w:val="left"/>
        <w:rPr>
          <w:rFonts w:hint="eastAsia" w:ascii="宋体" w:hAnsi="宋体" w:eastAsia="宋体"/>
          <w:color w:val="auto"/>
          <w:szCs w:val="21"/>
          <w:lang w:eastAsia="zh-CN"/>
        </w:rPr>
      </w:pPr>
      <w:r>
        <w:rPr>
          <w:rFonts w:hint="eastAsia" w:ascii="宋体" w:hAnsi="宋体" w:eastAsia="宋体"/>
          <w:color w:val="auto"/>
          <w:szCs w:val="21"/>
          <w:lang w:eastAsia="zh-CN"/>
        </w:rPr>
        <w:t>地址、电话：</w:t>
      </w:r>
      <w:r>
        <w:rPr>
          <w:rFonts w:hint="eastAsia" w:ascii="宋体" w:hAnsi="宋体" w:eastAsia="宋体"/>
          <w:color w:val="auto"/>
          <w:szCs w:val="21"/>
          <w:lang w:val="en-US" w:eastAsia="zh-CN"/>
        </w:rPr>
        <w:t>深圳市罗湖区桂园街道深南东路5016号京基100大厦21楼21-15单元</w:t>
      </w:r>
      <w:r>
        <w:rPr>
          <w:rFonts w:hint="default" w:ascii="宋体" w:hAnsi="宋体" w:eastAsia="宋体"/>
          <w:color w:val="auto"/>
          <w:szCs w:val="21"/>
          <w:lang w:eastAsia="zh-CN"/>
        </w:rPr>
        <w:t xml:space="preserve"> </w:t>
      </w:r>
      <w:r>
        <w:rPr>
          <w:rFonts w:hint="eastAsia" w:ascii="宋体" w:hAnsi="宋体" w:eastAsia="宋体"/>
          <w:color w:val="auto"/>
          <w:szCs w:val="21"/>
          <w:lang w:val="en-US" w:eastAsia="zh-CN"/>
        </w:rPr>
        <w:t>0755-23009745</w:t>
      </w:r>
    </w:p>
    <w:p>
      <w:pPr>
        <w:pStyle w:val="24"/>
        <w:widowControl/>
        <w:spacing w:line="320" w:lineRule="exact"/>
        <w:ind w:firstLine="420"/>
        <w:jc w:val="left"/>
        <w:rPr>
          <w:rFonts w:hint="eastAsia" w:ascii="宋体" w:hAnsi="宋体" w:eastAsia="宋体"/>
          <w:color w:val="auto"/>
          <w:szCs w:val="21"/>
          <w:lang w:eastAsia="zh-CN"/>
        </w:rPr>
      </w:pPr>
      <w:r>
        <w:rPr>
          <w:rFonts w:hint="eastAsia" w:ascii="宋体" w:hAnsi="宋体" w:eastAsia="宋体"/>
          <w:color w:val="auto"/>
          <w:szCs w:val="21"/>
          <w:lang w:val="en-US" w:eastAsia="zh-CN"/>
        </w:rPr>
        <w:t xml:space="preserve">开户银行：招商银行股份有限公司深圳深圳湾支行 </w:t>
      </w:r>
    </w:p>
    <w:p>
      <w:pPr>
        <w:pStyle w:val="24"/>
        <w:widowControl/>
        <w:spacing w:line="320" w:lineRule="exact"/>
        <w:ind w:firstLine="420"/>
        <w:jc w:val="left"/>
        <w:rPr>
          <w:rFonts w:hint="eastAsia" w:ascii="宋体" w:hAnsi="宋体" w:eastAsia="宋体"/>
          <w:color w:val="auto"/>
          <w:szCs w:val="21"/>
          <w:lang w:eastAsia="zh-CN"/>
        </w:rPr>
      </w:pPr>
      <w:r>
        <w:rPr>
          <w:rFonts w:hint="eastAsia" w:ascii="宋体" w:hAnsi="宋体" w:eastAsia="宋体"/>
          <w:color w:val="auto"/>
          <w:szCs w:val="21"/>
          <w:lang w:val="en-US" w:eastAsia="zh-CN"/>
        </w:rPr>
        <w:t xml:space="preserve">银行账户：755926310510802 </w:t>
      </w:r>
    </w:p>
    <w:p>
      <w:pPr>
        <w:pStyle w:val="24"/>
        <w:widowControl/>
        <w:spacing w:line="320" w:lineRule="exact"/>
        <w:ind w:firstLine="420"/>
        <w:jc w:val="left"/>
        <w:rPr>
          <w:rFonts w:hint="eastAsia" w:ascii="宋体" w:hAnsi="宋体" w:eastAsia="宋体"/>
          <w:b/>
          <w:szCs w:val="21"/>
          <w:lang w:eastAsia="zh-CN"/>
        </w:rPr>
      </w:pPr>
    </w:p>
    <w:p>
      <w:pPr>
        <w:pStyle w:val="24"/>
        <w:widowControl/>
        <w:spacing w:line="320" w:lineRule="exact"/>
        <w:ind w:firstLine="420"/>
        <w:jc w:val="left"/>
        <w:rPr>
          <w:rFonts w:hint="eastAsia" w:ascii="宋体" w:hAnsi="宋体" w:eastAsia="宋体"/>
          <w:b/>
          <w:szCs w:val="21"/>
        </w:rPr>
      </w:pPr>
      <w:r>
        <w:rPr>
          <w:rFonts w:hint="eastAsia" w:ascii="宋体" w:hAnsi="宋体" w:eastAsia="宋体"/>
          <w:b/>
          <w:szCs w:val="21"/>
          <w:lang w:val="en-US" w:eastAsia="zh-CN"/>
        </w:rPr>
        <w:t>2.6.乙方</w:t>
      </w:r>
      <w:r>
        <w:rPr>
          <w:rFonts w:hint="eastAsia" w:ascii="宋体" w:hAnsi="宋体" w:eastAsia="宋体"/>
          <w:b/>
          <w:szCs w:val="21"/>
        </w:rPr>
        <w:t>收款账户信息</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开户名称：深圳市安印科技有限公司</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开户银行：</w:t>
      </w:r>
      <w:r>
        <w:rPr>
          <w:rFonts w:ascii="宋体" w:hAnsi="宋体" w:eastAsia="宋体"/>
          <w:szCs w:val="21"/>
        </w:rPr>
        <w:t xml:space="preserve"> </w:t>
      </w:r>
      <w:r>
        <w:rPr>
          <w:rFonts w:hint="eastAsia" w:ascii="宋体" w:hAnsi="宋体" w:eastAsia="宋体"/>
          <w:szCs w:val="21"/>
        </w:rPr>
        <w:t>招商银行股份有限公司深圳分行科苑支行</w:t>
      </w:r>
    </w:p>
    <w:p>
      <w:pPr>
        <w:pStyle w:val="24"/>
        <w:widowControl/>
        <w:spacing w:line="320" w:lineRule="exact"/>
        <w:ind w:firstLine="420"/>
        <w:jc w:val="left"/>
        <w:rPr>
          <w:rFonts w:hint="eastAsia" w:ascii="宋体" w:hAnsi="宋体" w:eastAsia="宋体"/>
          <w:szCs w:val="21"/>
        </w:rPr>
      </w:pPr>
      <w:r>
        <w:rPr>
          <w:rFonts w:hint="eastAsia" w:ascii="宋体" w:hAnsi="宋体" w:eastAsia="宋体"/>
          <w:szCs w:val="21"/>
        </w:rPr>
        <w:t>开户账号：7559</w:t>
      </w:r>
      <w:r>
        <w:rPr>
          <w:rFonts w:ascii="宋体" w:hAnsi="宋体" w:eastAsia="宋体"/>
          <w:szCs w:val="21"/>
        </w:rPr>
        <w:t xml:space="preserve"> </w:t>
      </w:r>
      <w:r>
        <w:rPr>
          <w:rFonts w:hint="eastAsia" w:ascii="宋体" w:hAnsi="宋体" w:eastAsia="宋体"/>
          <w:szCs w:val="21"/>
        </w:rPr>
        <w:t>2804</w:t>
      </w:r>
      <w:r>
        <w:rPr>
          <w:rFonts w:ascii="宋体" w:hAnsi="宋体" w:eastAsia="宋体"/>
          <w:szCs w:val="21"/>
        </w:rPr>
        <w:t xml:space="preserve"> </w:t>
      </w:r>
      <w:r>
        <w:rPr>
          <w:rFonts w:hint="eastAsia" w:ascii="宋体" w:hAnsi="宋体" w:eastAsia="宋体"/>
          <w:szCs w:val="21"/>
        </w:rPr>
        <w:t>7910</w:t>
      </w:r>
      <w:r>
        <w:rPr>
          <w:rFonts w:ascii="宋体" w:hAnsi="宋体" w:eastAsia="宋体"/>
          <w:szCs w:val="21"/>
        </w:rPr>
        <w:t xml:space="preserve"> </w:t>
      </w:r>
      <w:r>
        <w:rPr>
          <w:rFonts w:hint="eastAsia" w:ascii="宋体" w:hAnsi="宋体" w:eastAsia="宋体"/>
          <w:szCs w:val="21"/>
        </w:rPr>
        <w:t>101</w:t>
      </w:r>
    </w:p>
    <w:p>
      <w:pPr>
        <w:pStyle w:val="24"/>
        <w:widowControl/>
        <w:spacing w:line="320" w:lineRule="exact"/>
        <w:ind w:firstLine="420"/>
        <w:jc w:val="left"/>
        <w:rPr>
          <w:rFonts w:hint="default" w:ascii="宋体" w:hAnsi="宋体" w:eastAsia="宋体"/>
          <w:szCs w:val="21"/>
          <w:lang w:val="en-US" w:eastAsia="zh-CN"/>
        </w:rPr>
      </w:pPr>
    </w:p>
    <w:p>
      <w:pPr>
        <w:pStyle w:val="24"/>
        <w:widowControl/>
        <w:spacing w:line="320" w:lineRule="exact"/>
        <w:ind w:left="0" w:leftChars="0" w:firstLine="0" w:firstLineChars="0"/>
        <w:jc w:val="left"/>
        <w:rPr>
          <w:rFonts w:ascii="宋体" w:hAnsi="宋体" w:eastAsia="宋体"/>
          <w:szCs w:val="21"/>
        </w:rPr>
      </w:pPr>
    </w:p>
    <w:p>
      <w:pPr>
        <w:pStyle w:val="26"/>
        <w:jc w:val="left"/>
        <w:rPr>
          <w:rFonts w:ascii="宋体" w:hAnsi="宋体" w:eastAsia="宋体"/>
        </w:rPr>
      </w:pPr>
      <w:r>
        <w:rPr>
          <w:rFonts w:hint="eastAsia" w:ascii="宋体" w:hAnsi="宋体" w:eastAsia="宋体"/>
        </w:rPr>
        <w:t>双方权利义务</w:t>
      </w:r>
    </w:p>
    <w:p>
      <w:pPr>
        <w:spacing w:line="320" w:lineRule="exact"/>
        <w:ind w:left="420" w:leftChars="200"/>
        <w:rPr>
          <w:rFonts w:ascii="宋体" w:hAnsi="宋体" w:eastAsia="宋体"/>
          <w:b/>
          <w:szCs w:val="21"/>
        </w:rPr>
      </w:pPr>
      <w:r>
        <w:rPr>
          <w:rFonts w:hint="eastAsia" w:ascii="宋体" w:hAnsi="宋体" w:eastAsia="宋体"/>
          <w:b/>
          <w:szCs w:val="21"/>
        </w:rPr>
        <w:t>3</w:t>
      </w:r>
      <w:r>
        <w:rPr>
          <w:rFonts w:ascii="宋体" w:hAnsi="宋体" w:eastAsia="宋体"/>
          <w:b/>
          <w:szCs w:val="21"/>
        </w:rPr>
        <w:t xml:space="preserve">.1 </w:t>
      </w:r>
      <w:r>
        <w:rPr>
          <w:rFonts w:hint="eastAsia" w:ascii="宋体" w:hAnsi="宋体" w:eastAsia="宋体"/>
          <w:b/>
          <w:szCs w:val="21"/>
        </w:rPr>
        <w:t>甲方权利义务 </w:t>
      </w:r>
    </w:p>
    <w:p>
      <w:pPr>
        <w:pStyle w:val="24"/>
        <w:widowControl/>
        <w:spacing w:line="320" w:lineRule="exact"/>
        <w:ind w:firstLine="420"/>
        <w:jc w:val="left"/>
        <w:rPr>
          <w:rFonts w:ascii="宋体" w:hAnsi="宋体" w:eastAsia="宋体"/>
          <w:szCs w:val="21"/>
        </w:rPr>
      </w:pPr>
      <w:r>
        <w:rPr>
          <w:rFonts w:ascii="宋体" w:hAnsi="宋体" w:eastAsia="宋体"/>
          <w:szCs w:val="21"/>
        </w:rPr>
        <w:t>1</w:t>
      </w:r>
      <w:r>
        <w:rPr>
          <w:rFonts w:hint="eastAsia" w:ascii="宋体" w:hAnsi="宋体" w:eastAsia="宋体"/>
          <w:szCs w:val="21"/>
        </w:rPr>
        <w:t>）甲方确认通过上述选择的服务使用方式，由甲方用户通过“安印电子签约平台”签署的电子合同均对甲方有约束力；</w:t>
      </w:r>
    </w:p>
    <w:p>
      <w:pPr>
        <w:pStyle w:val="24"/>
        <w:widowControl/>
        <w:spacing w:line="320" w:lineRule="exact"/>
        <w:ind w:firstLine="420"/>
        <w:jc w:val="left"/>
        <w:rPr>
          <w:rFonts w:ascii="宋体" w:hAnsi="宋体" w:eastAsia="宋体"/>
          <w:szCs w:val="21"/>
        </w:rPr>
      </w:pPr>
      <w:r>
        <w:rPr>
          <w:rFonts w:ascii="宋体" w:hAnsi="宋体" w:eastAsia="宋体"/>
          <w:szCs w:val="21"/>
        </w:rPr>
        <w:t>2</w:t>
      </w:r>
      <w:r>
        <w:rPr>
          <w:rFonts w:hint="eastAsia" w:ascii="宋体" w:hAnsi="宋体" w:eastAsia="宋体"/>
          <w:szCs w:val="21"/>
        </w:rPr>
        <w:t>）甲方应在其系统页面对外展示其使用“安印电子</w:t>
      </w:r>
      <w:r>
        <w:rPr>
          <w:rFonts w:ascii="宋体" w:hAnsi="宋体" w:eastAsia="宋体"/>
          <w:szCs w:val="21"/>
        </w:rPr>
        <w:t>签</w:t>
      </w:r>
      <w:r>
        <w:rPr>
          <w:rFonts w:hint="eastAsia" w:ascii="宋体" w:hAnsi="宋体" w:eastAsia="宋体"/>
          <w:szCs w:val="21"/>
        </w:rPr>
        <w:t>约平台”服务的事实，并告知其用户将通过“安印电子签约平台”签署电子合同，且该电子合同及其电子签名都将对其产生法律约束力。在甲方用户确认签约并跳转至乙方系统时，应在页面上显示有关跳转页面的提示；</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3)甲方知悉，且甲方应在其系统页面对外展示并告知其用户关于以下文书，不通过亦不适用“安印电子签约平台”签署电子合同：</w:t>
      </w:r>
    </w:p>
    <w:p>
      <w:pPr>
        <w:pStyle w:val="24"/>
        <w:widowControl/>
        <w:spacing w:line="320" w:lineRule="exact"/>
        <w:ind w:firstLine="420"/>
        <w:jc w:val="left"/>
        <w:rPr>
          <w:rFonts w:ascii="宋体" w:hAnsi="宋体" w:eastAsia="宋体"/>
          <w:szCs w:val="21"/>
        </w:rPr>
      </w:pPr>
      <w:r>
        <w:rPr>
          <w:rFonts w:ascii="Times New Roman" w:hAnsi="Times New Roman" w:eastAsia="宋体"/>
          <w:szCs w:val="21"/>
        </w:rPr>
        <w:t>i.</w:t>
      </w:r>
      <w:r>
        <w:rPr>
          <w:rFonts w:hint="eastAsia" w:ascii="宋体" w:hAnsi="宋体" w:eastAsia="宋体"/>
          <w:szCs w:val="21"/>
        </w:rPr>
        <w:tab/>
      </w:r>
      <w:r>
        <w:rPr>
          <w:rFonts w:hint="eastAsia" w:ascii="宋体" w:hAnsi="宋体" w:eastAsia="宋体"/>
          <w:szCs w:val="21"/>
        </w:rPr>
        <w:t>涉及婚姻、收养、继承等人身关系的；</w:t>
      </w:r>
    </w:p>
    <w:p>
      <w:pPr>
        <w:pStyle w:val="24"/>
        <w:widowControl/>
        <w:spacing w:line="320" w:lineRule="exact"/>
        <w:ind w:firstLine="420"/>
        <w:jc w:val="left"/>
        <w:rPr>
          <w:rFonts w:ascii="宋体" w:hAnsi="宋体" w:eastAsia="宋体"/>
          <w:szCs w:val="21"/>
        </w:rPr>
      </w:pPr>
      <w:r>
        <w:rPr>
          <w:rFonts w:ascii="Times New Roman" w:hAnsi="Times New Roman" w:eastAsia="宋体"/>
          <w:szCs w:val="21"/>
        </w:rPr>
        <w:t>ii.</w:t>
      </w:r>
      <w:r>
        <w:rPr>
          <w:rFonts w:hint="eastAsia" w:ascii="宋体" w:hAnsi="宋体" w:eastAsia="宋体"/>
          <w:szCs w:val="21"/>
        </w:rPr>
        <w:tab/>
      </w:r>
      <w:r>
        <w:rPr>
          <w:rFonts w:hint="eastAsia" w:ascii="宋体" w:hAnsi="宋体" w:eastAsia="宋体"/>
          <w:szCs w:val="21"/>
        </w:rPr>
        <w:t>涉及土地、房屋等不动产权益转让的；</w:t>
      </w:r>
    </w:p>
    <w:p>
      <w:pPr>
        <w:pStyle w:val="24"/>
        <w:widowControl/>
        <w:spacing w:line="320" w:lineRule="exact"/>
        <w:ind w:firstLine="420"/>
        <w:jc w:val="left"/>
        <w:rPr>
          <w:rFonts w:ascii="宋体" w:hAnsi="宋体" w:eastAsia="宋体"/>
          <w:szCs w:val="21"/>
        </w:rPr>
      </w:pPr>
      <w:r>
        <w:rPr>
          <w:rFonts w:ascii="Times New Roman" w:hAnsi="Times New Roman" w:eastAsia="宋体"/>
          <w:szCs w:val="21"/>
        </w:rPr>
        <w:t>iii</w:t>
      </w:r>
      <w:r>
        <w:rPr>
          <w:rFonts w:hint="eastAsia" w:ascii="宋体" w:hAnsi="宋体" w:eastAsia="宋体"/>
          <w:szCs w:val="21"/>
        </w:rPr>
        <w:tab/>
      </w:r>
      <w:r>
        <w:rPr>
          <w:rFonts w:hint="eastAsia" w:ascii="宋体" w:hAnsi="宋体" w:eastAsia="宋体"/>
          <w:szCs w:val="21"/>
        </w:rPr>
        <w:t>涉及停止供水、供热、供气、供电等公用事业服务的；</w:t>
      </w:r>
    </w:p>
    <w:p>
      <w:pPr>
        <w:pStyle w:val="24"/>
        <w:widowControl/>
        <w:spacing w:line="320" w:lineRule="exact"/>
        <w:ind w:firstLine="420"/>
        <w:jc w:val="left"/>
        <w:rPr>
          <w:rFonts w:ascii="宋体" w:hAnsi="宋体" w:eastAsia="宋体"/>
          <w:szCs w:val="21"/>
        </w:rPr>
      </w:pPr>
      <w:r>
        <w:rPr>
          <w:rFonts w:ascii="Times New Roman" w:hAnsi="Times New Roman" w:eastAsia="宋体"/>
          <w:szCs w:val="21"/>
        </w:rPr>
        <w:t>iv</w:t>
      </w:r>
      <w:r>
        <w:rPr>
          <w:rFonts w:hint="eastAsia" w:ascii="宋体" w:hAnsi="宋体" w:eastAsia="宋体"/>
          <w:szCs w:val="21"/>
        </w:rPr>
        <w:tab/>
      </w:r>
      <w:r>
        <w:rPr>
          <w:rFonts w:hint="eastAsia" w:ascii="宋体" w:hAnsi="宋体" w:eastAsia="宋体"/>
          <w:szCs w:val="21"/>
        </w:rPr>
        <w:t>法律、行政法规规定的不适用电子文书的其他情形。</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4）甲方在开展上述线上签约业务时，可向甲方用户介绍乙方“安印电子签约平台”的相关事项，解答其提出的问题，如遇无法回答的问题，由乙方指定人员负责解答和解决；</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5）甲方按照本协议约定向乙方按时支付服务费，如甲方未按时支付服务费的，乙方在通知甲方后十五日内，甲方仍未按期支付服务费时，乙方有权暂停或终止对甲方提供的服务并不承担因此产生的任何损失，甲方拖欠的服务费按照银行同期贷款利率的2倍计算逾期利息；</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6）甲方保证任何签约方之间产生的风险、纠纷均由签约方承担，与乙方无关；</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7）甲方保证依照“安印电子签约平台”的要求及规范正确使用乙方服务。</w:t>
      </w:r>
    </w:p>
    <w:p>
      <w:pPr>
        <w:pStyle w:val="24"/>
        <w:widowControl/>
        <w:spacing w:line="320" w:lineRule="exact"/>
        <w:ind w:firstLine="420"/>
        <w:jc w:val="left"/>
        <w:rPr>
          <w:rFonts w:ascii="宋体" w:hAnsi="宋体" w:eastAsia="宋体"/>
          <w:szCs w:val="21"/>
        </w:rPr>
      </w:pPr>
    </w:p>
    <w:p>
      <w:pPr>
        <w:spacing w:line="320" w:lineRule="exact"/>
        <w:ind w:left="420" w:leftChars="200"/>
        <w:rPr>
          <w:rFonts w:ascii="宋体" w:hAnsi="宋体" w:eastAsia="宋体"/>
          <w:b/>
          <w:szCs w:val="21"/>
        </w:rPr>
      </w:pPr>
      <w:r>
        <w:rPr>
          <w:rFonts w:hint="eastAsia" w:ascii="宋体" w:hAnsi="宋体" w:eastAsia="宋体"/>
          <w:b/>
          <w:szCs w:val="21"/>
        </w:rPr>
        <w:t>3</w:t>
      </w:r>
      <w:r>
        <w:rPr>
          <w:rFonts w:ascii="宋体" w:hAnsi="宋体" w:eastAsia="宋体"/>
          <w:b/>
          <w:szCs w:val="21"/>
        </w:rPr>
        <w:t xml:space="preserve">.2 </w:t>
      </w:r>
      <w:r>
        <w:rPr>
          <w:rFonts w:hint="eastAsia" w:ascii="宋体" w:hAnsi="宋体" w:eastAsia="宋体"/>
          <w:b/>
          <w:szCs w:val="21"/>
        </w:rPr>
        <w:t>乙方权利义务</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1）乙方保证依据《安印电子签约平台服务条款》向甲方及甲方用户提供电子合同签约服务、电子合同存储服务以及电子合同查验服务；</w:t>
      </w:r>
      <w:r>
        <w:rPr>
          <w:rFonts w:ascii="宋体" w:hAnsi="宋体" w:eastAsia="宋体"/>
          <w:szCs w:val="21"/>
        </w:rPr>
        <w:t>乙方承诺其电子签约</w:t>
      </w:r>
      <w:r>
        <w:rPr>
          <w:rFonts w:hint="eastAsia" w:ascii="宋体" w:hAnsi="宋体" w:eastAsia="宋体"/>
          <w:szCs w:val="21"/>
        </w:rPr>
        <w:t>平台完全</w:t>
      </w:r>
      <w:r>
        <w:rPr>
          <w:rFonts w:ascii="宋体" w:hAnsi="宋体" w:eastAsia="宋体"/>
          <w:szCs w:val="21"/>
        </w:rPr>
        <w:t>符合国家电子签名相关技术规范，</w:t>
      </w:r>
      <w:r>
        <w:rPr>
          <w:rFonts w:hint="eastAsia" w:ascii="宋体" w:hAnsi="宋体" w:eastAsia="宋体"/>
          <w:szCs w:val="21"/>
        </w:rPr>
        <w:t>所</w:t>
      </w:r>
      <w:r>
        <w:rPr>
          <w:rFonts w:ascii="宋体" w:hAnsi="宋体" w:eastAsia="宋体"/>
          <w:szCs w:val="21"/>
        </w:rPr>
        <w:t>签署合同具有唯一性</w:t>
      </w:r>
      <w:r>
        <w:rPr>
          <w:rFonts w:hint="eastAsia" w:ascii="宋体" w:hAnsi="宋体" w:eastAsia="宋体"/>
          <w:szCs w:val="21"/>
        </w:rPr>
        <w:t>和</w:t>
      </w:r>
      <w:r>
        <w:rPr>
          <w:rFonts w:ascii="宋体" w:hAnsi="宋体" w:eastAsia="宋体"/>
          <w:szCs w:val="21"/>
        </w:rPr>
        <w:t>不可篡改性；</w:t>
      </w:r>
      <w:r>
        <w:rPr>
          <w:rFonts w:hint="eastAsia" w:ascii="宋体" w:hAnsi="宋体" w:eastAsia="宋体"/>
          <w:szCs w:val="21"/>
        </w:rPr>
        <w:t>在甲方提出要求后，</w:t>
      </w:r>
      <w:r>
        <w:rPr>
          <w:rFonts w:ascii="宋体" w:hAnsi="宋体" w:eastAsia="宋体"/>
          <w:szCs w:val="21"/>
        </w:rPr>
        <w:t>乙方</w:t>
      </w:r>
      <w:r>
        <w:rPr>
          <w:rFonts w:hint="eastAsia" w:ascii="宋体" w:hAnsi="宋体" w:eastAsia="宋体"/>
          <w:szCs w:val="21"/>
        </w:rPr>
        <w:t>协助甲方取得具体电子合同的相关公证，相关费用由甲方承担；</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2）如采用嵌入方式，乙方应向甲方提供相关技术接口，并保证其“安印电子签约平台”的正常运行，如遇系统调整等，将提前告知甲方；</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3）如甲方存在未按约支付服务费的，乙方在通知甲方后十五日内，甲方仍未按期支付服务费时，乙方有权暂停或终止服务并不承担因此产生的任何损失；如甲方存在违反“安印电子</w:t>
      </w:r>
      <w:r>
        <w:rPr>
          <w:rFonts w:ascii="宋体" w:hAnsi="宋体" w:eastAsia="宋体"/>
          <w:szCs w:val="21"/>
        </w:rPr>
        <w:t>签</w:t>
      </w:r>
      <w:r>
        <w:rPr>
          <w:rFonts w:hint="eastAsia" w:ascii="宋体" w:hAnsi="宋体" w:eastAsia="宋体"/>
          <w:szCs w:val="21"/>
        </w:rPr>
        <w:t>约平台”的相关服务条款、使用规范的，乙方有权暂停或终止停止服务并不承担因此产生的任何损失；</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4）若甲方的客户委托乙方进行签约操作，则</w:t>
      </w:r>
      <w:r>
        <w:rPr>
          <w:rFonts w:ascii="宋体" w:hAnsi="宋体" w:eastAsia="宋体"/>
          <w:szCs w:val="21"/>
        </w:rPr>
        <w:t>甲</w:t>
      </w:r>
      <w:r>
        <w:rPr>
          <w:rFonts w:hint="eastAsia" w:ascii="宋体" w:hAnsi="宋体" w:eastAsia="宋体"/>
          <w:szCs w:val="21"/>
        </w:rPr>
        <w:t>方必须获得</w:t>
      </w:r>
      <w:r>
        <w:rPr>
          <w:rFonts w:ascii="宋体" w:hAnsi="宋体" w:eastAsia="宋体"/>
          <w:szCs w:val="21"/>
        </w:rPr>
        <w:t>其客户</w:t>
      </w:r>
      <w:r>
        <w:rPr>
          <w:rFonts w:hint="eastAsia" w:ascii="宋体" w:hAnsi="宋体" w:eastAsia="宋体"/>
          <w:szCs w:val="21"/>
        </w:rPr>
        <w:t>的授权。若因甲方没有得到</w:t>
      </w:r>
      <w:r>
        <w:rPr>
          <w:rFonts w:ascii="宋体" w:hAnsi="宋体" w:eastAsia="宋体"/>
          <w:szCs w:val="21"/>
        </w:rPr>
        <w:t>其客户</w:t>
      </w:r>
      <w:r>
        <w:rPr>
          <w:rFonts w:hint="eastAsia" w:ascii="宋体" w:hAnsi="宋体" w:eastAsia="宋体"/>
          <w:szCs w:val="21"/>
        </w:rPr>
        <w:t>授权而</w:t>
      </w:r>
      <w:r>
        <w:rPr>
          <w:rFonts w:ascii="宋体" w:hAnsi="宋体" w:eastAsia="宋体"/>
          <w:szCs w:val="21"/>
        </w:rPr>
        <w:t>由乙方</w:t>
      </w:r>
      <w:r>
        <w:rPr>
          <w:rFonts w:hint="eastAsia" w:ascii="宋体" w:hAnsi="宋体" w:eastAsia="宋体"/>
          <w:szCs w:val="21"/>
        </w:rPr>
        <w:t>帮助</w:t>
      </w:r>
      <w:r>
        <w:rPr>
          <w:rFonts w:ascii="宋体" w:hAnsi="宋体" w:eastAsia="宋体"/>
          <w:szCs w:val="21"/>
        </w:rPr>
        <w:t>双方</w:t>
      </w:r>
      <w:r>
        <w:rPr>
          <w:rFonts w:hint="eastAsia" w:ascii="宋体" w:hAnsi="宋体" w:eastAsia="宋体"/>
          <w:szCs w:val="21"/>
        </w:rPr>
        <w:t>签约所导致的合同纠纷，</w:t>
      </w:r>
      <w:r>
        <w:rPr>
          <w:rFonts w:ascii="宋体" w:hAnsi="宋体" w:eastAsia="宋体"/>
          <w:szCs w:val="21"/>
        </w:rPr>
        <w:t>乙</w:t>
      </w:r>
      <w:r>
        <w:rPr>
          <w:rFonts w:hint="eastAsia" w:ascii="宋体" w:hAnsi="宋体" w:eastAsia="宋体"/>
          <w:szCs w:val="21"/>
        </w:rPr>
        <w:t>方不承担责任。</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5）在乙方帮助客户申请数字证书的过程中</w:t>
      </w:r>
    </w:p>
    <w:p>
      <w:pPr>
        <w:pStyle w:val="24"/>
        <w:widowControl/>
        <w:spacing w:line="320" w:lineRule="exact"/>
        <w:ind w:firstLine="420"/>
        <w:jc w:val="left"/>
        <w:rPr>
          <w:rFonts w:ascii="宋体" w:hAnsi="宋体" w:eastAsia="宋体"/>
          <w:szCs w:val="21"/>
        </w:rPr>
      </w:pPr>
      <w:r>
        <w:rPr>
          <w:rFonts w:ascii="宋体" w:hAnsi="宋体" w:eastAsia="宋体"/>
          <w:szCs w:val="21"/>
        </w:rPr>
        <w:t>A</w:t>
      </w:r>
      <w:r>
        <w:rPr>
          <w:rFonts w:hint="eastAsia" w:ascii="宋体" w:hAnsi="宋体" w:eastAsia="宋体"/>
          <w:szCs w:val="21"/>
        </w:rPr>
        <w:t>）必须由甲方明确告知客户申请了数字证书</w:t>
      </w:r>
    </w:p>
    <w:p>
      <w:pPr>
        <w:pStyle w:val="24"/>
        <w:widowControl/>
        <w:spacing w:line="320" w:lineRule="exact"/>
        <w:ind w:firstLine="420"/>
        <w:jc w:val="left"/>
        <w:rPr>
          <w:rFonts w:ascii="宋体" w:hAnsi="宋体" w:eastAsia="宋体"/>
          <w:szCs w:val="21"/>
        </w:rPr>
      </w:pPr>
      <w:r>
        <w:rPr>
          <w:rFonts w:ascii="宋体" w:hAnsi="宋体" w:eastAsia="宋体"/>
          <w:szCs w:val="21"/>
        </w:rPr>
        <w:t>B</w:t>
      </w:r>
      <w:r>
        <w:rPr>
          <w:rFonts w:hint="eastAsia" w:ascii="宋体" w:hAnsi="宋体" w:eastAsia="宋体"/>
          <w:szCs w:val="21"/>
        </w:rPr>
        <w:t>）为了保证合同签署具有完整的法律效力，所有参与安印电子合同签署的客户必须在线提交资料进行实名认证。实名认证的工作由</w:t>
      </w:r>
      <w:r>
        <w:rPr>
          <w:rFonts w:ascii="宋体" w:hAnsi="宋体" w:eastAsia="宋体"/>
          <w:szCs w:val="21"/>
        </w:rPr>
        <w:t>甲</w:t>
      </w:r>
      <w:r>
        <w:rPr>
          <w:rFonts w:hint="eastAsia" w:ascii="宋体" w:hAnsi="宋体" w:eastAsia="宋体"/>
          <w:szCs w:val="21"/>
        </w:rPr>
        <w:t>方客户自行完成，乙方必须对其客户提交的身份认证资料进行实质性校验，以确认资料的真实性。</w:t>
      </w:r>
    </w:p>
    <w:p>
      <w:pPr>
        <w:pStyle w:val="24"/>
        <w:widowControl/>
        <w:spacing w:line="320" w:lineRule="exact"/>
        <w:ind w:firstLine="420"/>
        <w:jc w:val="left"/>
        <w:rPr>
          <w:rFonts w:ascii="宋体" w:hAnsi="宋体" w:eastAsia="宋体"/>
          <w:szCs w:val="21"/>
        </w:rPr>
      </w:pPr>
    </w:p>
    <w:p>
      <w:pPr>
        <w:pStyle w:val="26"/>
        <w:jc w:val="left"/>
        <w:rPr>
          <w:rFonts w:ascii="宋体" w:hAnsi="宋体" w:eastAsia="宋体"/>
        </w:rPr>
      </w:pPr>
      <w:r>
        <w:rPr>
          <w:rFonts w:hint="eastAsia" w:ascii="宋体" w:hAnsi="宋体" w:eastAsia="宋体"/>
        </w:rPr>
        <w:t>用户服务原则 </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4.1 </w:t>
      </w:r>
      <w:r>
        <w:rPr>
          <w:rFonts w:hint="eastAsia" w:ascii="宋体" w:hAnsi="宋体" w:eastAsia="宋体"/>
          <w:szCs w:val="21"/>
        </w:rPr>
        <w:t>甲方负责受理用户通过各个渠道就“安印电子签约平台”业务的日常咨询和投诉。</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4.2 </w:t>
      </w:r>
      <w:r>
        <w:rPr>
          <w:rFonts w:hint="eastAsia" w:ascii="宋体" w:hAnsi="宋体" w:eastAsia="宋体"/>
          <w:szCs w:val="21"/>
        </w:rPr>
        <w:t>甲方负责针对用户咨询、投诉的内容，对内部业务系统进行核查；对于涉及乙方系统及服务功能的内容，以双方约定形式向乙方提出配合需求，乙方应为此提供协助，并指定专人协助甲方提供疑难问题解答。</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4.3 </w:t>
      </w:r>
      <w:r>
        <w:rPr>
          <w:rFonts w:hint="eastAsia" w:ascii="宋体" w:hAnsi="宋体" w:eastAsia="宋体"/>
          <w:szCs w:val="21"/>
        </w:rPr>
        <w:t>由甲方原因造成的用户纠纷由甲方负责解决，乙方协助各项取证工作。</w:t>
      </w:r>
    </w:p>
    <w:p>
      <w:pPr>
        <w:pStyle w:val="24"/>
        <w:widowControl/>
        <w:spacing w:line="320" w:lineRule="exact"/>
        <w:ind w:firstLine="420"/>
        <w:jc w:val="left"/>
        <w:rPr>
          <w:rFonts w:ascii="宋体" w:hAnsi="宋体" w:eastAsia="宋体"/>
          <w:szCs w:val="21"/>
        </w:rPr>
      </w:pPr>
    </w:p>
    <w:p>
      <w:pPr>
        <w:pStyle w:val="26"/>
        <w:jc w:val="left"/>
        <w:rPr>
          <w:rFonts w:ascii="宋体" w:hAnsi="宋体" w:eastAsia="宋体"/>
        </w:rPr>
      </w:pPr>
      <w:r>
        <w:rPr>
          <w:rFonts w:hint="eastAsia" w:ascii="宋体" w:hAnsi="宋体" w:eastAsia="宋体"/>
        </w:rPr>
        <w:t>违约责任与不可抗力</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5.1 由于一方不履行本协议规定的义务，或严重违反协议，造成该业务无法经营或无法达到协议规定的经营目的，视作违约方单方违约，守约方除有权向违约方索赔外，并有权单方终止该协议。如双方同意继续合作，违约方仍应赔偿守约方的经济损失；</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5.2 由于一方的过错，造成本协议及其附件不能履行或不能完全履行时，由过错的一方承担责任；如属双方的过失，根据实际情况，由双方分别承担各自应负的责任；</w:t>
      </w:r>
    </w:p>
    <w:p>
      <w:pPr>
        <w:pStyle w:val="24"/>
        <w:widowControl/>
        <w:spacing w:line="320" w:lineRule="exact"/>
        <w:ind w:firstLine="420"/>
        <w:jc w:val="left"/>
        <w:rPr>
          <w:ins w:id="0" w:author="仁清-法务（sy）" w:date="2020-11-06T11:58:00Z"/>
          <w:rFonts w:ascii="宋体" w:hAnsi="宋体" w:eastAsia="宋体"/>
          <w:szCs w:val="21"/>
        </w:rPr>
      </w:pPr>
      <w:r>
        <w:rPr>
          <w:rFonts w:ascii="宋体" w:hAnsi="宋体" w:eastAsia="宋体"/>
          <w:szCs w:val="21"/>
        </w:rPr>
        <w:t>5.</w:t>
      </w:r>
      <w:r>
        <w:rPr>
          <w:rFonts w:hint="eastAsia" w:ascii="宋体" w:hAnsi="宋体" w:eastAsia="宋体"/>
          <w:szCs w:val="21"/>
        </w:rPr>
        <w:t>3 由于甲方违反其在本协议项下的陈述、保证或甲方所作陈述保证存在虚假、不实给乙方造成损害的，甲方应当承担相应的赔偿责任；</w:t>
      </w:r>
    </w:p>
    <w:p>
      <w:pPr>
        <w:pStyle w:val="24"/>
        <w:widowControl/>
        <w:spacing w:line="320" w:lineRule="exact"/>
        <w:ind w:firstLine="420"/>
        <w:jc w:val="left"/>
        <w:rPr>
          <w:rFonts w:ascii="宋体" w:hAnsi="宋体" w:eastAsia="宋体"/>
          <w:szCs w:val="21"/>
        </w:rPr>
      </w:pPr>
      <w:bookmarkStart w:id="0" w:name="OLE_LINK16"/>
      <w:bookmarkStart w:id="1" w:name="OLE_LINK15"/>
      <w:r>
        <w:rPr>
          <w:rFonts w:ascii="宋体" w:hAnsi="宋体" w:eastAsia="宋体"/>
          <w:szCs w:val="21"/>
        </w:rPr>
        <w:t>5.</w:t>
      </w:r>
      <w:bookmarkEnd w:id="0"/>
      <w:bookmarkEnd w:id="1"/>
      <w:r>
        <w:rPr>
          <w:rFonts w:hint="eastAsia" w:ascii="宋体" w:hAnsi="宋体" w:eastAsia="宋体"/>
          <w:szCs w:val="21"/>
        </w:rPr>
        <w:t>4在服务期间，由于不能预见并且对其发生和后果不能防止和避免的不可抗力事故及有关政府部门的政策要求致使合同的履行直接被影响或者不能按约定的条件履行时，遇有上述不可抗力事故的一方，应立即将事故情况通知对方，并应在【</w:t>
      </w:r>
      <w:r>
        <w:rPr>
          <w:rFonts w:ascii="宋体" w:hAnsi="宋体" w:eastAsia="宋体"/>
          <w:szCs w:val="21"/>
        </w:rPr>
        <w:t>10</w:t>
      </w:r>
      <w:r>
        <w:rPr>
          <w:rFonts w:hint="eastAsia" w:ascii="宋体" w:hAnsi="宋体" w:eastAsia="宋体"/>
          <w:szCs w:val="21"/>
        </w:rPr>
        <w:t>】个工作日内提供事故的详细情况及合同不能履行、或者部分不能履行、或者需要延期履行的理由的有效证明文件。按照事故对合同的履行的影响程度，由双方协商决定是否解除合同、或者部分免除履行合同的责任、或者延期履行合同。</w:t>
      </w:r>
    </w:p>
    <w:p>
      <w:pPr>
        <w:pStyle w:val="24"/>
        <w:widowControl/>
        <w:spacing w:line="320" w:lineRule="exact"/>
        <w:ind w:firstLine="420"/>
        <w:jc w:val="left"/>
        <w:rPr>
          <w:rFonts w:ascii="宋体" w:hAnsi="宋体" w:eastAsia="宋体"/>
          <w:szCs w:val="21"/>
        </w:rPr>
      </w:pPr>
    </w:p>
    <w:p>
      <w:pPr>
        <w:pStyle w:val="26"/>
        <w:jc w:val="left"/>
        <w:rPr>
          <w:rFonts w:ascii="宋体" w:hAnsi="宋体" w:eastAsia="宋体"/>
        </w:rPr>
      </w:pPr>
      <w:r>
        <w:rPr>
          <w:rFonts w:hint="eastAsia" w:ascii="宋体" w:hAnsi="宋体" w:eastAsia="宋体"/>
        </w:rPr>
        <w:t>保密义务</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6.1双方保证，一方根据本协议获知或获准使用的另一方的硬件、软件、程序、密码、商品名、技术、许可证、专利、商标、</w:t>
      </w:r>
      <w:r>
        <w:rPr>
          <w:rFonts w:ascii="宋体" w:hAnsi="宋体" w:eastAsia="宋体"/>
          <w:szCs w:val="21"/>
        </w:rPr>
        <w:t>LOGO</w:t>
      </w:r>
      <w:r>
        <w:rPr>
          <w:rFonts w:hint="eastAsia" w:ascii="宋体" w:hAnsi="宋体" w:eastAsia="宋体"/>
          <w:szCs w:val="21"/>
        </w:rPr>
        <w:t>、技术知识和经营过程等均为另一方合法所有的商业秘密，任何一方不得将该商业秘密在本协议以外的任何事务中加以使用，同时获得方也不得将该商业秘密以任何形式直接或间接对外披露或转让给第三方，双方应采取有效措施促使其雇员及客户按照本协议的规定保守秘密，本条约定的保密义务不因本协议的解除或终止而失效；</w:t>
      </w:r>
    </w:p>
    <w:p>
      <w:pPr>
        <w:pStyle w:val="24"/>
        <w:widowControl/>
        <w:spacing w:line="320" w:lineRule="exact"/>
        <w:ind w:firstLine="420"/>
        <w:jc w:val="left"/>
        <w:rPr>
          <w:rFonts w:ascii="宋体" w:hAnsi="宋体" w:eastAsia="宋体"/>
          <w:szCs w:val="21"/>
        </w:rPr>
      </w:pPr>
      <w:r>
        <w:rPr>
          <w:rFonts w:ascii="宋体" w:hAnsi="宋体" w:eastAsia="宋体"/>
          <w:szCs w:val="21"/>
        </w:rPr>
        <w:t>6.2</w:t>
      </w:r>
      <w:r>
        <w:rPr>
          <w:rFonts w:hint="eastAsia" w:ascii="宋体" w:hAnsi="宋体" w:eastAsia="宋体"/>
          <w:szCs w:val="21"/>
        </w:rPr>
        <w:t>尽管存在上述约定，保密义务不适用于在一方为达成或执行本协议之目的而向管理者、投资人、投资人的董事、雇员、管理人员、代理或专业顾问进行披露，但其应确保该等接受秘密方是基于有必要知晓本协议的信息并且受到本协议保密条款的约束。</w:t>
      </w:r>
    </w:p>
    <w:p>
      <w:pPr>
        <w:pStyle w:val="24"/>
        <w:widowControl/>
        <w:spacing w:line="320" w:lineRule="exact"/>
        <w:ind w:firstLine="420"/>
        <w:jc w:val="left"/>
        <w:rPr>
          <w:rFonts w:ascii="宋体" w:hAnsi="宋体" w:eastAsia="宋体"/>
          <w:szCs w:val="21"/>
        </w:rPr>
      </w:pPr>
    </w:p>
    <w:p>
      <w:pPr>
        <w:pStyle w:val="26"/>
        <w:jc w:val="left"/>
        <w:rPr>
          <w:rFonts w:ascii="宋体" w:hAnsi="宋体" w:eastAsia="宋体"/>
        </w:rPr>
      </w:pPr>
      <w:r>
        <w:rPr>
          <w:rFonts w:hint="eastAsia" w:ascii="宋体" w:hAnsi="宋体" w:eastAsia="宋体"/>
        </w:rPr>
        <w:t>协议有效期及终止 </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7.1 本协议有效期【</w:t>
      </w:r>
      <w:r>
        <w:rPr>
          <w:rFonts w:hint="eastAsia" w:ascii="宋体" w:hAnsi="宋体" w:eastAsia="宋体"/>
          <w:szCs w:val="21"/>
          <w:lang w:val="en-US" w:eastAsia="zh-Hans"/>
        </w:rPr>
        <w:t>叁</w:t>
      </w:r>
      <w:r>
        <w:rPr>
          <w:rFonts w:hint="eastAsia" w:ascii="宋体" w:hAnsi="宋体" w:eastAsia="宋体"/>
          <w:szCs w:val="21"/>
        </w:rPr>
        <w:t>】年，自双方签字、盖章之日起生效，如双方签章之日不一致的，以后签章一方签署的时间为准；</w:t>
      </w:r>
      <w:r>
        <w:rPr>
          <w:rFonts w:ascii="宋体" w:hAnsi="宋体" w:eastAsia="宋体"/>
          <w:szCs w:val="21"/>
        </w:rPr>
        <w:t xml:space="preserve"> </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7.2 </w:t>
      </w:r>
      <w:r>
        <w:rPr>
          <w:rFonts w:hint="eastAsia" w:ascii="宋体" w:hAnsi="宋体" w:eastAsia="宋体"/>
          <w:szCs w:val="21"/>
        </w:rPr>
        <w:t>本协议的变更、解除和终止都应经双方协商一致，签订书面补充协议；</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7.3 </w:t>
      </w:r>
      <w:r>
        <w:rPr>
          <w:rFonts w:hint="eastAsia" w:ascii="宋体" w:hAnsi="宋体" w:eastAsia="宋体"/>
          <w:szCs w:val="21"/>
        </w:rPr>
        <w:t>本协议的提前终止不应影响双方于本协议提前终止日之前根据本协议已经产生的权利和义务；</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7.4 合作期内，如遇国家法律法规调整导致协议之全部或部分不能履行，双方各不承担违约责任。</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7.5 在下述情况下，任何一方可以立即书面通知另一方终止本合同而不承担任何赔偿责任：</w:t>
      </w:r>
    </w:p>
    <w:p>
      <w:pPr>
        <w:pStyle w:val="24"/>
        <w:widowControl/>
        <w:spacing w:line="320" w:lineRule="exact"/>
        <w:ind w:firstLine="630" w:firstLineChars="300"/>
        <w:jc w:val="left"/>
        <w:rPr>
          <w:rFonts w:ascii="宋体" w:hAnsi="宋体" w:eastAsia="宋体"/>
          <w:szCs w:val="21"/>
        </w:rPr>
      </w:pPr>
      <w:r>
        <w:rPr>
          <w:rFonts w:ascii="宋体" w:hAnsi="宋体" w:eastAsia="宋体"/>
          <w:szCs w:val="21"/>
        </w:rPr>
        <w:t>1</w:t>
      </w:r>
      <w:r>
        <w:rPr>
          <w:rFonts w:hint="eastAsia" w:ascii="宋体" w:hAnsi="宋体" w:eastAsia="宋体"/>
          <w:szCs w:val="21"/>
        </w:rPr>
        <w:t>）一方有充分证据证明其与另一方的联系导致其名称、声誉、服务或人员正在或已经遭受名誉损害；</w:t>
      </w:r>
    </w:p>
    <w:p>
      <w:pPr>
        <w:pStyle w:val="24"/>
        <w:widowControl/>
        <w:spacing w:line="320" w:lineRule="exact"/>
        <w:ind w:firstLine="630" w:firstLineChars="300"/>
        <w:jc w:val="left"/>
        <w:rPr>
          <w:rFonts w:ascii="宋体" w:hAnsi="宋体" w:eastAsia="宋体"/>
          <w:szCs w:val="21"/>
        </w:rPr>
      </w:pPr>
      <w:r>
        <w:rPr>
          <w:rFonts w:hint="eastAsia" w:ascii="宋体" w:hAnsi="宋体" w:eastAsia="宋体"/>
          <w:szCs w:val="21"/>
        </w:rPr>
        <w:t>2）一方无力清偿债务或者处于清算、重组或者破产程序或者被解散。</w:t>
      </w:r>
    </w:p>
    <w:p>
      <w:pPr>
        <w:pStyle w:val="24"/>
        <w:widowControl/>
        <w:spacing w:line="320" w:lineRule="exact"/>
        <w:ind w:firstLine="420"/>
        <w:jc w:val="left"/>
        <w:rPr>
          <w:rFonts w:ascii="宋体" w:hAnsi="宋体" w:eastAsia="宋体"/>
          <w:szCs w:val="21"/>
        </w:rPr>
      </w:pPr>
    </w:p>
    <w:p>
      <w:pPr>
        <w:pStyle w:val="26"/>
        <w:jc w:val="left"/>
        <w:rPr>
          <w:rFonts w:ascii="宋体" w:hAnsi="宋体" w:eastAsia="宋体"/>
        </w:rPr>
      </w:pPr>
      <w:r>
        <w:rPr>
          <w:rFonts w:hint="eastAsia" w:ascii="宋体" w:hAnsi="宋体" w:eastAsia="宋体"/>
        </w:rPr>
        <w:t>法律适用及争议解决</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8.1 本协议的履行、解释及争议解决适用中华人民共和国法律；</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8.2 </w:t>
      </w:r>
      <w:r>
        <w:rPr>
          <w:rFonts w:hint="eastAsia" w:ascii="宋体" w:hAnsi="宋体" w:eastAsia="宋体"/>
          <w:szCs w:val="21"/>
        </w:rPr>
        <w:t>因本协议引起的或与本协议有关的任何争议，双方应通过协商解决，但若【</w:t>
      </w:r>
      <w:r>
        <w:rPr>
          <w:rFonts w:ascii="宋体" w:hAnsi="宋体" w:eastAsia="宋体"/>
          <w:szCs w:val="21"/>
        </w:rPr>
        <w:t>30</w:t>
      </w:r>
      <w:r>
        <w:rPr>
          <w:rFonts w:hint="eastAsia" w:ascii="宋体" w:hAnsi="宋体" w:eastAsia="宋体"/>
          <w:szCs w:val="21"/>
        </w:rPr>
        <w:t>】日之内双方仍不能达成书面协议的，任何一方可通过甲方所在地有管辖权的人民法院进行起诉。</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8.3 </w:t>
      </w:r>
      <w:r>
        <w:rPr>
          <w:rFonts w:hint="eastAsia" w:ascii="宋体" w:hAnsi="宋体" w:eastAsia="宋体"/>
          <w:szCs w:val="21"/>
        </w:rPr>
        <w:t>上述有关任何争议的解决过程和结果信息均应保密，擅自披露方应自披露之日起【</w:t>
      </w:r>
      <w:r>
        <w:rPr>
          <w:rFonts w:ascii="宋体" w:hAnsi="宋体" w:eastAsia="宋体"/>
          <w:szCs w:val="21"/>
        </w:rPr>
        <w:t>5</w:t>
      </w:r>
      <w:r>
        <w:rPr>
          <w:rFonts w:hint="eastAsia" w:ascii="宋体" w:hAnsi="宋体" w:eastAsia="宋体"/>
          <w:szCs w:val="21"/>
        </w:rPr>
        <w:t>】日内向未披露方支付违约金壹拾万圆整。</w:t>
      </w:r>
    </w:p>
    <w:p>
      <w:pPr>
        <w:pStyle w:val="24"/>
        <w:widowControl/>
        <w:spacing w:line="320" w:lineRule="exact"/>
        <w:ind w:firstLine="420"/>
        <w:jc w:val="left"/>
        <w:rPr>
          <w:rFonts w:ascii="宋体" w:hAnsi="宋体" w:eastAsia="宋体"/>
          <w:szCs w:val="21"/>
        </w:rPr>
      </w:pPr>
    </w:p>
    <w:p>
      <w:pPr>
        <w:pStyle w:val="26"/>
        <w:jc w:val="left"/>
        <w:rPr>
          <w:rFonts w:ascii="宋体" w:hAnsi="宋体" w:eastAsia="宋体"/>
        </w:rPr>
      </w:pPr>
      <w:r>
        <w:rPr>
          <w:rFonts w:hint="eastAsia" w:ascii="宋体" w:hAnsi="宋体" w:eastAsia="宋体"/>
        </w:rPr>
        <w:t>其他</w:t>
      </w:r>
    </w:p>
    <w:p>
      <w:pPr>
        <w:pStyle w:val="24"/>
        <w:widowControl/>
        <w:spacing w:line="320" w:lineRule="exact"/>
        <w:ind w:firstLine="420"/>
        <w:jc w:val="left"/>
        <w:rPr>
          <w:rFonts w:ascii="宋体" w:hAnsi="宋体" w:eastAsia="宋体"/>
          <w:szCs w:val="21"/>
        </w:rPr>
      </w:pPr>
      <w:r>
        <w:rPr>
          <w:rFonts w:hint="eastAsia" w:ascii="宋体" w:hAnsi="宋体" w:eastAsia="宋体"/>
          <w:szCs w:val="21"/>
        </w:rPr>
        <w:t>9.1 本协议双方的通知、要求等，可以本协议所列明的邮件、本协议首部所列明的地址邮寄、乙方网站公告等形式送达对方，任何一方上述信息变更时应于变化前【</w:t>
      </w:r>
      <w:r>
        <w:rPr>
          <w:rFonts w:ascii="宋体" w:hAnsi="宋体" w:eastAsia="宋体"/>
          <w:szCs w:val="21"/>
        </w:rPr>
        <w:t>3</w:t>
      </w:r>
      <w:r>
        <w:rPr>
          <w:rFonts w:hint="eastAsia" w:ascii="宋体" w:hAnsi="宋体" w:eastAsia="宋体"/>
          <w:szCs w:val="21"/>
        </w:rPr>
        <w:t>】个工作日内及时通知到另一方，保证联系方式的通畅；</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9.2 </w:t>
      </w:r>
      <w:r>
        <w:rPr>
          <w:rFonts w:hint="eastAsia" w:ascii="宋体" w:hAnsi="宋体" w:eastAsia="宋体"/>
          <w:szCs w:val="21"/>
        </w:rPr>
        <w:t>以邮寄快递方式送达的，以寄出或投递当日视为送达；通过电子邮件方式送达的，以电子邮件达到对方系统视为送达；以乙方网站公告方式送达的，以网站刊登公告之时视为送达；</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9.3 </w:t>
      </w:r>
      <w:r>
        <w:rPr>
          <w:rFonts w:hint="eastAsia" w:ascii="宋体" w:hAnsi="宋体" w:eastAsia="宋体"/>
          <w:szCs w:val="21"/>
        </w:rPr>
        <w:t>双方可以在协商一致的基础上，以书面方式对本协议正文及附件进行补充修改；</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9.4 </w:t>
      </w:r>
      <w:r>
        <w:rPr>
          <w:rFonts w:hint="eastAsia" w:ascii="宋体" w:hAnsi="宋体" w:eastAsia="宋体"/>
          <w:szCs w:val="21"/>
        </w:rPr>
        <w:t>自本协议生效之日起，双方之间的权利义务应以本协议为准，双方以前签订的（包括分支机构、子公司等签订的合作代理协议）类似合作协议或其他法律文件均自行失效；</w:t>
      </w:r>
    </w:p>
    <w:p>
      <w:pPr>
        <w:pStyle w:val="24"/>
        <w:widowControl/>
        <w:spacing w:line="320" w:lineRule="exact"/>
        <w:ind w:firstLine="420"/>
        <w:jc w:val="left"/>
        <w:rPr>
          <w:rFonts w:ascii="宋体" w:hAnsi="宋体" w:eastAsia="宋体"/>
          <w:szCs w:val="21"/>
        </w:rPr>
      </w:pPr>
      <w:r>
        <w:rPr>
          <w:rFonts w:ascii="宋体" w:hAnsi="宋体" w:eastAsia="宋体"/>
          <w:szCs w:val="21"/>
        </w:rPr>
        <w:t xml:space="preserve">9.5 </w:t>
      </w:r>
      <w:r>
        <w:rPr>
          <w:rFonts w:hint="eastAsia" w:ascii="宋体" w:hAnsi="宋体" w:eastAsia="宋体"/>
          <w:szCs w:val="21"/>
        </w:rPr>
        <w:t>本协议壹式贰份，双方各执壹份。</w:t>
      </w:r>
    </w:p>
    <w:p>
      <w:pPr>
        <w:widowControl/>
        <w:spacing w:line="320" w:lineRule="exact"/>
        <w:rPr>
          <w:rFonts w:ascii="宋体" w:hAnsi="宋体" w:eastAsia="宋体"/>
          <w:szCs w:val="21"/>
        </w:rPr>
      </w:pPr>
      <w:r>
        <w:rPr>
          <w:rFonts w:hint="eastAsia" w:ascii="宋体" w:hAnsi="宋体" w:eastAsia="宋体"/>
          <w:szCs w:val="21"/>
        </w:rPr>
        <w:t>（以下为签署处，无正文。）</w:t>
      </w:r>
    </w:p>
    <w:p>
      <w:pPr>
        <w:widowControl/>
        <w:spacing w:line="320" w:lineRule="exact"/>
        <w:rPr>
          <w:rFonts w:ascii="宋体" w:hAnsi="宋体" w:eastAsia="宋体"/>
          <w:szCs w:val="21"/>
        </w:rPr>
      </w:pPr>
    </w:p>
    <w:p>
      <w:pPr>
        <w:widowControl/>
        <w:spacing w:line="320" w:lineRule="exact"/>
        <w:rPr>
          <w:rFonts w:ascii="宋体" w:hAnsi="宋体" w:eastAsia="宋体"/>
          <w:szCs w:val="21"/>
        </w:rPr>
      </w:pPr>
    </w:p>
    <w:p>
      <w:pPr>
        <w:widowControl/>
        <w:spacing w:line="320" w:lineRule="exact"/>
        <w:rPr>
          <w:rFonts w:ascii="宋体" w:hAnsi="宋体" w:eastAsia="宋体"/>
          <w:szCs w:val="21"/>
        </w:rPr>
      </w:pPr>
    </w:p>
    <w:p>
      <w:pPr>
        <w:widowControl/>
        <w:spacing w:line="320" w:lineRule="exact"/>
        <w:rPr>
          <w:rFonts w:ascii="宋体" w:hAnsi="宋体" w:eastAsia="宋体"/>
          <w:b/>
          <w:color w:val="auto"/>
          <w:szCs w:val="21"/>
        </w:rPr>
      </w:pPr>
      <w:r>
        <w:rPr>
          <w:rFonts w:hint="eastAsia" w:ascii="宋体" w:hAnsi="宋体" w:eastAsia="宋体"/>
          <w:b/>
          <w:color w:val="auto"/>
          <w:szCs w:val="21"/>
        </w:rPr>
        <w:t xml:space="preserve">甲方： </w:t>
      </w:r>
      <w:r>
        <w:rPr>
          <w:rFonts w:hint="eastAsia" w:ascii="宋体" w:hAnsi="宋体" w:eastAsia="宋体"/>
          <w:b/>
          <w:color w:val="auto"/>
          <w:szCs w:val="21"/>
          <w:lang w:eastAsia="zh-CN"/>
        </w:rPr>
        <w:t>高维信息</w:t>
      </w:r>
      <w:r>
        <w:rPr>
          <w:rFonts w:hint="eastAsia" w:ascii="宋体" w:hAnsi="宋体" w:eastAsia="宋体"/>
          <w:b/>
          <w:color w:val="auto"/>
          <w:szCs w:val="21"/>
          <w:lang w:val="en-US" w:eastAsia="zh-Hans"/>
        </w:rPr>
        <w:t>技术</w:t>
      </w:r>
      <w:bookmarkStart w:id="2" w:name="_GoBack"/>
      <w:bookmarkEnd w:id="2"/>
      <w:r>
        <w:rPr>
          <w:rFonts w:hint="eastAsia" w:ascii="宋体" w:hAnsi="宋体" w:eastAsia="宋体"/>
          <w:b/>
          <w:color w:val="auto"/>
          <w:szCs w:val="21"/>
          <w:lang w:eastAsia="zh-CN"/>
        </w:rPr>
        <w:t>（深圳）有限公司</w:t>
      </w:r>
      <w:r>
        <w:rPr>
          <w:rFonts w:hint="eastAsia" w:ascii="宋体" w:hAnsi="宋体" w:eastAsia="宋体"/>
          <w:b/>
          <w:color w:val="auto"/>
          <w:szCs w:val="21"/>
        </w:rPr>
        <w:t xml:space="preserve">          </w:t>
      </w:r>
      <w:r>
        <w:rPr>
          <w:rFonts w:hint="eastAsia" w:ascii="宋体" w:hAnsi="宋体" w:eastAsia="宋体"/>
          <w:b/>
          <w:color w:val="auto"/>
          <w:szCs w:val="21"/>
          <w:lang w:val="en-US" w:eastAsia="zh-CN"/>
        </w:rPr>
        <w:t xml:space="preserve">      </w:t>
      </w:r>
      <w:r>
        <w:rPr>
          <w:rFonts w:hint="eastAsia" w:asciiTheme="minorEastAsia" w:hAnsiTheme="minorEastAsia" w:eastAsiaTheme="minorEastAsia" w:cstheme="minorEastAsia"/>
          <w:b/>
          <w:bCs/>
          <w:color w:val="auto"/>
          <w:szCs w:val="21"/>
        </w:rPr>
        <w:t>乙方：深圳市安印科技有限公司</w:t>
      </w:r>
      <w:r>
        <w:rPr>
          <w:rFonts w:hint="eastAsia" w:ascii="宋体" w:hAnsi="宋体" w:eastAsia="宋体"/>
          <w:b/>
          <w:color w:val="auto"/>
          <w:szCs w:val="21"/>
        </w:rPr>
        <w:t xml:space="preserve">  </w:t>
      </w:r>
    </w:p>
    <w:p>
      <w:pPr>
        <w:widowControl/>
        <w:spacing w:line="320" w:lineRule="exact"/>
        <w:rPr>
          <w:rFonts w:ascii="宋体" w:hAnsi="宋体" w:eastAsia="宋体"/>
          <w:color w:val="auto"/>
          <w:szCs w:val="21"/>
        </w:rPr>
      </w:pPr>
      <w:r>
        <w:rPr>
          <w:rFonts w:hint="eastAsia" w:ascii="宋体" w:hAnsi="宋体" w:eastAsia="宋体"/>
          <w:color w:val="auto"/>
          <w:szCs w:val="21"/>
        </w:rPr>
        <w:t>盖章</w:t>
      </w:r>
      <w:r>
        <w:rPr>
          <w:rFonts w:ascii="宋体" w:hAnsi="宋体" w:eastAsia="宋体"/>
          <w:color w:val="auto"/>
          <w:szCs w:val="21"/>
        </w:rPr>
        <w:t>：</w:t>
      </w:r>
      <w:r>
        <w:rPr>
          <w:rFonts w:hint="eastAsia" w:ascii="宋体" w:hAnsi="宋体" w:eastAsia="宋体"/>
          <w:color w:val="auto"/>
          <w:szCs w:val="21"/>
        </w:rPr>
        <w:t xml:space="preserve">                                          </w:t>
      </w:r>
      <w:r>
        <w:rPr>
          <w:rFonts w:hint="eastAsia" w:ascii="宋体" w:hAnsi="宋体" w:eastAsia="宋体"/>
          <w:color w:val="auto"/>
          <w:szCs w:val="21"/>
          <w:lang w:val="en-US" w:eastAsia="zh-CN"/>
        </w:rPr>
        <w:t xml:space="preserve">   </w:t>
      </w:r>
      <w:r>
        <w:rPr>
          <w:rFonts w:hint="eastAsia" w:ascii="宋体" w:hAnsi="宋体" w:eastAsia="宋体"/>
          <w:color w:val="auto"/>
          <w:szCs w:val="21"/>
        </w:rPr>
        <w:t>盖章</w:t>
      </w:r>
      <w:r>
        <w:rPr>
          <w:rFonts w:ascii="宋体" w:hAnsi="宋体" w:eastAsia="宋体"/>
          <w:color w:val="auto"/>
          <w:szCs w:val="21"/>
        </w:rPr>
        <w:t>：</w:t>
      </w:r>
    </w:p>
    <w:p>
      <w:pPr>
        <w:widowControl/>
        <w:spacing w:line="320" w:lineRule="exact"/>
        <w:rPr>
          <w:rFonts w:ascii="宋体" w:hAnsi="宋体" w:eastAsia="宋体"/>
          <w:color w:val="auto"/>
          <w:szCs w:val="21"/>
        </w:rPr>
      </w:pPr>
      <w:r>
        <w:rPr>
          <w:rFonts w:hint="eastAsia" w:ascii="宋体" w:hAnsi="宋体" w:eastAsia="宋体"/>
          <w:color w:val="auto"/>
          <w:szCs w:val="21"/>
        </w:rPr>
        <w:t>法定</w:t>
      </w:r>
      <w:r>
        <w:rPr>
          <w:rFonts w:ascii="宋体" w:hAnsi="宋体" w:eastAsia="宋体"/>
          <w:color w:val="auto"/>
          <w:szCs w:val="21"/>
        </w:rPr>
        <w:t>代表人或授权代表</w:t>
      </w:r>
      <w:r>
        <w:rPr>
          <w:rFonts w:hint="eastAsia" w:ascii="宋体" w:hAnsi="宋体" w:eastAsia="宋体"/>
          <w:color w:val="auto"/>
          <w:szCs w:val="21"/>
        </w:rPr>
        <w:t>：</w:t>
      </w:r>
      <w:r>
        <w:rPr>
          <w:rFonts w:hint="eastAsia" w:ascii="宋体" w:hAnsi="宋体" w:eastAsia="宋体"/>
          <w:color w:val="auto"/>
          <w:szCs w:val="21"/>
          <w:lang w:val="en-US" w:eastAsia="zh-Hans"/>
        </w:rPr>
        <w:t>刘伟</w:t>
      </w:r>
      <w:r>
        <w:rPr>
          <w:rFonts w:hint="eastAsia" w:ascii="宋体" w:hAnsi="宋体" w:eastAsia="宋体"/>
          <w:color w:val="auto"/>
          <w:szCs w:val="21"/>
        </w:rPr>
        <w:t xml:space="preserve">                       </w:t>
      </w:r>
      <w:r>
        <w:rPr>
          <w:rFonts w:hint="eastAsia" w:ascii="宋体" w:hAnsi="宋体" w:eastAsia="宋体"/>
          <w:color w:val="auto"/>
          <w:szCs w:val="21"/>
          <w:lang w:val="en-US" w:eastAsia="zh-CN"/>
        </w:rPr>
        <w:t xml:space="preserve">  </w:t>
      </w:r>
      <w:r>
        <w:rPr>
          <w:rFonts w:hint="eastAsia" w:ascii="宋体" w:hAnsi="宋体" w:eastAsia="宋体"/>
          <w:color w:val="auto"/>
          <w:szCs w:val="21"/>
        </w:rPr>
        <w:t>法定</w:t>
      </w:r>
      <w:r>
        <w:rPr>
          <w:rFonts w:ascii="宋体" w:hAnsi="宋体" w:eastAsia="宋体"/>
          <w:color w:val="auto"/>
          <w:szCs w:val="21"/>
        </w:rPr>
        <w:t>代表人或授权代表</w:t>
      </w:r>
      <w:r>
        <w:rPr>
          <w:rFonts w:hint="eastAsia" w:ascii="宋体" w:hAnsi="宋体" w:eastAsia="宋体"/>
          <w:color w:val="auto"/>
          <w:szCs w:val="21"/>
        </w:rPr>
        <w:t>：列湛东</w:t>
      </w:r>
    </w:p>
    <w:p>
      <w:pPr>
        <w:widowControl/>
        <w:spacing w:line="320" w:lineRule="exact"/>
        <w:rPr>
          <w:rFonts w:ascii="宋体" w:hAnsi="宋体" w:eastAsia="宋体"/>
          <w:szCs w:val="21"/>
        </w:rPr>
      </w:pPr>
      <w:r>
        <w:rPr>
          <w:rFonts w:hint="eastAsia" w:ascii="宋体" w:hAnsi="宋体" w:eastAsia="宋体"/>
          <w:color w:val="auto"/>
          <w:szCs w:val="21"/>
        </w:rPr>
        <w:t>日期</w:t>
      </w:r>
      <w:r>
        <w:rPr>
          <w:rFonts w:ascii="宋体" w:hAnsi="宋体" w:eastAsia="宋体"/>
          <w:color w:val="auto"/>
          <w:szCs w:val="21"/>
        </w:rPr>
        <w:t xml:space="preserve">：      </w:t>
      </w:r>
      <w:r>
        <w:rPr>
          <w:rFonts w:hint="eastAsia" w:ascii="宋体" w:hAnsi="宋体" w:eastAsia="宋体"/>
          <w:color w:val="auto"/>
          <w:szCs w:val="21"/>
        </w:rPr>
        <w:t>202</w:t>
      </w:r>
      <w:r>
        <w:rPr>
          <w:rFonts w:hint="eastAsia" w:ascii="宋体" w:hAnsi="宋体" w:eastAsia="宋体"/>
          <w:color w:val="auto"/>
          <w:szCs w:val="21"/>
          <w:lang w:val="en-US" w:eastAsia="zh-CN"/>
        </w:rPr>
        <w:t>2</w:t>
      </w:r>
      <w:r>
        <w:rPr>
          <w:rFonts w:hint="eastAsia" w:ascii="宋体" w:hAnsi="宋体" w:eastAsia="宋体"/>
          <w:color w:val="auto"/>
          <w:szCs w:val="21"/>
        </w:rPr>
        <w:t>年</w:t>
      </w:r>
      <w:r>
        <w:rPr>
          <w:rFonts w:hint="eastAsia" w:ascii="宋体" w:hAnsi="宋体" w:eastAsia="宋体"/>
          <w:color w:val="auto"/>
          <w:szCs w:val="21"/>
          <w:lang w:val="en-US" w:eastAsia="zh-CN"/>
        </w:rPr>
        <w:t>1</w:t>
      </w:r>
      <w:r>
        <w:rPr>
          <w:rFonts w:hint="eastAsia" w:ascii="宋体" w:hAnsi="宋体" w:eastAsia="宋体"/>
          <w:color w:val="auto"/>
          <w:szCs w:val="21"/>
        </w:rPr>
        <w:t>月</w:t>
      </w:r>
      <w:r>
        <w:rPr>
          <w:rFonts w:hint="eastAsia" w:ascii="宋体" w:hAnsi="宋体" w:eastAsia="宋体"/>
          <w:color w:val="auto"/>
          <w:szCs w:val="21"/>
          <w:lang w:val="en-US" w:eastAsia="zh-CN"/>
        </w:rPr>
        <w:t>13</w:t>
      </w:r>
      <w:r>
        <w:rPr>
          <w:rFonts w:hint="eastAsia" w:ascii="宋体" w:hAnsi="宋体" w:eastAsia="宋体"/>
          <w:color w:val="auto"/>
          <w:szCs w:val="21"/>
        </w:rPr>
        <w:t xml:space="preserve">日 </w:t>
      </w:r>
      <w:r>
        <w:rPr>
          <w:rFonts w:hint="eastAsia" w:ascii="宋体" w:hAnsi="宋体" w:eastAsia="宋体"/>
          <w:szCs w:val="21"/>
        </w:rPr>
        <w:t xml:space="preserve">                   </w:t>
      </w:r>
      <w:r>
        <w:rPr>
          <w:rFonts w:hint="eastAsia" w:ascii="宋体" w:hAnsi="宋体" w:eastAsia="宋体"/>
          <w:szCs w:val="21"/>
          <w:lang w:val="en-US" w:eastAsia="zh-CN"/>
        </w:rPr>
        <w:t xml:space="preserve">   </w:t>
      </w:r>
      <w:r>
        <w:rPr>
          <w:rFonts w:hint="eastAsia" w:ascii="宋体" w:hAnsi="宋体" w:eastAsia="宋体"/>
          <w:szCs w:val="21"/>
        </w:rPr>
        <w:t>日期</w:t>
      </w:r>
      <w:r>
        <w:rPr>
          <w:rFonts w:ascii="宋体" w:hAnsi="宋体" w:eastAsia="宋体"/>
          <w:szCs w:val="21"/>
        </w:rPr>
        <w:t>：</w:t>
      </w:r>
      <w:r>
        <w:rPr>
          <w:rFonts w:hint="eastAsia" w:ascii="宋体" w:hAnsi="宋体" w:eastAsia="宋体"/>
          <w:szCs w:val="21"/>
        </w:rPr>
        <w:t>202</w:t>
      </w:r>
      <w:r>
        <w:rPr>
          <w:rFonts w:hint="eastAsia" w:ascii="宋体" w:hAnsi="宋体" w:eastAsia="宋体"/>
          <w:szCs w:val="21"/>
          <w:lang w:val="en-US" w:eastAsia="zh-CN"/>
        </w:rPr>
        <w:t>2</w:t>
      </w:r>
      <w:r>
        <w:rPr>
          <w:rFonts w:hint="eastAsia" w:ascii="宋体" w:hAnsi="宋体" w:eastAsia="宋体"/>
          <w:szCs w:val="21"/>
        </w:rPr>
        <w:t>年</w:t>
      </w:r>
      <w:r>
        <w:rPr>
          <w:rFonts w:hint="eastAsia" w:ascii="宋体" w:hAnsi="宋体" w:eastAsia="宋体"/>
          <w:szCs w:val="21"/>
          <w:lang w:val="en-US" w:eastAsia="zh-CN"/>
        </w:rPr>
        <w:t>1</w:t>
      </w:r>
      <w:r>
        <w:rPr>
          <w:rFonts w:hint="eastAsia" w:ascii="宋体" w:hAnsi="宋体" w:eastAsia="宋体"/>
          <w:szCs w:val="21"/>
        </w:rPr>
        <w:t>月</w:t>
      </w:r>
      <w:r>
        <w:rPr>
          <w:rFonts w:hint="eastAsia" w:ascii="宋体" w:hAnsi="宋体" w:eastAsia="宋体"/>
          <w:szCs w:val="21"/>
          <w:lang w:val="en-US" w:eastAsia="zh-CN"/>
        </w:rPr>
        <w:t>13</w:t>
      </w:r>
      <w:r>
        <w:rPr>
          <w:rFonts w:hint="eastAsia" w:ascii="宋体" w:hAnsi="宋体" w:eastAsia="宋体"/>
          <w:szCs w:val="21"/>
        </w:rPr>
        <w:t>日</w:t>
      </w:r>
    </w:p>
    <w:sectPr>
      <w:headerReference r:id="rId4" w:type="first"/>
      <w:footerReference r:id="rId6" w:type="first"/>
      <w:headerReference r:id="rId3" w:type="default"/>
      <w:footerReference r:id="rId5" w:type="default"/>
      <w:pgSz w:w="11906" w:h="16838"/>
      <w:pgMar w:top="1134" w:right="851" w:bottom="1134" w:left="907" w:header="851" w:footer="567"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Tahoma">
    <w:panose1 w:val="020B0804030504040204"/>
    <w:charset w:val="00"/>
    <w:family w:val="swiss"/>
    <w:pitch w:val="default"/>
    <w:sig w:usb0="E1002AFF" w:usb1="C000605B" w:usb2="00000029" w:usb3="00000000" w:csb0="200101FF" w:csb1="20280000"/>
  </w:font>
  <w:font w:name="微软雅黑">
    <w:altName w:val="汉仪旗黑"/>
    <w:panose1 w:val="020B0503020204020204"/>
    <w:charset w:val="86"/>
    <w:family w:val="swiss"/>
    <w:pitch w:val="default"/>
    <w:sig w:usb0="00000000" w:usb1="00000000" w:usb2="00000016" w:usb3="00000000" w:csb0="0004001F" w:csb1="00000000"/>
  </w:font>
  <w:font w:name="Wingdings 2">
    <w:panose1 w:val="05020102010507070707"/>
    <w:charset w:val="02"/>
    <w:family w:val="roman"/>
    <w:pitch w:val="default"/>
    <w:sig w:usb0="00000000" w:usb1="00000000" w:usb2="00000000" w:usb3="00000000" w:csb0="80000000" w:csb1="00000000"/>
  </w:font>
  <w:font w:name="等线">
    <w:altName w:val="汉仪中等线KW"/>
    <w:panose1 w:val="02010600030101010101"/>
    <w:charset w:val="86"/>
    <w:family w:val="auto"/>
    <w:pitch w:val="default"/>
    <w:sig w:usb0="00000000" w:usb1="00000000" w:usb2="00000016" w:usb3="00000000" w:csb0="0004000F" w:csb1="00000000"/>
  </w:font>
  <w:font w:name="汉仪旗黑">
    <w:panose1 w:val="00020600040101010101"/>
    <w:charset w:val="86"/>
    <w:family w:val="auto"/>
    <w:pitch w:val="default"/>
    <w:sig w:usb0="A00002BF" w:usb1="1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 w:name="PingFangHK">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color w:val="808080"/>
      </w:rPr>
    </w:pPr>
    <w:r>
      <w:rPr>
        <w:lang w:val="zh-CN"/>
      </w:rPr>
      <w:fldChar w:fldCharType="begin"/>
    </w:r>
    <w:r>
      <w:rPr>
        <w:lang w:val="zh-CN"/>
      </w:rPr>
      <w:instrText xml:space="preserve">PAGE</w:instrText>
    </w:r>
    <w:r>
      <w:rPr>
        <w:lang w:val="zh-CN"/>
      </w:rPr>
      <w:fldChar w:fldCharType="separate"/>
    </w:r>
    <w:r>
      <w:rPr>
        <w:lang w:val="zh-CN"/>
      </w:rPr>
      <w:t>1</w:t>
    </w:r>
    <w:r>
      <w:rPr>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right"/>
      <w:rPr>
        <w:color w:val="808080"/>
      </w:rPr>
    </w:pPr>
    <w:r>
      <w:rPr>
        <w:color w:val="808080"/>
      </w:rPr>
      <w:t>随时随地、想签就签</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both"/>
    </w:pPr>
  </w:p>
  <w:p>
    <w:pPr>
      <w:snapToGrid w:val="0"/>
      <w:ind w:right="225"/>
      <w:jc w:val="right"/>
      <w:rPr>
        <w:rFonts w:ascii="微软雅黑"/>
        <w:color w:val="808080"/>
        <w:sz w:val="15"/>
        <w:szCs w:val="15"/>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lang w:val="zh-CN"/>
      </w:rPr>
      <w:t>[在此处键入]</w:t>
    </w:r>
  </w:p>
  <w:p>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A84B06"/>
    <w:multiLevelType w:val="multilevel"/>
    <w:tmpl w:val="6FA84B06"/>
    <w:lvl w:ilvl="0" w:tentative="0">
      <w:start w:val="1"/>
      <w:numFmt w:val="chineseCountingThousand"/>
      <w:pStyle w:val="26"/>
      <w:lvlText w:val="第%1条"/>
      <w:lvlJc w:val="left"/>
      <w:pPr>
        <w:ind w:left="420" w:hanging="42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仁清-法务（sy）">
    <w15:presenceInfo w15:providerId="None" w15:userId="仁清-法务（s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hideSpellingErrors/>
  <w:hideGrammatical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C45"/>
    <w:rsid w:val="0000065C"/>
    <w:rsid w:val="00001018"/>
    <w:rsid w:val="000019A4"/>
    <w:rsid w:val="0000457C"/>
    <w:rsid w:val="00005E74"/>
    <w:rsid w:val="000073D8"/>
    <w:rsid w:val="00010867"/>
    <w:rsid w:val="00011E4E"/>
    <w:rsid w:val="000137FA"/>
    <w:rsid w:val="000142DE"/>
    <w:rsid w:val="00014AF3"/>
    <w:rsid w:val="00024648"/>
    <w:rsid w:val="00025FA8"/>
    <w:rsid w:val="00027445"/>
    <w:rsid w:val="00027F74"/>
    <w:rsid w:val="0003386D"/>
    <w:rsid w:val="00040C23"/>
    <w:rsid w:val="000424ED"/>
    <w:rsid w:val="000446F0"/>
    <w:rsid w:val="000453F3"/>
    <w:rsid w:val="00046D3F"/>
    <w:rsid w:val="00047F78"/>
    <w:rsid w:val="000504D7"/>
    <w:rsid w:val="00051C8E"/>
    <w:rsid w:val="000529DF"/>
    <w:rsid w:val="00063B9C"/>
    <w:rsid w:val="00065693"/>
    <w:rsid w:val="00066CFF"/>
    <w:rsid w:val="00071195"/>
    <w:rsid w:val="00072E1E"/>
    <w:rsid w:val="00073E2A"/>
    <w:rsid w:val="00076EFC"/>
    <w:rsid w:val="000822C3"/>
    <w:rsid w:val="00082385"/>
    <w:rsid w:val="00082DD5"/>
    <w:rsid w:val="0008686D"/>
    <w:rsid w:val="00090181"/>
    <w:rsid w:val="000940E2"/>
    <w:rsid w:val="00094DD0"/>
    <w:rsid w:val="000A5BCC"/>
    <w:rsid w:val="000A5C17"/>
    <w:rsid w:val="000B04E7"/>
    <w:rsid w:val="000B4FA8"/>
    <w:rsid w:val="000B56AC"/>
    <w:rsid w:val="000B6F73"/>
    <w:rsid w:val="000C092B"/>
    <w:rsid w:val="000C2087"/>
    <w:rsid w:val="000C47C8"/>
    <w:rsid w:val="000C5024"/>
    <w:rsid w:val="000C6725"/>
    <w:rsid w:val="000C735E"/>
    <w:rsid w:val="000C7D11"/>
    <w:rsid w:val="000D1D5E"/>
    <w:rsid w:val="000D3A32"/>
    <w:rsid w:val="000D44EC"/>
    <w:rsid w:val="000D63AF"/>
    <w:rsid w:val="000E3383"/>
    <w:rsid w:val="000E3DBC"/>
    <w:rsid w:val="000F5506"/>
    <w:rsid w:val="000F6338"/>
    <w:rsid w:val="000F649A"/>
    <w:rsid w:val="000F7503"/>
    <w:rsid w:val="000F7916"/>
    <w:rsid w:val="00100FE4"/>
    <w:rsid w:val="00101C74"/>
    <w:rsid w:val="00102B58"/>
    <w:rsid w:val="001053BA"/>
    <w:rsid w:val="00106A21"/>
    <w:rsid w:val="00107B15"/>
    <w:rsid w:val="00110AFD"/>
    <w:rsid w:val="001114C3"/>
    <w:rsid w:val="00112652"/>
    <w:rsid w:val="001167D4"/>
    <w:rsid w:val="00116989"/>
    <w:rsid w:val="001169CB"/>
    <w:rsid w:val="00120E69"/>
    <w:rsid w:val="001226F4"/>
    <w:rsid w:val="00124685"/>
    <w:rsid w:val="00124B98"/>
    <w:rsid w:val="00125675"/>
    <w:rsid w:val="00126B01"/>
    <w:rsid w:val="00126D43"/>
    <w:rsid w:val="00133911"/>
    <w:rsid w:val="00134302"/>
    <w:rsid w:val="00135C35"/>
    <w:rsid w:val="00140FD5"/>
    <w:rsid w:val="00143838"/>
    <w:rsid w:val="00144133"/>
    <w:rsid w:val="00145C31"/>
    <w:rsid w:val="00146C74"/>
    <w:rsid w:val="00151357"/>
    <w:rsid w:val="00151D95"/>
    <w:rsid w:val="00154D20"/>
    <w:rsid w:val="0015514D"/>
    <w:rsid w:val="0015531B"/>
    <w:rsid w:val="0015544F"/>
    <w:rsid w:val="0015657C"/>
    <w:rsid w:val="00157FA1"/>
    <w:rsid w:val="0016034D"/>
    <w:rsid w:val="0016134C"/>
    <w:rsid w:val="00162314"/>
    <w:rsid w:val="00162374"/>
    <w:rsid w:val="001635B2"/>
    <w:rsid w:val="00164B01"/>
    <w:rsid w:val="001651D2"/>
    <w:rsid w:val="00167745"/>
    <w:rsid w:val="0017011F"/>
    <w:rsid w:val="00170CE4"/>
    <w:rsid w:val="00171F5D"/>
    <w:rsid w:val="001725CE"/>
    <w:rsid w:val="00173C46"/>
    <w:rsid w:val="00174E04"/>
    <w:rsid w:val="001753E8"/>
    <w:rsid w:val="0017683E"/>
    <w:rsid w:val="001768B2"/>
    <w:rsid w:val="00176D12"/>
    <w:rsid w:val="001774DB"/>
    <w:rsid w:val="001777FC"/>
    <w:rsid w:val="001802E8"/>
    <w:rsid w:val="00180354"/>
    <w:rsid w:val="00180F0C"/>
    <w:rsid w:val="00180FAB"/>
    <w:rsid w:val="00182495"/>
    <w:rsid w:val="001828CB"/>
    <w:rsid w:val="001828F5"/>
    <w:rsid w:val="00182EE6"/>
    <w:rsid w:val="001831B4"/>
    <w:rsid w:val="00183BEB"/>
    <w:rsid w:val="00184C26"/>
    <w:rsid w:val="0019195D"/>
    <w:rsid w:val="00191E81"/>
    <w:rsid w:val="001925BC"/>
    <w:rsid w:val="001928AC"/>
    <w:rsid w:val="0019649C"/>
    <w:rsid w:val="001A03C4"/>
    <w:rsid w:val="001A1B8C"/>
    <w:rsid w:val="001A31F5"/>
    <w:rsid w:val="001A4C45"/>
    <w:rsid w:val="001A50E8"/>
    <w:rsid w:val="001A746D"/>
    <w:rsid w:val="001B1980"/>
    <w:rsid w:val="001B217F"/>
    <w:rsid w:val="001B29A8"/>
    <w:rsid w:val="001C1281"/>
    <w:rsid w:val="001C35A0"/>
    <w:rsid w:val="001C3BCB"/>
    <w:rsid w:val="001C593E"/>
    <w:rsid w:val="001D1EDF"/>
    <w:rsid w:val="001D38AC"/>
    <w:rsid w:val="001D3B90"/>
    <w:rsid w:val="001D461F"/>
    <w:rsid w:val="001D581C"/>
    <w:rsid w:val="001D5B08"/>
    <w:rsid w:val="001D7349"/>
    <w:rsid w:val="001E0312"/>
    <w:rsid w:val="001E05BA"/>
    <w:rsid w:val="001E3009"/>
    <w:rsid w:val="001E3309"/>
    <w:rsid w:val="001E374C"/>
    <w:rsid w:val="001E3B1F"/>
    <w:rsid w:val="001E4D79"/>
    <w:rsid w:val="001E73EE"/>
    <w:rsid w:val="001F1AA7"/>
    <w:rsid w:val="001F2DEC"/>
    <w:rsid w:val="001F2FD0"/>
    <w:rsid w:val="001F3391"/>
    <w:rsid w:val="001F3D1F"/>
    <w:rsid w:val="001F419B"/>
    <w:rsid w:val="00201418"/>
    <w:rsid w:val="00202B81"/>
    <w:rsid w:val="00204FBB"/>
    <w:rsid w:val="002075E5"/>
    <w:rsid w:val="0021092F"/>
    <w:rsid w:val="0021201A"/>
    <w:rsid w:val="00221C7D"/>
    <w:rsid w:val="00224957"/>
    <w:rsid w:val="002253B0"/>
    <w:rsid w:val="00226BAA"/>
    <w:rsid w:val="00230ACB"/>
    <w:rsid w:val="00231CDF"/>
    <w:rsid w:val="00235EB1"/>
    <w:rsid w:val="00240028"/>
    <w:rsid w:val="002468FC"/>
    <w:rsid w:val="00247630"/>
    <w:rsid w:val="002508AA"/>
    <w:rsid w:val="00251C3A"/>
    <w:rsid w:val="002605EF"/>
    <w:rsid w:val="00260875"/>
    <w:rsid w:val="002616AF"/>
    <w:rsid w:val="002619BC"/>
    <w:rsid w:val="00261AE8"/>
    <w:rsid w:val="0026262A"/>
    <w:rsid w:val="00262EA1"/>
    <w:rsid w:val="0026422A"/>
    <w:rsid w:val="00270838"/>
    <w:rsid w:val="00273252"/>
    <w:rsid w:val="00276660"/>
    <w:rsid w:val="00284900"/>
    <w:rsid w:val="002856D9"/>
    <w:rsid w:val="002873CA"/>
    <w:rsid w:val="00290B4A"/>
    <w:rsid w:val="00290DE6"/>
    <w:rsid w:val="00290E3D"/>
    <w:rsid w:val="00295221"/>
    <w:rsid w:val="00296AAF"/>
    <w:rsid w:val="0029735C"/>
    <w:rsid w:val="00297F1E"/>
    <w:rsid w:val="002A2BFB"/>
    <w:rsid w:val="002A4B6B"/>
    <w:rsid w:val="002A6FD8"/>
    <w:rsid w:val="002B294F"/>
    <w:rsid w:val="002B2B61"/>
    <w:rsid w:val="002B332F"/>
    <w:rsid w:val="002B5C49"/>
    <w:rsid w:val="002B6EA7"/>
    <w:rsid w:val="002B7B1F"/>
    <w:rsid w:val="002C1016"/>
    <w:rsid w:val="002C5AE7"/>
    <w:rsid w:val="002C5F17"/>
    <w:rsid w:val="002D0718"/>
    <w:rsid w:val="002D2902"/>
    <w:rsid w:val="002D2B43"/>
    <w:rsid w:val="002D4847"/>
    <w:rsid w:val="002D58EB"/>
    <w:rsid w:val="002D6179"/>
    <w:rsid w:val="002D7A6D"/>
    <w:rsid w:val="002E2844"/>
    <w:rsid w:val="002E316B"/>
    <w:rsid w:val="002E375B"/>
    <w:rsid w:val="002E3E85"/>
    <w:rsid w:val="002E48E9"/>
    <w:rsid w:val="002E6A3C"/>
    <w:rsid w:val="002E6A5E"/>
    <w:rsid w:val="002E6D30"/>
    <w:rsid w:val="002E7E64"/>
    <w:rsid w:val="002F0564"/>
    <w:rsid w:val="002F123D"/>
    <w:rsid w:val="002F1B8E"/>
    <w:rsid w:val="002F2890"/>
    <w:rsid w:val="002F3A2D"/>
    <w:rsid w:val="002F5495"/>
    <w:rsid w:val="002F7140"/>
    <w:rsid w:val="00300A0D"/>
    <w:rsid w:val="00301DCF"/>
    <w:rsid w:val="00302060"/>
    <w:rsid w:val="00302C3A"/>
    <w:rsid w:val="00302DF5"/>
    <w:rsid w:val="003058D5"/>
    <w:rsid w:val="003104E3"/>
    <w:rsid w:val="00310A43"/>
    <w:rsid w:val="00310A84"/>
    <w:rsid w:val="00311043"/>
    <w:rsid w:val="0031206E"/>
    <w:rsid w:val="0031233B"/>
    <w:rsid w:val="003141F1"/>
    <w:rsid w:val="00315DF3"/>
    <w:rsid w:val="00323799"/>
    <w:rsid w:val="00325650"/>
    <w:rsid w:val="0032657D"/>
    <w:rsid w:val="00327FCE"/>
    <w:rsid w:val="003336E9"/>
    <w:rsid w:val="00335DA3"/>
    <w:rsid w:val="00336087"/>
    <w:rsid w:val="00336A45"/>
    <w:rsid w:val="00336FC2"/>
    <w:rsid w:val="00343CFD"/>
    <w:rsid w:val="00346525"/>
    <w:rsid w:val="00346804"/>
    <w:rsid w:val="00350C39"/>
    <w:rsid w:val="00353483"/>
    <w:rsid w:val="0035396C"/>
    <w:rsid w:val="00355CF6"/>
    <w:rsid w:val="00357B35"/>
    <w:rsid w:val="00360208"/>
    <w:rsid w:val="00360905"/>
    <w:rsid w:val="0036561B"/>
    <w:rsid w:val="00366027"/>
    <w:rsid w:val="00367893"/>
    <w:rsid w:val="003720E1"/>
    <w:rsid w:val="00372DAE"/>
    <w:rsid w:val="003745A0"/>
    <w:rsid w:val="00375E37"/>
    <w:rsid w:val="00376D2D"/>
    <w:rsid w:val="003803B6"/>
    <w:rsid w:val="00381534"/>
    <w:rsid w:val="003871F4"/>
    <w:rsid w:val="00387C99"/>
    <w:rsid w:val="003910B6"/>
    <w:rsid w:val="003921E1"/>
    <w:rsid w:val="003921EF"/>
    <w:rsid w:val="0039291B"/>
    <w:rsid w:val="00393609"/>
    <w:rsid w:val="00394D1C"/>
    <w:rsid w:val="003A2055"/>
    <w:rsid w:val="003A53F8"/>
    <w:rsid w:val="003A61D6"/>
    <w:rsid w:val="003B0AD0"/>
    <w:rsid w:val="003B10BE"/>
    <w:rsid w:val="003B20E5"/>
    <w:rsid w:val="003B3CF0"/>
    <w:rsid w:val="003B4C0B"/>
    <w:rsid w:val="003B5F9C"/>
    <w:rsid w:val="003B72BD"/>
    <w:rsid w:val="003C01A9"/>
    <w:rsid w:val="003C0211"/>
    <w:rsid w:val="003C097E"/>
    <w:rsid w:val="003C0BF8"/>
    <w:rsid w:val="003C0DD5"/>
    <w:rsid w:val="003C24FF"/>
    <w:rsid w:val="003C33CA"/>
    <w:rsid w:val="003C3D4F"/>
    <w:rsid w:val="003D1413"/>
    <w:rsid w:val="003E1B2E"/>
    <w:rsid w:val="003E2764"/>
    <w:rsid w:val="003E2FD3"/>
    <w:rsid w:val="003E6889"/>
    <w:rsid w:val="003E6CE9"/>
    <w:rsid w:val="003F2EC7"/>
    <w:rsid w:val="003F3CD4"/>
    <w:rsid w:val="003F512B"/>
    <w:rsid w:val="003F644D"/>
    <w:rsid w:val="003F766A"/>
    <w:rsid w:val="003F7901"/>
    <w:rsid w:val="00401B4B"/>
    <w:rsid w:val="00404656"/>
    <w:rsid w:val="00404CE9"/>
    <w:rsid w:val="00410A58"/>
    <w:rsid w:val="004111D9"/>
    <w:rsid w:val="004117E4"/>
    <w:rsid w:val="00411894"/>
    <w:rsid w:val="00413BAC"/>
    <w:rsid w:val="00414C1B"/>
    <w:rsid w:val="00416364"/>
    <w:rsid w:val="0042087E"/>
    <w:rsid w:val="00423E46"/>
    <w:rsid w:val="004241BD"/>
    <w:rsid w:val="0042468A"/>
    <w:rsid w:val="00425349"/>
    <w:rsid w:val="004264D4"/>
    <w:rsid w:val="00426BC2"/>
    <w:rsid w:val="00435E9C"/>
    <w:rsid w:val="0043627B"/>
    <w:rsid w:val="00447ED1"/>
    <w:rsid w:val="004534FD"/>
    <w:rsid w:val="00453620"/>
    <w:rsid w:val="00462657"/>
    <w:rsid w:val="004626EA"/>
    <w:rsid w:val="00462840"/>
    <w:rsid w:val="004669F0"/>
    <w:rsid w:val="004675DB"/>
    <w:rsid w:val="00474D90"/>
    <w:rsid w:val="00475C9A"/>
    <w:rsid w:val="004805EC"/>
    <w:rsid w:val="00481467"/>
    <w:rsid w:val="00482715"/>
    <w:rsid w:val="00482D0E"/>
    <w:rsid w:val="00483962"/>
    <w:rsid w:val="004843B2"/>
    <w:rsid w:val="004869B8"/>
    <w:rsid w:val="004870BA"/>
    <w:rsid w:val="00496CC8"/>
    <w:rsid w:val="004976AA"/>
    <w:rsid w:val="0049778C"/>
    <w:rsid w:val="004979F9"/>
    <w:rsid w:val="00497DEA"/>
    <w:rsid w:val="004A1192"/>
    <w:rsid w:val="004A5581"/>
    <w:rsid w:val="004A6A07"/>
    <w:rsid w:val="004A6F46"/>
    <w:rsid w:val="004B053D"/>
    <w:rsid w:val="004B076A"/>
    <w:rsid w:val="004B5CF6"/>
    <w:rsid w:val="004B62FE"/>
    <w:rsid w:val="004B6CB9"/>
    <w:rsid w:val="004C2E41"/>
    <w:rsid w:val="004C3236"/>
    <w:rsid w:val="004C3C57"/>
    <w:rsid w:val="004C4D13"/>
    <w:rsid w:val="004C5256"/>
    <w:rsid w:val="004C7D50"/>
    <w:rsid w:val="004D090B"/>
    <w:rsid w:val="004D117B"/>
    <w:rsid w:val="004D22FD"/>
    <w:rsid w:val="004D4BF7"/>
    <w:rsid w:val="004D508C"/>
    <w:rsid w:val="004D5D0D"/>
    <w:rsid w:val="004D6C16"/>
    <w:rsid w:val="004E3394"/>
    <w:rsid w:val="004E3EAF"/>
    <w:rsid w:val="004E419F"/>
    <w:rsid w:val="004E4DCE"/>
    <w:rsid w:val="004E54C8"/>
    <w:rsid w:val="004E6965"/>
    <w:rsid w:val="004E6FCE"/>
    <w:rsid w:val="004F06D4"/>
    <w:rsid w:val="004F1E89"/>
    <w:rsid w:val="004F20F4"/>
    <w:rsid w:val="004F329E"/>
    <w:rsid w:val="005002B7"/>
    <w:rsid w:val="00501C47"/>
    <w:rsid w:val="005022E9"/>
    <w:rsid w:val="00502CA4"/>
    <w:rsid w:val="00503278"/>
    <w:rsid w:val="00503535"/>
    <w:rsid w:val="00505E2A"/>
    <w:rsid w:val="0051000F"/>
    <w:rsid w:val="005110BA"/>
    <w:rsid w:val="00515048"/>
    <w:rsid w:val="00515B7F"/>
    <w:rsid w:val="0052009C"/>
    <w:rsid w:val="00520E43"/>
    <w:rsid w:val="00521E0F"/>
    <w:rsid w:val="00524399"/>
    <w:rsid w:val="0053130D"/>
    <w:rsid w:val="00536440"/>
    <w:rsid w:val="00537E47"/>
    <w:rsid w:val="00542F2E"/>
    <w:rsid w:val="00544BA0"/>
    <w:rsid w:val="00545C51"/>
    <w:rsid w:val="00545ED5"/>
    <w:rsid w:val="00547EAB"/>
    <w:rsid w:val="00554B71"/>
    <w:rsid w:val="00557264"/>
    <w:rsid w:val="00557BB9"/>
    <w:rsid w:val="00562E70"/>
    <w:rsid w:val="005638B2"/>
    <w:rsid w:val="00564DB0"/>
    <w:rsid w:val="00570717"/>
    <w:rsid w:val="00570F33"/>
    <w:rsid w:val="0057148C"/>
    <w:rsid w:val="00573726"/>
    <w:rsid w:val="00574582"/>
    <w:rsid w:val="00576602"/>
    <w:rsid w:val="005772E3"/>
    <w:rsid w:val="0058126A"/>
    <w:rsid w:val="00581A62"/>
    <w:rsid w:val="00581F55"/>
    <w:rsid w:val="0058205F"/>
    <w:rsid w:val="0058319C"/>
    <w:rsid w:val="00585445"/>
    <w:rsid w:val="00587B34"/>
    <w:rsid w:val="0059048C"/>
    <w:rsid w:val="0059074C"/>
    <w:rsid w:val="00590D4A"/>
    <w:rsid w:val="0059310C"/>
    <w:rsid w:val="005943AE"/>
    <w:rsid w:val="00595AA4"/>
    <w:rsid w:val="00595BE4"/>
    <w:rsid w:val="00595E4C"/>
    <w:rsid w:val="005A0E7E"/>
    <w:rsid w:val="005A0F70"/>
    <w:rsid w:val="005A4F09"/>
    <w:rsid w:val="005A69E5"/>
    <w:rsid w:val="005A75DF"/>
    <w:rsid w:val="005C501F"/>
    <w:rsid w:val="005C6A36"/>
    <w:rsid w:val="005C73BA"/>
    <w:rsid w:val="005D0701"/>
    <w:rsid w:val="005D4151"/>
    <w:rsid w:val="005D51E4"/>
    <w:rsid w:val="005D5651"/>
    <w:rsid w:val="005D65E2"/>
    <w:rsid w:val="005E0A6B"/>
    <w:rsid w:val="005E23C5"/>
    <w:rsid w:val="005E28C6"/>
    <w:rsid w:val="005E338F"/>
    <w:rsid w:val="005E34BD"/>
    <w:rsid w:val="005E3F7F"/>
    <w:rsid w:val="005E4192"/>
    <w:rsid w:val="005E486E"/>
    <w:rsid w:val="005E4904"/>
    <w:rsid w:val="005F1F76"/>
    <w:rsid w:val="005F3296"/>
    <w:rsid w:val="005F4077"/>
    <w:rsid w:val="005F66AC"/>
    <w:rsid w:val="005F7AA6"/>
    <w:rsid w:val="006008C4"/>
    <w:rsid w:val="006009D6"/>
    <w:rsid w:val="00601304"/>
    <w:rsid w:val="00601A83"/>
    <w:rsid w:val="006023D8"/>
    <w:rsid w:val="00603D39"/>
    <w:rsid w:val="006100AE"/>
    <w:rsid w:val="006104C0"/>
    <w:rsid w:val="006116C8"/>
    <w:rsid w:val="00616C6C"/>
    <w:rsid w:val="00617538"/>
    <w:rsid w:val="006221F2"/>
    <w:rsid w:val="006259BF"/>
    <w:rsid w:val="00625D84"/>
    <w:rsid w:val="006271D3"/>
    <w:rsid w:val="006309C6"/>
    <w:rsid w:val="00630A72"/>
    <w:rsid w:val="006313EC"/>
    <w:rsid w:val="00632727"/>
    <w:rsid w:val="00634B1A"/>
    <w:rsid w:val="00642399"/>
    <w:rsid w:val="00644C45"/>
    <w:rsid w:val="00645992"/>
    <w:rsid w:val="006479EC"/>
    <w:rsid w:val="006505A4"/>
    <w:rsid w:val="00650954"/>
    <w:rsid w:val="00651077"/>
    <w:rsid w:val="0065158B"/>
    <w:rsid w:val="00653326"/>
    <w:rsid w:val="0065506B"/>
    <w:rsid w:val="0066388E"/>
    <w:rsid w:val="006645A5"/>
    <w:rsid w:val="00665925"/>
    <w:rsid w:val="00666577"/>
    <w:rsid w:val="00667679"/>
    <w:rsid w:val="006702AF"/>
    <w:rsid w:val="0067052F"/>
    <w:rsid w:val="00670BCD"/>
    <w:rsid w:val="006721DE"/>
    <w:rsid w:val="00677381"/>
    <w:rsid w:val="00677D09"/>
    <w:rsid w:val="00680C72"/>
    <w:rsid w:val="0068155D"/>
    <w:rsid w:val="00683ACF"/>
    <w:rsid w:val="00686E00"/>
    <w:rsid w:val="0069117A"/>
    <w:rsid w:val="0069169E"/>
    <w:rsid w:val="006923D3"/>
    <w:rsid w:val="0069364F"/>
    <w:rsid w:val="0069419D"/>
    <w:rsid w:val="00694F57"/>
    <w:rsid w:val="00696157"/>
    <w:rsid w:val="00697FA4"/>
    <w:rsid w:val="006A0799"/>
    <w:rsid w:val="006A25C4"/>
    <w:rsid w:val="006A357E"/>
    <w:rsid w:val="006A786D"/>
    <w:rsid w:val="006B11EC"/>
    <w:rsid w:val="006B1272"/>
    <w:rsid w:val="006B16E6"/>
    <w:rsid w:val="006B16FB"/>
    <w:rsid w:val="006B2DAC"/>
    <w:rsid w:val="006B3E89"/>
    <w:rsid w:val="006B578A"/>
    <w:rsid w:val="006C2949"/>
    <w:rsid w:val="006C2A51"/>
    <w:rsid w:val="006C617E"/>
    <w:rsid w:val="006C6DC3"/>
    <w:rsid w:val="006D0AE4"/>
    <w:rsid w:val="006D3ED6"/>
    <w:rsid w:val="006D5245"/>
    <w:rsid w:val="006E36D0"/>
    <w:rsid w:val="006E4BA9"/>
    <w:rsid w:val="006E5738"/>
    <w:rsid w:val="006F380D"/>
    <w:rsid w:val="007008C2"/>
    <w:rsid w:val="00700989"/>
    <w:rsid w:val="00706EB2"/>
    <w:rsid w:val="00711238"/>
    <w:rsid w:val="0071593A"/>
    <w:rsid w:val="00715BEA"/>
    <w:rsid w:val="00717A88"/>
    <w:rsid w:val="00725CEE"/>
    <w:rsid w:val="00726B44"/>
    <w:rsid w:val="00731970"/>
    <w:rsid w:val="00732367"/>
    <w:rsid w:val="00732A74"/>
    <w:rsid w:val="00733706"/>
    <w:rsid w:val="00733D80"/>
    <w:rsid w:val="00735FEE"/>
    <w:rsid w:val="00736737"/>
    <w:rsid w:val="00736FE0"/>
    <w:rsid w:val="00737F67"/>
    <w:rsid w:val="007412B0"/>
    <w:rsid w:val="00742451"/>
    <w:rsid w:val="007427FD"/>
    <w:rsid w:val="007452EC"/>
    <w:rsid w:val="00745869"/>
    <w:rsid w:val="00747281"/>
    <w:rsid w:val="007477B0"/>
    <w:rsid w:val="00747FE8"/>
    <w:rsid w:val="007500A6"/>
    <w:rsid w:val="007517F1"/>
    <w:rsid w:val="0075324B"/>
    <w:rsid w:val="00756D2D"/>
    <w:rsid w:val="0075715D"/>
    <w:rsid w:val="00760843"/>
    <w:rsid w:val="0076084A"/>
    <w:rsid w:val="0076261B"/>
    <w:rsid w:val="00763AB3"/>
    <w:rsid w:val="00763C32"/>
    <w:rsid w:val="0076464B"/>
    <w:rsid w:val="007664C9"/>
    <w:rsid w:val="007665EA"/>
    <w:rsid w:val="00770B82"/>
    <w:rsid w:val="007725DA"/>
    <w:rsid w:val="00776A9C"/>
    <w:rsid w:val="00783114"/>
    <w:rsid w:val="007834C5"/>
    <w:rsid w:val="00790816"/>
    <w:rsid w:val="00793103"/>
    <w:rsid w:val="00794B74"/>
    <w:rsid w:val="00795DAF"/>
    <w:rsid w:val="00796E23"/>
    <w:rsid w:val="0079779E"/>
    <w:rsid w:val="007A5103"/>
    <w:rsid w:val="007A6637"/>
    <w:rsid w:val="007B0741"/>
    <w:rsid w:val="007B0835"/>
    <w:rsid w:val="007B0E53"/>
    <w:rsid w:val="007B17D4"/>
    <w:rsid w:val="007B7047"/>
    <w:rsid w:val="007C1D53"/>
    <w:rsid w:val="007C2320"/>
    <w:rsid w:val="007C58C5"/>
    <w:rsid w:val="007D0A7C"/>
    <w:rsid w:val="007D2046"/>
    <w:rsid w:val="007D2E05"/>
    <w:rsid w:val="007D3544"/>
    <w:rsid w:val="007D62DC"/>
    <w:rsid w:val="007E0500"/>
    <w:rsid w:val="007E46FF"/>
    <w:rsid w:val="007E516F"/>
    <w:rsid w:val="007E7E9E"/>
    <w:rsid w:val="007F1CE8"/>
    <w:rsid w:val="007F2090"/>
    <w:rsid w:val="007F2499"/>
    <w:rsid w:val="007F4D3B"/>
    <w:rsid w:val="007F4DE7"/>
    <w:rsid w:val="007F5F3B"/>
    <w:rsid w:val="00801290"/>
    <w:rsid w:val="00802724"/>
    <w:rsid w:val="00802E3F"/>
    <w:rsid w:val="008101B0"/>
    <w:rsid w:val="00813494"/>
    <w:rsid w:val="00815A7D"/>
    <w:rsid w:val="00823E3D"/>
    <w:rsid w:val="008245C8"/>
    <w:rsid w:val="00824B3E"/>
    <w:rsid w:val="00826729"/>
    <w:rsid w:val="008304FB"/>
    <w:rsid w:val="0083105A"/>
    <w:rsid w:val="008337EE"/>
    <w:rsid w:val="00833A06"/>
    <w:rsid w:val="00834BEB"/>
    <w:rsid w:val="00835759"/>
    <w:rsid w:val="008357BD"/>
    <w:rsid w:val="00835F8B"/>
    <w:rsid w:val="008371F2"/>
    <w:rsid w:val="00837445"/>
    <w:rsid w:val="00840D17"/>
    <w:rsid w:val="00840D34"/>
    <w:rsid w:val="008450E1"/>
    <w:rsid w:val="00845136"/>
    <w:rsid w:val="008514A5"/>
    <w:rsid w:val="008518E8"/>
    <w:rsid w:val="00851AA7"/>
    <w:rsid w:val="00854C2D"/>
    <w:rsid w:val="00856017"/>
    <w:rsid w:val="008566FA"/>
    <w:rsid w:val="00857393"/>
    <w:rsid w:val="008576E8"/>
    <w:rsid w:val="008610D0"/>
    <w:rsid w:val="00862C4A"/>
    <w:rsid w:val="008634D8"/>
    <w:rsid w:val="008634DC"/>
    <w:rsid w:val="00867298"/>
    <w:rsid w:val="008702FB"/>
    <w:rsid w:val="0087260E"/>
    <w:rsid w:val="008728A2"/>
    <w:rsid w:val="008755D7"/>
    <w:rsid w:val="008771BF"/>
    <w:rsid w:val="00877FBF"/>
    <w:rsid w:val="00881C70"/>
    <w:rsid w:val="00882CCB"/>
    <w:rsid w:val="00884B21"/>
    <w:rsid w:val="00885EA6"/>
    <w:rsid w:val="008862F6"/>
    <w:rsid w:val="00887520"/>
    <w:rsid w:val="00887AAC"/>
    <w:rsid w:val="00890CA3"/>
    <w:rsid w:val="008913CC"/>
    <w:rsid w:val="008915EB"/>
    <w:rsid w:val="00891D3C"/>
    <w:rsid w:val="00893ABA"/>
    <w:rsid w:val="00893CE5"/>
    <w:rsid w:val="00896C56"/>
    <w:rsid w:val="00897287"/>
    <w:rsid w:val="008A3C5A"/>
    <w:rsid w:val="008A4AA3"/>
    <w:rsid w:val="008A4AD5"/>
    <w:rsid w:val="008A514F"/>
    <w:rsid w:val="008A5473"/>
    <w:rsid w:val="008A5996"/>
    <w:rsid w:val="008B149B"/>
    <w:rsid w:val="008B2FF8"/>
    <w:rsid w:val="008B31D9"/>
    <w:rsid w:val="008B7F6C"/>
    <w:rsid w:val="008C024B"/>
    <w:rsid w:val="008C0BEF"/>
    <w:rsid w:val="008C32FE"/>
    <w:rsid w:val="008C3DEA"/>
    <w:rsid w:val="008C4EE0"/>
    <w:rsid w:val="008C4F46"/>
    <w:rsid w:val="008D01A8"/>
    <w:rsid w:val="008D1111"/>
    <w:rsid w:val="008D2BB1"/>
    <w:rsid w:val="008D78BE"/>
    <w:rsid w:val="008D7B86"/>
    <w:rsid w:val="008E1036"/>
    <w:rsid w:val="008E53C2"/>
    <w:rsid w:val="008E6E30"/>
    <w:rsid w:val="008E775D"/>
    <w:rsid w:val="008F31B9"/>
    <w:rsid w:val="008F3716"/>
    <w:rsid w:val="008F6921"/>
    <w:rsid w:val="008F7F22"/>
    <w:rsid w:val="00900362"/>
    <w:rsid w:val="00910E6E"/>
    <w:rsid w:val="0091115E"/>
    <w:rsid w:val="00912A90"/>
    <w:rsid w:val="0091403D"/>
    <w:rsid w:val="00915B80"/>
    <w:rsid w:val="00917E2B"/>
    <w:rsid w:val="00920D4C"/>
    <w:rsid w:val="00920F3E"/>
    <w:rsid w:val="00924DFB"/>
    <w:rsid w:val="00927643"/>
    <w:rsid w:val="009304EB"/>
    <w:rsid w:val="00930AAC"/>
    <w:rsid w:val="0093107D"/>
    <w:rsid w:val="0093374A"/>
    <w:rsid w:val="009351BE"/>
    <w:rsid w:val="0093584F"/>
    <w:rsid w:val="00935B60"/>
    <w:rsid w:val="009360D1"/>
    <w:rsid w:val="00937CAE"/>
    <w:rsid w:val="00942167"/>
    <w:rsid w:val="0094265C"/>
    <w:rsid w:val="00942786"/>
    <w:rsid w:val="00943B73"/>
    <w:rsid w:val="00943EE6"/>
    <w:rsid w:val="0094446A"/>
    <w:rsid w:val="00947577"/>
    <w:rsid w:val="009525AB"/>
    <w:rsid w:val="00954509"/>
    <w:rsid w:val="00955D76"/>
    <w:rsid w:val="00957A28"/>
    <w:rsid w:val="00960856"/>
    <w:rsid w:val="00963BE9"/>
    <w:rsid w:val="009665EC"/>
    <w:rsid w:val="00966FC1"/>
    <w:rsid w:val="00970D78"/>
    <w:rsid w:val="009734BF"/>
    <w:rsid w:val="009769E9"/>
    <w:rsid w:val="0097798F"/>
    <w:rsid w:val="009813EE"/>
    <w:rsid w:val="00982632"/>
    <w:rsid w:val="00986033"/>
    <w:rsid w:val="0098683A"/>
    <w:rsid w:val="00990751"/>
    <w:rsid w:val="00990F8E"/>
    <w:rsid w:val="009918D6"/>
    <w:rsid w:val="00992609"/>
    <w:rsid w:val="00992D98"/>
    <w:rsid w:val="00994A7B"/>
    <w:rsid w:val="00994EC6"/>
    <w:rsid w:val="0099513C"/>
    <w:rsid w:val="00997032"/>
    <w:rsid w:val="00997740"/>
    <w:rsid w:val="009A279C"/>
    <w:rsid w:val="009A3DD6"/>
    <w:rsid w:val="009B1F8B"/>
    <w:rsid w:val="009B4C5B"/>
    <w:rsid w:val="009B7B6D"/>
    <w:rsid w:val="009C04AA"/>
    <w:rsid w:val="009C0933"/>
    <w:rsid w:val="009C199C"/>
    <w:rsid w:val="009C4CE8"/>
    <w:rsid w:val="009C53A5"/>
    <w:rsid w:val="009C5C9F"/>
    <w:rsid w:val="009D2473"/>
    <w:rsid w:val="009D34E7"/>
    <w:rsid w:val="009D378D"/>
    <w:rsid w:val="009D56F8"/>
    <w:rsid w:val="009D57D5"/>
    <w:rsid w:val="009E0A7F"/>
    <w:rsid w:val="009E1FE8"/>
    <w:rsid w:val="009E46E5"/>
    <w:rsid w:val="009F0D4D"/>
    <w:rsid w:val="009F1172"/>
    <w:rsid w:val="009F118C"/>
    <w:rsid w:val="009F16FB"/>
    <w:rsid w:val="009F1881"/>
    <w:rsid w:val="009F3528"/>
    <w:rsid w:val="009F4AFB"/>
    <w:rsid w:val="00A02F77"/>
    <w:rsid w:val="00A04EBC"/>
    <w:rsid w:val="00A05A9E"/>
    <w:rsid w:val="00A05C6E"/>
    <w:rsid w:val="00A105AD"/>
    <w:rsid w:val="00A115A5"/>
    <w:rsid w:val="00A12306"/>
    <w:rsid w:val="00A13E35"/>
    <w:rsid w:val="00A14049"/>
    <w:rsid w:val="00A14D96"/>
    <w:rsid w:val="00A159D0"/>
    <w:rsid w:val="00A15EAB"/>
    <w:rsid w:val="00A22A46"/>
    <w:rsid w:val="00A22ADE"/>
    <w:rsid w:val="00A23D62"/>
    <w:rsid w:val="00A25DBE"/>
    <w:rsid w:val="00A2653C"/>
    <w:rsid w:val="00A26CDE"/>
    <w:rsid w:val="00A274BF"/>
    <w:rsid w:val="00A27AEA"/>
    <w:rsid w:val="00A32A65"/>
    <w:rsid w:val="00A34115"/>
    <w:rsid w:val="00A34B1F"/>
    <w:rsid w:val="00A34E53"/>
    <w:rsid w:val="00A4566E"/>
    <w:rsid w:val="00A50F11"/>
    <w:rsid w:val="00A50F18"/>
    <w:rsid w:val="00A510EC"/>
    <w:rsid w:val="00A52A06"/>
    <w:rsid w:val="00A52AF3"/>
    <w:rsid w:val="00A56725"/>
    <w:rsid w:val="00A57442"/>
    <w:rsid w:val="00A577CE"/>
    <w:rsid w:val="00A600A9"/>
    <w:rsid w:val="00A61243"/>
    <w:rsid w:val="00A66687"/>
    <w:rsid w:val="00A679C2"/>
    <w:rsid w:val="00A67D93"/>
    <w:rsid w:val="00A7105D"/>
    <w:rsid w:val="00A73F51"/>
    <w:rsid w:val="00A75944"/>
    <w:rsid w:val="00A75B24"/>
    <w:rsid w:val="00A7675D"/>
    <w:rsid w:val="00A767E4"/>
    <w:rsid w:val="00A80A5E"/>
    <w:rsid w:val="00A823E0"/>
    <w:rsid w:val="00A83D09"/>
    <w:rsid w:val="00A85FAF"/>
    <w:rsid w:val="00A9039D"/>
    <w:rsid w:val="00A93FD9"/>
    <w:rsid w:val="00A97423"/>
    <w:rsid w:val="00AA1917"/>
    <w:rsid w:val="00AA19B6"/>
    <w:rsid w:val="00AA2752"/>
    <w:rsid w:val="00AA3497"/>
    <w:rsid w:val="00AA46DD"/>
    <w:rsid w:val="00AA5EA0"/>
    <w:rsid w:val="00AA7328"/>
    <w:rsid w:val="00AB1A1B"/>
    <w:rsid w:val="00AB4A12"/>
    <w:rsid w:val="00AB7C7D"/>
    <w:rsid w:val="00AC0747"/>
    <w:rsid w:val="00AC7127"/>
    <w:rsid w:val="00AD0574"/>
    <w:rsid w:val="00AD2D8A"/>
    <w:rsid w:val="00AD3750"/>
    <w:rsid w:val="00AD3866"/>
    <w:rsid w:val="00AD3E5D"/>
    <w:rsid w:val="00AD4446"/>
    <w:rsid w:val="00AD49BF"/>
    <w:rsid w:val="00AD6E7E"/>
    <w:rsid w:val="00AD6FFC"/>
    <w:rsid w:val="00AD7C36"/>
    <w:rsid w:val="00AE0B59"/>
    <w:rsid w:val="00AE0FCE"/>
    <w:rsid w:val="00AE1088"/>
    <w:rsid w:val="00AE1565"/>
    <w:rsid w:val="00AE3203"/>
    <w:rsid w:val="00AE7D19"/>
    <w:rsid w:val="00AF0A69"/>
    <w:rsid w:val="00AF453C"/>
    <w:rsid w:val="00AF489B"/>
    <w:rsid w:val="00AF7877"/>
    <w:rsid w:val="00B009A7"/>
    <w:rsid w:val="00B00B1C"/>
    <w:rsid w:val="00B017FA"/>
    <w:rsid w:val="00B031DA"/>
    <w:rsid w:val="00B12EC3"/>
    <w:rsid w:val="00B13A79"/>
    <w:rsid w:val="00B20EA5"/>
    <w:rsid w:val="00B21706"/>
    <w:rsid w:val="00B219D6"/>
    <w:rsid w:val="00B219ED"/>
    <w:rsid w:val="00B23CD9"/>
    <w:rsid w:val="00B24881"/>
    <w:rsid w:val="00B27F0B"/>
    <w:rsid w:val="00B31DE2"/>
    <w:rsid w:val="00B3436B"/>
    <w:rsid w:val="00B35123"/>
    <w:rsid w:val="00B367D2"/>
    <w:rsid w:val="00B36EF0"/>
    <w:rsid w:val="00B4164F"/>
    <w:rsid w:val="00B418D8"/>
    <w:rsid w:val="00B44ADD"/>
    <w:rsid w:val="00B47377"/>
    <w:rsid w:val="00B51CD4"/>
    <w:rsid w:val="00B53B69"/>
    <w:rsid w:val="00B55DC1"/>
    <w:rsid w:val="00B57A30"/>
    <w:rsid w:val="00B60132"/>
    <w:rsid w:val="00B620BB"/>
    <w:rsid w:val="00B62262"/>
    <w:rsid w:val="00B634CC"/>
    <w:rsid w:val="00B63F77"/>
    <w:rsid w:val="00B64C26"/>
    <w:rsid w:val="00B671F5"/>
    <w:rsid w:val="00B70168"/>
    <w:rsid w:val="00B71FE1"/>
    <w:rsid w:val="00B76EF1"/>
    <w:rsid w:val="00B83CA8"/>
    <w:rsid w:val="00B84FDA"/>
    <w:rsid w:val="00B87487"/>
    <w:rsid w:val="00B903DD"/>
    <w:rsid w:val="00B93E84"/>
    <w:rsid w:val="00B94279"/>
    <w:rsid w:val="00B9459A"/>
    <w:rsid w:val="00B95464"/>
    <w:rsid w:val="00B959D5"/>
    <w:rsid w:val="00B97A1E"/>
    <w:rsid w:val="00BA0873"/>
    <w:rsid w:val="00BA14F7"/>
    <w:rsid w:val="00BA2C44"/>
    <w:rsid w:val="00BA2CBA"/>
    <w:rsid w:val="00BA6FA0"/>
    <w:rsid w:val="00BA7ACE"/>
    <w:rsid w:val="00BB1557"/>
    <w:rsid w:val="00BB759B"/>
    <w:rsid w:val="00BC0F7E"/>
    <w:rsid w:val="00BC106C"/>
    <w:rsid w:val="00BC2C96"/>
    <w:rsid w:val="00BC4DDA"/>
    <w:rsid w:val="00BC4F24"/>
    <w:rsid w:val="00BC6972"/>
    <w:rsid w:val="00BC7BA8"/>
    <w:rsid w:val="00BD03E5"/>
    <w:rsid w:val="00BD2E6F"/>
    <w:rsid w:val="00BD31D5"/>
    <w:rsid w:val="00BD3BDC"/>
    <w:rsid w:val="00BD599D"/>
    <w:rsid w:val="00BE0069"/>
    <w:rsid w:val="00BE1D43"/>
    <w:rsid w:val="00BE6D44"/>
    <w:rsid w:val="00BF4984"/>
    <w:rsid w:val="00C0132E"/>
    <w:rsid w:val="00C040CD"/>
    <w:rsid w:val="00C04147"/>
    <w:rsid w:val="00C06677"/>
    <w:rsid w:val="00C06CB9"/>
    <w:rsid w:val="00C11D55"/>
    <w:rsid w:val="00C1474F"/>
    <w:rsid w:val="00C17685"/>
    <w:rsid w:val="00C17EFB"/>
    <w:rsid w:val="00C20D0D"/>
    <w:rsid w:val="00C23963"/>
    <w:rsid w:val="00C307C1"/>
    <w:rsid w:val="00C33DFF"/>
    <w:rsid w:val="00C343E1"/>
    <w:rsid w:val="00C3599F"/>
    <w:rsid w:val="00C35D7F"/>
    <w:rsid w:val="00C37F40"/>
    <w:rsid w:val="00C40060"/>
    <w:rsid w:val="00C400A9"/>
    <w:rsid w:val="00C404DD"/>
    <w:rsid w:val="00C418E3"/>
    <w:rsid w:val="00C419F3"/>
    <w:rsid w:val="00C45C20"/>
    <w:rsid w:val="00C4770D"/>
    <w:rsid w:val="00C47BAE"/>
    <w:rsid w:val="00C5109D"/>
    <w:rsid w:val="00C516AA"/>
    <w:rsid w:val="00C519E2"/>
    <w:rsid w:val="00C525BD"/>
    <w:rsid w:val="00C53490"/>
    <w:rsid w:val="00C53A12"/>
    <w:rsid w:val="00C57A9A"/>
    <w:rsid w:val="00C614A5"/>
    <w:rsid w:val="00C70986"/>
    <w:rsid w:val="00C710D1"/>
    <w:rsid w:val="00C7123F"/>
    <w:rsid w:val="00C71718"/>
    <w:rsid w:val="00C8178B"/>
    <w:rsid w:val="00C82BAE"/>
    <w:rsid w:val="00C82E0A"/>
    <w:rsid w:val="00C82F92"/>
    <w:rsid w:val="00C83012"/>
    <w:rsid w:val="00C837C2"/>
    <w:rsid w:val="00C86CAB"/>
    <w:rsid w:val="00C90F36"/>
    <w:rsid w:val="00C94907"/>
    <w:rsid w:val="00C96916"/>
    <w:rsid w:val="00CA00D7"/>
    <w:rsid w:val="00CA2F94"/>
    <w:rsid w:val="00CA3067"/>
    <w:rsid w:val="00CB147C"/>
    <w:rsid w:val="00CB189E"/>
    <w:rsid w:val="00CB1D78"/>
    <w:rsid w:val="00CB237B"/>
    <w:rsid w:val="00CC126D"/>
    <w:rsid w:val="00CC3C4A"/>
    <w:rsid w:val="00CC471C"/>
    <w:rsid w:val="00CC5BD1"/>
    <w:rsid w:val="00CD124A"/>
    <w:rsid w:val="00CD2991"/>
    <w:rsid w:val="00CD3B80"/>
    <w:rsid w:val="00CD3E51"/>
    <w:rsid w:val="00CD5C9A"/>
    <w:rsid w:val="00CD67BF"/>
    <w:rsid w:val="00CD6D9C"/>
    <w:rsid w:val="00CE0017"/>
    <w:rsid w:val="00CE2734"/>
    <w:rsid w:val="00CE29ED"/>
    <w:rsid w:val="00CE2F2F"/>
    <w:rsid w:val="00CE533B"/>
    <w:rsid w:val="00CE7898"/>
    <w:rsid w:val="00CF1780"/>
    <w:rsid w:val="00CF1E67"/>
    <w:rsid w:val="00CF21FD"/>
    <w:rsid w:val="00CF49B2"/>
    <w:rsid w:val="00CF684A"/>
    <w:rsid w:val="00CF6C25"/>
    <w:rsid w:val="00CF6DDA"/>
    <w:rsid w:val="00D022AF"/>
    <w:rsid w:val="00D02523"/>
    <w:rsid w:val="00D02BC0"/>
    <w:rsid w:val="00D0347A"/>
    <w:rsid w:val="00D03C03"/>
    <w:rsid w:val="00D03D96"/>
    <w:rsid w:val="00D05316"/>
    <w:rsid w:val="00D06C27"/>
    <w:rsid w:val="00D077EE"/>
    <w:rsid w:val="00D107FD"/>
    <w:rsid w:val="00D1083E"/>
    <w:rsid w:val="00D114FC"/>
    <w:rsid w:val="00D14C32"/>
    <w:rsid w:val="00D159B6"/>
    <w:rsid w:val="00D17AC1"/>
    <w:rsid w:val="00D205F8"/>
    <w:rsid w:val="00D2472E"/>
    <w:rsid w:val="00D25067"/>
    <w:rsid w:val="00D26ACD"/>
    <w:rsid w:val="00D30374"/>
    <w:rsid w:val="00D338FD"/>
    <w:rsid w:val="00D3476C"/>
    <w:rsid w:val="00D35132"/>
    <w:rsid w:val="00D37A0E"/>
    <w:rsid w:val="00D37B2C"/>
    <w:rsid w:val="00D400A1"/>
    <w:rsid w:val="00D4313B"/>
    <w:rsid w:val="00D4394A"/>
    <w:rsid w:val="00D441AF"/>
    <w:rsid w:val="00D442E1"/>
    <w:rsid w:val="00D44D4A"/>
    <w:rsid w:val="00D46AB9"/>
    <w:rsid w:val="00D50103"/>
    <w:rsid w:val="00D51DA6"/>
    <w:rsid w:val="00D5457B"/>
    <w:rsid w:val="00D56007"/>
    <w:rsid w:val="00D56A87"/>
    <w:rsid w:val="00D60814"/>
    <w:rsid w:val="00D613F3"/>
    <w:rsid w:val="00D64B5A"/>
    <w:rsid w:val="00D64C05"/>
    <w:rsid w:val="00D65497"/>
    <w:rsid w:val="00D6669F"/>
    <w:rsid w:val="00D708CF"/>
    <w:rsid w:val="00D728DB"/>
    <w:rsid w:val="00D77480"/>
    <w:rsid w:val="00D829EE"/>
    <w:rsid w:val="00D84EE5"/>
    <w:rsid w:val="00D8560D"/>
    <w:rsid w:val="00D90D34"/>
    <w:rsid w:val="00D91D0C"/>
    <w:rsid w:val="00D9272C"/>
    <w:rsid w:val="00D92E8E"/>
    <w:rsid w:val="00D945A1"/>
    <w:rsid w:val="00DA0AC5"/>
    <w:rsid w:val="00DA4DB8"/>
    <w:rsid w:val="00DB0CF8"/>
    <w:rsid w:val="00DB1BA2"/>
    <w:rsid w:val="00DB2169"/>
    <w:rsid w:val="00DB31BB"/>
    <w:rsid w:val="00DB65C8"/>
    <w:rsid w:val="00DB6F38"/>
    <w:rsid w:val="00DB73C7"/>
    <w:rsid w:val="00DB7648"/>
    <w:rsid w:val="00DB7720"/>
    <w:rsid w:val="00DC001B"/>
    <w:rsid w:val="00DC0E20"/>
    <w:rsid w:val="00DC207B"/>
    <w:rsid w:val="00DC21BC"/>
    <w:rsid w:val="00DC23B1"/>
    <w:rsid w:val="00DC738B"/>
    <w:rsid w:val="00DD4A8E"/>
    <w:rsid w:val="00DD5255"/>
    <w:rsid w:val="00DD688D"/>
    <w:rsid w:val="00DD7E6A"/>
    <w:rsid w:val="00DE00EC"/>
    <w:rsid w:val="00DE0E5B"/>
    <w:rsid w:val="00DE3A11"/>
    <w:rsid w:val="00DE443D"/>
    <w:rsid w:val="00DE4E7D"/>
    <w:rsid w:val="00DE5ABE"/>
    <w:rsid w:val="00DE5F98"/>
    <w:rsid w:val="00DE62FD"/>
    <w:rsid w:val="00DF0885"/>
    <w:rsid w:val="00DF2C7B"/>
    <w:rsid w:val="00DF3106"/>
    <w:rsid w:val="00DF3253"/>
    <w:rsid w:val="00DF4EE4"/>
    <w:rsid w:val="00DF608E"/>
    <w:rsid w:val="00DF7F9D"/>
    <w:rsid w:val="00E0078F"/>
    <w:rsid w:val="00E03372"/>
    <w:rsid w:val="00E06C3C"/>
    <w:rsid w:val="00E1117F"/>
    <w:rsid w:val="00E1257F"/>
    <w:rsid w:val="00E20563"/>
    <w:rsid w:val="00E221DF"/>
    <w:rsid w:val="00E22B38"/>
    <w:rsid w:val="00E25AA8"/>
    <w:rsid w:val="00E26F85"/>
    <w:rsid w:val="00E27EFE"/>
    <w:rsid w:val="00E301D9"/>
    <w:rsid w:val="00E314E2"/>
    <w:rsid w:val="00E33066"/>
    <w:rsid w:val="00E34338"/>
    <w:rsid w:val="00E36949"/>
    <w:rsid w:val="00E40982"/>
    <w:rsid w:val="00E439FB"/>
    <w:rsid w:val="00E43FF7"/>
    <w:rsid w:val="00E4438C"/>
    <w:rsid w:val="00E449DD"/>
    <w:rsid w:val="00E46A5E"/>
    <w:rsid w:val="00E51B39"/>
    <w:rsid w:val="00E525FD"/>
    <w:rsid w:val="00E554F7"/>
    <w:rsid w:val="00E602F1"/>
    <w:rsid w:val="00E60903"/>
    <w:rsid w:val="00E60B6B"/>
    <w:rsid w:val="00E62826"/>
    <w:rsid w:val="00E65364"/>
    <w:rsid w:val="00E66EC3"/>
    <w:rsid w:val="00E70253"/>
    <w:rsid w:val="00E71190"/>
    <w:rsid w:val="00E76AEF"/>
    <w:rsid w:val="00E76AF4"/>
    <w:rsid w:val="00E76CE7"/>
    <w:rsid w:val="00E777CF"/>
    <w:rsid w:val="00E77929"/>
    <w:rsid w:val="00E77ADD"/>
    <w:rsid w:val="00E8351F"/>
    <w:rsid w:val="00E852DB"/>
    <w:rsid w:val="00E87EEE"/>
    <w:rsid w:val="00E924A2"/>
    <w:rsid w:val="00E926BA"/>
    <w:rsid w:val="00E94313"/>
    <w:rsid w:val="00E94C59"/>
    <w:rsid w:val="00EA04E4"/>
    <w:rsid w:val="00EA2243"/>
    <w:rsid w:val="00EA27C0"/>
    <w:rsid w:val="00EA53D9"/>
    <w:rsid w:val="00EA58C7"/>
    <w:rsid w:val="00EA6149"/>
    <w:rsid w:val="00EA66C6"/>
    <w:rsid w:val="00EA768A"/>
    <w:rsid w:val="00EB2ACE"/>
    <w:rsid w:val="00EB5BD8"/>
    <w:rsid w:val="00EB66B8"/>
    <w:rsid w:val="00EB6B6A"/>
    <w:rsid w:val="00EB717D"/>
    <w:rsid w:val="00EC4B31"/>
    <w:rsid w:val="00EC4EEB"/>
    <w:rsid w:val="00ED14C8"/>
    <w:rsid w:val="00ED5BE3"/>
    <w:rsid w:val="00ED6C9D"/>
    <w:rsid w:val="00ED733E"/>
    <w:rsid w:val="00EE0840"/>
    <w:rsid w:val="00EE27B6"/>
    <w:rsid w:val="00EE4623"/>
    <w:rsid w:val="00EF032B"/>
    <w:rsid w:val="00EF0E6F"/>
    <w:rsid w:val="00EF2273"/>
    <w:rsid w:val="00EF2CFE"/>
    <w:rsid w:val="00EF3261"/>
    <w:rsid w:val="00EF3D48"/>
    <w:rsid w:val="00EF52C2"/>
    <w:rsid w:val="00EF5D58"/>
    <w:rsid w:val="00F0012E"/>
    <w:rsid w:val="00F010CC"/>
    <w:rsid w:val="00F027C3"/>
    <w:rsid w:val="00F040ED"/>
    <w:rsid w:val="00F04C1C"/>
    <w:rsid w:val="00F05CA6"/>
    <w:rsid w:val="00F05E38"/>
    <w:rsid w:val="00F05E6F"/>
    <w:rsid w:val="00F06576"/>
    <w:rsid w:val="00F10272"/>
    <w:rsid w:val="00F178A1"/>
    <w:rsid w:val="00F178FE"/>
    <w:rsid w:val="00F230E7"/>
    <w:rsid w:val="00F25D5D"/>
    <w:rsid w:val="00F27755"/>
    <w:rsid w:val="00F27EC7"/>
    <w:rsid w:val="00F3126C"/>
    <w:rsid w:val="00F3167D"/>
    <w:rsid w:val="00F31AE7"/>
    <w:rsid w:val="00F31D43"/>
    <w:rsid w:val="00F32638"/>
    <w:rsid w:val="00F34FBF"/>
    <w:rsid w:val="00F35722"/>
    <w:rsid w:val="00F40C51"/>
    <w:rsid w:val="00F42A12"/>
    <w:rsid w:val="00F43839"/>
    <w:rsid w:val="00F445A3"/>
    <w:rsid w:val="00F4677B"/>
    <w:rsid w:val="00F50C48"/>
    <w:rsid w:val="00F547F0"/>
    <w:rsid w:val="00F55412"/>
    <w:rsid w:val="00F57C8F"/>
    <w:rsid w:val="00F57D81"/>
    <w:rsid w:val="00F63019"/>
    <w:rsid w:val="00F660CE"/>
    <w:rsid w:val="00F662C2"/>
    <w:rsid w:val="00F71682"/>
    <w:rsid w:val="00F76398"/>
    <w:rsid w:val="00F8170B"/>
    <w:rsid w:val="00F81D8A"/>
    <w:rsid w:val="00F82FFF"/>
    <w:rsid w:val="00F86114"/>
    <w:rsid w:val="00F87A05"/>
    <w:rsid w:val="00F917E4"/>
    <w:rsid w:val="00F93DA4"/>
    <w:rsid w:val="00F943F2"/>
    <w:rsid w:val="00F952E1"/>
    <w:rsid w:val="00F97902"/>
    <w:rsid w:val="00FA51CE"/>
    <w:rsid w:val="00FB07A5"/>
    <w:rsid w:val="00FB5038"/>
    <w:rsid w:val="00FB5E08"/>
    <w:rsid w:val="00FB6419"/>
    <w:rsid w:val="00FC0261"/>
    <w:rsid w:val="00FC3753"/>
    <w:rsid w:val="00FC4653"/>
    <w:rsid w:val="00FC4CE5"/>
    <w:rsid w:val="00FD1AA1"/>
    <w:rsid w:val="00FE1482"/>
    <w:rsid w:val="00FE1680"/>
    <w:rsid w:val="00FE30F3"/>
    <w:rsid w:val="00FE3E7E"/>
    <w:rsid w:val="00FE437D"/>
    <w:rsid w:val="00FE6E8A"/>
    <w:rsid w:val="00FF05AB"/>
    <w:rsid w:val="00FF0693"/>
    <w:rsid w:val="00FF2587"/>
    <w:rsid w:val="00FF4320"/>
    <w:rsid w:val="00FF4538"/>
    <w:rsid w:val="00FF4929"/>
    <w:rsid w:val="00FF63C3"/>
    <w:rsid w:val="00FF6E50"/>
    <w:rsid w:val="00FF7C4B"/>
    <w:rsid w:val="02757B17"/>
    <w:rsid w:val="033D7F64"/>
    <w:rsid w:val="043B1C65"/>
    <w:rsid w:val="068D0586"/>
    <w:rsid w:val="0CB9792A"/>
    <w:rsid w:val="0D715263"/>
    <w:rsid w:val="0DB24B17"/>
    <w:rsid w:val="0F7E21F8"/>
    <w:rsid w:val="0FA436B7"/>
    <w:rsid w:val="12243125"/>
    <w:rsid w:val="12646D1C"/>
    <w:rsid w:val="13F06245"/>
    <w:rsid w:val="14CE23B0"/>
    <w:rsid w:val="15B109DC"/>
    <w:rsid w:val="16C13746"/>
    <w:rsid w:val="16D55BAA"/>
    <w:rsid w:val="16E93E65"/>
    <w:rsid w:val="189D5952"/>
    <w:rsid w:val="194D48B9"/>
    <w:rsid w:val="1A1C57AA"/>
    <w:rsid w:val="1CF244FA"/>
    <w:rsid w:val="1E6063A7"/>
    <w:rsid w:val="239D6BEA"/>
    <w:rsid w:val="276A38EA"/>
    <w:rsid w:val="2A1D4FE4"/>
    <w:rsid w:val="2A8A231B"/>
    <w:rsid w:val="2E9A27E2"/>
    <w:rsid w:val="313C0670"/>
    <w:rsid w:val="314E4764"/>
    <w:rsid w:val="323C3FCF"/>
    <w:rsid w:val="32D1527C"/>
    <w:rsid w:val="32EA3795"/>
    <w:rsid w:val="371270A7"/>
    <w:rsid w:val="371A2357"/>
    <w:rsid w:val="374B5768"/>
    <w:rsid w:val="3B2C4B1E"/>
    <w:rsid w:val="3C306790"/>
    <w:rsid w:val="3C4F6480"/>
    <w:rsid w:val="3E7A7F0D"/>
    <w:rsid w:val="3F603C12"/>
    <w:rsid w:val="3FD63C77"/>
    <w:rsid w:val="41D64817"/>
    <w:rsid w:val="42C70914"/>
    <w:rsid w:val="42CC6767"/>
    <w:rsid w:val="43DF7155"/>
    <w:rsid w:val="44E043C1"/>
    <w:rsid w:val="46373AC7"/>
    <w:rsid w:val="46E31F77"/>
    <w:rsid w:val="4A6B0A68"/>
    <w:rsid w:val="4ACF1A41"/>
    <w:rsid w:val="4C066D08"/>
    <w:rsid w:val="4C913A6C"/>
    <w:rsid w:val="4E6E0F5B"/>
    <w:rsid w:val="4F035B36"/>
    <w:rsid w:val="4F051F32"/>
    <w:rsid w:val="52B121D3"/>
    <w:rsid w:val="531D7AE8"/>
    <w:rsid w:val="553000AA"/>
    <w:rsid w:val="55A3402B"/>
    <w:rsid w:val="56E52B46"/>
    <w:rsid w:val="570C2A32"/>
    <w:rsid w:val="58595802"/>
    <w:rsid w:val="5B01445B"/>
    <w:rsid w:val="5C8D0F64"/>
    <w:rsid w:val="61274EFA"/>
    <w:rsid w:val="65EFF198"/>
    <w:rsid w:val="688D5815"/>
    <w:rsid w:val="6A293639"/>
    <w:rsid w:val="6F877C75"/>
    <w:rsid w:val="72FA5AF1"/>
    <w:rsid w:val="74326206"/>
    <w:rsid w:val="78F27C50"/>
    <w:rsid w:val="7BD3394A"/>
    <w:rsid w:val="7C750E3B"/>
    <w:rsid w:val="7D152EC3"/>
    <w:rsid w:val="7D9D1D6B"/>
    <w:rsid w:val="EFDF97CA"/>
    <w:rsid w:val="F71F954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semiHidden="0" w:name="toc 1" w:locked="1"/>
    <w:lsdException w:uiPriority="0" w:semiHidden="0" w:name="toc 2" w:locked="1"/>
    <w:lsdException w:uiPriority="0" w:semiHidden="0" w:name="toc 3" w:locked="1"/>
    <w:lsdException w:uiPriority="0" w:semiHidden="0" w:name="toc 4" w:locked="1"/>
    <w:lsdException w:uiPriority="0" w:semiHidden="0" w:name="toc 5" w:locked="1"/>
    <w:lsdException w:uiPriority="0" w:semiHidden="0" w:name="toc 6" w:locked="1"/>
    <w:lsdException w:uiPriority="0" w:semiHidden="0" w:name="toc 7" w:locked="1"/>
    <w:lsdException w:uiPriority="0" w:semiHidden="0" w:name="toc 8" w:locked="1"/>
    <w:lsdException w:uiPriority="0" w:semiHidden="0" w:name="toc 9" w:locked="1"/>
    <w:lsdException w:uiPriority="0" w:name="Normal Indent"/>
    <w:lsdException w:uiPriority="0"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ocked="1"/>
    <w:lsdException w:uiPriority="0" w:name="table of figures"/>
    <w:lsdException w:uiPriority="0" w:name="envelope address"/>
    <w:lsdException w:uiPriority="0" w:name="envelope return"/>
    <w:lsdException w:uiPriority="0" w:name="footnote reference"/>
    <w:lsdException w:qFormat="1" w:unhideWhenUsed="0" w:uiPriority="99"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ocked="1"/>
    <w:lsdException w:uiPriority="0" w:name="Closing"/>
    <w:lsdException w:uiPriority="0" w:name="Signature"/>
    <w:lsdException w:qFormat="1" w:uiPriority="1" w:semiHidden="0" w:name="Default Paragraph Font"/>
    <w:lsdException w:qFormat="1" w:unhideWhenUsed="0" w:uiPriority="99" w:semiHidden="0" w:name="Body Text"/>
    <w:lsdException w:qFormat="1" w:unhideWhenUsed="0" w:uiPriority="99"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ocked="1"/>
    <w:lsdException w:uiPriority="0" w:name="Salutation"/>
    <w:lsdException w:qFormat="1" w:unhideWhenUsed="0" w:uiPriority="99"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ocked="1"/>
    <w:lsdException w:qFormat="1" w:unhideWhenUsed="0" w:uiPriority="0" w:semiHidden="0" w:name="Emphasis" w:locked="1"/>
    <w:lsdException w:qFormat="1" w:unhideWhenUsed="0" w:uiPriority="99"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qFormat="1" w:unhideWhenUsed="0" w:uiPriority="99" w:name="annotation subject"/>
    <w:lsdException w:uiPriority="0" w:name="Table Simple 1"/>
    <w:lsdException w:qFormat="1" w:unhideWhenUsed="0" w:uiPriority="99" w:semiHidden="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qFormat="1" w:unhideWhenUsed="0" w:uiPriority="99" w:semiHidden="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qFormat="1" w:unhideWhenUsed="0" w:uiPriority="99" w:semiHidden="0" w:name="Table Grid 2"/>
    <w:lsdException w:uiPriority="0" w:name="Table Grid 3"/>
    <w:lsdException w:qFormat="1" w:unhideWhenUsed="0" w:uiPriority="99" w:semiHidden="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qFormat="1" w:unhideWhenUsed="0" w:uiPriority="99" w:semiHidden="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contextualSpacing/>
      <w:jc w:val="both"/>
    </w:pPr>
    <w:rPr>
      <w:rFonts w:ascii="Tahoma" w:hAnsi="Tahoma" w:eastAsia="微软雅黑" w:cs="Times New Roman"/>
      <w:kern w:val="2"/>
      <w:sz w:val="21"/>
      <w:szCs w:val="22"/>
      <w:lang w:val="en-US" w:eastAsia="zh-CN" w:bidi="ar-SA"/>
    </w:rPr>
  </w:style>
  <w:style w:type="paragraph" w:styleId="2">
    <w:name w:val="heading 1"/>
    <w:basedOn w:val="1"/>
    <w:next w:val="1"/>
    <w:link w:val="27"/>
    <w:qFormat/>
    <w:uiPriority w:val="99"/>
    <w:pPr>
      <w:keepNext/>
      <w:keepLines/>
      <w:spacing w:before="340" w:after="330" w:line="360" w:lineRule="auto"/>
      <w:outlineLvl w:val="0"/>
    </w:pPr>
    <w:rPr>
      <w:bCs/>
      <w:kern w:val="44"/>
      <w:sz w:val="24"/>
      <w:szCs w:val="44"/>
    </w:rPr>
  </w:style>
  <w:style w:type="character" w:default="1" w:styleId="13">
    <w:name w:val="Default Paragraph Font"/>
    <w:unhideWhenUsed/>
    <w:qFormat/>
    <w:uiPriority w:val="1"/>
  </w:style>
  <w:style w:type="table" w:default="1" w:styleId="16">
    <w:name w:val="Normal Table"/>
    <w:unhideWhenUsed/>
    <w:qFormat/>
    <w:uiPriority w:val="99"/>
    <w:tblPr>
      <w:tblCellMar>
        <w:top w:w="0" w:type="dxa"/>
        <w:left w:w="108" w:type="dxa"/>
        <w:bottom w:w="0" w:type="dxa"/>
        <w:right w:w="108" w:type="dxa"/>
      </w:tblCellMar>
    </w:tblPr>
  </w:style>
  <w:style w:type="paragraph" w:styleId="3">
    <w:name w:val="annotation subject"/>
    <w:basedOn w:val="4"/>
    <w:next w:val="4"/>
    <w:link w:val="36"/>
    <w:semiHidden/>
    <w:qFormat/>
    <w:uiPriority w:val="99"/>
    <w:rPr>
      <w:b/>
      <w:bCs/>
    </w:rPr>
  </w:style>
  <w:style w:type="paragraph" w:styleId="4">
    <w:name w:val="annotation text"/>
    <w:basedOn w:val="1"/>
    <w:link w:val="35"/>
    <w:semiHidden/>
    <w:qFormat/>
    <w:uiPriority w:val="99"/>
    <w:pPr>
      <w:jc w:val="left"/>
    </w:pPr>
  </w:style>
  <w:style w:type="paragraph" w:styleId="5">
    <w:name w:val="Document Map"/>
    <w:basedOn w:val="1"/>
    <w:link w:val="37"/>
    <w:semiHidden/>
    <w:qFormat/>
    <w:uiPriority w:val="99"/>
    <w:rPr>
      <w:rFonts w:ascii="宋体" w:eastAsia="宋体"/>
      <w:sz w:val="18"/>
      <w:szCs w:val="18"/>
    </w:rPr>
  </w:style>
  <w:style w:type="paragraph" w:styleId="6">
    <w:name w:val="Body Text"/>
    <w:basedOn w:val="1"/>
    <w:link w:val="28"/>
    <w:qFormat/>
    <w:uiPriority w:val="99"/>
    <w:pPr>
      <w:spacing w:after="120"/>
    </w:pPr>
    <w:rPr>
      <w:rFonts w:ascii="Times New Roman" w:hAnsi="Times New Roman" w:eastAsia="宋体"/>
      <w:szCs w:val="21"/>
    </w:rPr>
  </w:style>
  <w:style w:type="paragraph" w:styleId="7">
    <w:name w:val="Body Text Indent"/>
    <w:basedOn w:val="1"/>
    <w:link w:val="30"/>
    <w:qFormat/>
    <w:uiPriority w:val="99"/>
    <w:pPr>
      <w:spacing w:after="120"/>
      <w:ind w:left="420" w:leftChars="200"/>
    </w:pPr>
  </w:style>
  <w:style w:type="paragraph" w:styleId="8">
    <w:name w:val="Plain Text"/>
    <w:basedOn w:val="1"/>
    <w:link w:val="31"/>
    <w:qFormat/>
    <w:uiPriority w:val="99"/>
    <w:rPr>
      <w:rFonts w:ascii="宋体" w:hAnsi="Courier New" w:eastAsia="宋体"/>
      <w:kern w:val="0"/>
      <w:szCs w:val="21"/>
    </w:rPr>
  </w:style>
  <w:style w:type="paragraph" w:styleId="9">
    <w:name w:val="Date"/>
    <w:basedOn w:val="1"/>
    <w:next w:val="1"/>
    <w:link w:val="29"/>
    <w:qFormat/>
    <w:uiPriority w:val="99"/>
    <w:pPr>
      <w:ind w:left="100" w:leftChars="2500"/>
    </w:pPr>
    <w:rPr>
      <w:rFonts w:ascii="Times New Roman" w:hAnsi="Times New Roman" w:eastAsia="宋体"/>
      <w:kern w:val="0"/>
      <w:sz w:val="24"/>
      <w:szCs w:val="24"/>
    </w:rPr>
  </w:style>
  <w:style w:type="paragraph" w:styleId="10">
    <w:name w:val="Balloon Text"/>
    <w:basedOn w:val="1"/>
    <w:link w:val="34"/>
    <w:semiHidden/>
    <w:qFormat/>
    <w:uiPriority w:val="99"/>
    <w:rPr>
      <w:sz w:val="18"/>
      <w:szCs w:val="18"/>
    </w:rPr>
  </w:style>
  <w:style w:type="paragraph" w:styleId="11">
    <w:name w:val="footer"/>
    <w:basedOn w:val="1"/>
    <w:link w:val="33"/>
    <w:qFormat/>
    <w:uiPriority w:val="99"/>
    <w:pPr>
      <w:tabs>
        <w:tab w:val="center" w:pos="4153"/>
        <w:tab w:val="right" w:pos="8306"/>
      </w:tabs>
      <w:snapToGrid w:val="0"/>
      <w:jc w:val="left"/>
    </w:pPr>
    <w:rPr>
      <w:sz w:val="18"/>
      <w:szCs w:val="18"/>
    </w:rPr>
  </w:style>
  <w:style w:type="paragraph" w:styleId="12">
    <w:name w:val="header"/>
    <w:basedOn w:val="1"/>
    <w:link w:val="32"/>
    <w:qFormat/>
    <w:uiPriority w:val="99"/>
    <w:pPr>
      <w:pBdr>
        <w:bottom w:val="single" w:color="auto" w:sz="6" w:space="1"/>
      </w:pBdr>
      <w:tabs>
        <w:tab w:val="center" w:pos="4153"/>
        <w:tab w:val="right" w:pos="8306"/>
      </w:tabs>
      <w:snapToGrid w:val="0"/>
      <w:jc w:val="center"/>
    </w:pPr>
    <w:rPr>
      <w:sz w:val="18"/>
      <w:szCs w:val="18"/>
    </w:rPr>
  </w:style>
  <w:style w:type="character" w:styleId="14">
    <w:name w:val="Hyperlink"/>
    <w:qFormat/>
    <w:uiPriority w:val="99"/>
    <w:rPr>
      <w:rFonts w:cs="Times New Roman"/>
      <w:color w:val="0000FF"/>
      <w:u w:val="single"/>
    </w:rPr>
  </w:style>
  <w:style w:type="character" w:styleId="15">
    <w:name w:val="annotation reference"/>
    <w:semiHidden/>
    <w:qFormat/>
    <w:uiPriority w:val="99"/>
    <w:rPr>
      <w:rFonts w:cs="Times New Roman"/>
      <w:sz w:val="21"/>
      <w:szCs w:val="21"/>
    </w:rPr>
  </w:style>
  <w:style w:type="table" w:styleId="17">
    <w:name w:val="Table Grid"/>
    <w:basedOn w:val="16"/>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8">
    <w:name w:val="Table Colorful 2"/>
    <w:basedOn w:val="16"/>
    <w:qFormat/>
    <w:uiPriority w:val="99"/>
    <w:pPr>
      <w:widowControl w:val="0"/>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rFonts w:cs="Times New Roman"/>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rFonts w:cs="Times New Roman"/>
        <w:b/>
        <w:bCs/>
        <w:i/>
        <w:iCs/>
      </w:rPr>
      <w:tblPr/>
    </w:tblStylePr>
    <w:tblStylePr w:type="lastCol">
      <w:rPr>
        <w:rFonts w:cs="Times New Roman"/>
      </w:rPr>
      <w:tblPr/>
      <w:tcPr>
        <w:shd w:val="solid" w:color="C0C0C0" w:fill="FFFFFF"/>
      </w:tcPr>
    </w:tblStylePr>
    <w:tblStylePr w:type="swCell">
      <w:rPr>
        <w:rFonts w:cs="Times New Roman"/>
        <w:b/>
        <w:bCs/>
        <w:i w:val="0"/>
        <w:iCs w:val="0"/>
      </w:rPr>
      <w:tblPr/>
    </w:tblStylePr>
  </w:style>
  <w:style w:type="table" w:styleId="19">
    <w:name w:val="Table Classic 1"/>
    <w:basedOn w:val="16"/>
    <w:qFormat/>
    <w:uiPriority w:val="0"/>
    <w:pPr>
      <w:widowControl w:val="0"/>
    </w:pPr>
    <w:tblPr>
      <w:tblBorders>
        <w:top w:val="single" w:color="000000" w:sz="12" w:space="0"/>
        <w:bottom w:val="single" w:color="000000" w:sz="12" w:space="0"/>
      </w:tblBorders>
      <w:tblCellMar>
        <w:top w:w="0" w:type="dxa"/>
        <w:left w:w="108" w:type="dxa"/>
        <w:bottom w:w="0" w:type="dxa"/>
        <w:right w:w="108" w:type="dxa"/>
      </w:tblCellMar>
    </w:tblPr>
    <w:tblStylePr w:type="firstRow">
      <w:rPr>
        <w:rFonts w:cs="Times New Roman"/>
        <w:i/>
        <w:iCs/>
      </w:rPr>
      <w:tblPr/>
      <w:tcPr>
        <w:tcBorders>
          <w:top w:val="nil"/>
          <w:left w:val="nil"/>
          <w:bottom w:val="single" w:color="000000" w:sz="6" w:space="0"/>
          <w:right w:val="nil"/>
          <w:insideH w:val="nil"/>
          <w:insideV w:val="nil"/>
          <w:tl2br w:val="nil"/>
          <w:tr2bl w:val="nil"/>
        </w:tcBorders>
      </w:tcPr>
    </w:tblStylePr>
    <w:tblStylePr w:type="lastRow">
      <w:rPr>
        <w:rFonts w:cs="Times New Roman"/>
        <w:color w:val="auto"/>
      </w:rPr>
      <w:tblPr/>
      <w:tcPr>
        <w:tcBorders>
          <w:top w:val="single" w:color="000000" w:sz="6" w:space="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color="000000" w:sz="6" w:space="0"/>
          <w:insideH w:val="nil"/>
          <w:insideV w:val="nil"/>
          <w:tl2br w:val="nil"/>
          <w:tr2bl w:val="nil"/>
        </w:tcBorders>
      </w:tcPr>
    </w:tblStylePr>
    <w:tblStylePr w:type="neCell">
      <w:rPr>
        <w:rFonts w:cs="Times New Roman"/>
        <w:b/>
        <w:bCs/>
        <w:i w:val="0"/>
        <w:iCs w:val="0"/>
      </w:rPr>
      <w:tblPr/>
    </w:tblStylePr>
    <w:tblStylePr w:type="swCell">
      <w:rPr>
        <w:rFonts w:cs="Times New Roman"/>
        <w:b/>
        <w:bCs/>
      </w:rPr>
      <w:tblPr/>
    </w:tblStylePr>
  </w:style>
  <w:style w:type="table" w:styleId="20">
    <w:name w:val="Table Simple 2"/>
    <w:basedOn w:val="16"/>
    <w:qFormat/>
    <w:uiPriority w:val="99"/>
    <w:pPr>
      <w:widowControl w:val="0"/>
    </w:pPr>
    <w:tblPr>
      <w:tblCellMar>
        <w:top w:w="0" w:type="dxa"/>
        <w:left w:w="108" w:type="dxa"/>
        <w:bottom w:w="0" w:type="dxa"/>
        <w:right w:w="108" w:type="dxa"/>
      </w:tblCellMar>
    </w:tblPr>
    <w:tblStylePr w:type="firstRow">
      <w:rPr>
        <w:rFonts w:cs="Times New Roman"/>
        <w:b/>
        <w:bCs/>
      </w:rPr>
      <w:tblPr/>
      <w:tcPr>
        <w:tcBorders>
          <w:top w:val="nil"/>
          <w:left w:val="nil"/>
          <w:bottom w:val="single" w:color="000000" w:sz="12" w:space="0"/>
          <w:right w:val="nil"/>
          <w:insideH w:val="nil"/>
          <w:insideV w:val="nil"/>
          <w:tl2br w:val="nil"/>
          <w:tr2bl w:val="nil"/>
        </w:tcBorders>
      </w:tcPr>
    </w:tblStylePr>
    <w:tblStylePr w:type="lastRow">
      <w:rPr>
        <w:rFonts w:cs="Times New Roman"/>
        <w:b/>
        <w:bCs/>
        <w:color w:val="auto"/>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single" w:color="000000" w:sz="12" w:space="0"/>
          <w:insideH w:val="nil"/>
          <w:insideV w:val="nil"/>
          <w:tl2br w:val="nil"/>
          <w:tr2bl w:val="nil"/>
        </w:tcBorders>
      </w:tcPr>
    </w:tblStylePr>
    <w:tblStylePr w:type="lastCol">
      <w:rPr>
        <w:rFonts w:cs="Times New Roman"/>
        <w:b/>
        <w:bCs/>
      </w:rPr>
      <w:tblPr/>
      <w:tcPr>
        <w:tcBorders>
          <w:top w:val="nil"/>
          <w:left w:val="single" w:color="000000" w:sz="6" w:space="0"/>
          <w:bottom w:val="nil"/>
          <w:right w:val="nil"/>
          <w:insideH w:val="nil"/>
          <w:insideV w:val="nil"/>
          <w:tl2br w:val="nil"/>
          <w:tr2bl w:val="nil"/>
        </w:tcBorders>
      </w:tcPr>
    </w:tblStylePr>
    <w:tblStylePr w:type="neCell">
      <w:rPr>
        <w:rFonts w:cs="Times New Roman"/>
        <w:b/>
        <w:bCs/>
      </w:rPr>
      <w:tblPr/>
    </w:tblStylePr>
    <w:tblStylePr w:type="swCell">
      <w:rPr>
        <w:rFonts w:cs="Times New Roman"/>
        <w:b/>
        <w:bCs/>
      </w:rPr>
      <w:tblPr/>
    </w:tblStylePr>
  </w:style>
  <w:style w:type="table" w:styleId="21">
    <w:name w:val="Table Subtle 1"/>
    <w:basedOn w:val="16"/>
    <w:qFormat/>
    <w:uiPriority w:val="99"/>
    <w:pPr>
      <w:widowControl w:val="0"/>
    </w:pPr>
    <w:tblPr>
      <w:tblCellMar>
        <w:top w:w="0" w:type="dxa"/>
        <w:left w:w="108" w:type="dxa"/>
        <w:bottom w:w="0" w:type="dxa"/>
        <w:right w:w="108" w:type="dxa"/>
      </w:tblCellMar>
    </w:tblPr>
    <w:tblStylePr w:type="firstRow">
      <w:rPr>
        <w:rFonts w:cs="Times New Roman"/>
      </w:rPr>
      <w:tblPr/>
      <w:tcPr>
        <w:tcBorders>
          <w:top w:val="single" w:color="000000" w:sz="6" w:space="0"/>
          <w:left w:val="nil"/>
          <w:bottom w:val="single" w:color="000000" w:sz="12" w:space="0"/>
          <w:right w:val="nil"/>
          <w:insideH w:val="nil"/>
          <w:insideV w:val="nil"/>
          <w:tl2br w:val="nil"/>
          <w:tr2bl w:val="nil"/>
        </w:tcBorders>
      </w:tcPr>
    </w:tblStylePr>
    <w:tblStylePr w:type="lastRow">
      <w:rPr>
        <w:rFonts w:cs="Times New Roman"/>
      </w:rPr>
      <w:tblPr/>
      <w:tcPr>
        <w:tcBorders>
          <w:top w:val="single" w:color="000000" w:sz="12" w:space="0"/>
          <w:left w:val="nil"/>
          <w:bottom w:val="nil"/>
          <w:right w:val="nil"/>
          <w:insideH w:val="nil"/>
          <w:insideV w:val="nil"/>
          <w:tl2br w:val="nil"/>
          <w:tr2bl w:val="nil"/>
        </w:tcBorders>
        <w:shd w:val="pct25" w:color="800080" w:fill="FFFFFF"/>
      </w:tcPr>
    </w:tblStylePr>
    <w:tblStylePr w:type="firstCol">
      <w:rPr>
        <w:rFonts w:cs="Times New Roman"/>
      </w:rPr>
      <w:tblPr/>
      <w:tcPr>
        <w:tcBorders>
          <w:top w:val="nil"/>
          <w:left w:val="nil"/>
          <w:bottom w:val="nil"/>
          <w:right w:val="single" w:color="000000" w:sz="12" w:space="0"/>
          <w:insideH w:val="nil"/>
          <w:insideV w:val="nil"/>
          <w:tl2br w:val="nil"/>
          <w:tr2bl w:val="nil"/>
        </w:tcBorders>
      </w:tcPr>
    </w:tblStylePr>
    <w:tblStylePr w:type="lastCol">
      <w:rPr>
        <w:rFonts w:cs="Times New Roman"/>
      </w:rPr>
      <w:tblPr/>
      <w:tcPr>
        <w:tcBorders>
          <w:top w:val="nil"/>
          <w:left w:val="single" w:color="000000" w:sz="12" w:space="0"/>
          <w:bottom w:val="nil"/>
          <w:right w:val="nil"/>
          <w:insideH w:val="nil"/>
          <w:insideV w:val="nil"/>
          <w:tl2br w:val="nil"/>
          <w:tr2bl w:val="nil"/>
        </w:tcBorders>
      </w:tcPr>
    </w:tblStylePr>
    <w:tblStylePr w:type="band1Horz">
      <w:rPr>
        <w:rFonts w:cs="Times New Roman"/>
      </w:rPr>
      <w:tblPr/>
      <w:tcPr>
        <w:tcBorders>
          <w:top w:val="nil"/>
          <w:left w:val="nil"/>
          <w:bottom w:val="single" w:color="000000" w:sz="6" w:space="0"/>
          <w:right w:val="nil"/>
          <w:insideH w:val="nil"/>
          <w:insideV w:val="nil"/>
          <w:tl2br w:val="nil"/>
          <w:tr2bl w:val="nil"/>
        </w:tcBorders>
        <w:shd w:val="pct25" w:color="808000" w:fill="FFFFFF"/>
      </w:tcPr>
    </w:tblStylePr>
    <w:tblStylePr w:type="neCell">
      <w:rPr>
        <w:rFonts w:cs="Times New Roman"/>
        <w:b/>
        <w:bCs/>
      </w:rPr>
      <w:tblPr/>
    </w:tblStylePr>
    <w:tblStylePr w:type="swCell">
      <w:rPr>
        <w:rFonts w:cs="Times New Roman"/>
        <w:b/>
        <w:bCs/>
      </w:rPr>
      <w:tblPr/>
    </w:tblStylePr>
  </w:style>
  <w:style w:type="table" w:styleId="22">
    <w:name w:val="Table Grid 2"/>
    <w:basedOn w:val="16"/>
    <w:qFormat/>
    <w:uiPriority w:val="99"/>
    <w:pPr>
      <w:widowControl w:val="0"/>
    </w:pPr>
    <w:tblPr>
      <w:tblBorders>
        <w:insideH w:val="single" w:color="000000" w:sz="6" w:space="0"/>
        <w:insideV w:val="single" w:color="000000" w:sz="6" w:space="0"/>
      </w:tblBorders>
      <w:tblCellMar>
        <w:top w:w="0" w:type="dxa"/>
        <w:left w:w="108" w:type="dxa"/>
        <w:bottom w:w="0" w:type="dxa"/>
        <w:right w:w="108" w:type="dxa"/>
      </w:tblCellMar>
    </w:tblPr>
    <w:tblStylePr w:type="firstRow">
      <w:rPr>
        <w:rFonts w:cs="Times New Roman"/>
        <w:b/>
        <w:bCs/>
      </w:rPr>
      <w:tblPr/>
    </w:tblStylePr>
    <w:tblStylePr w:type="lastRow">
      <w:rPr>
        <w:rFonts w:cs="Times New Roman"/>
        <w:b/>
        <w:bCs/>
      </w:rPr>
      <w:tblPr/>
      <w:tcPr>
        <w:tcBorders>
          <w:top w:val="single" w:color="000000" w:sz="6" w:space="0"/>
          <w:left w:val="nil"/>
          <w:bottom w:val="nil"/>
          <w:right w:val="nil"/>
          <w:insideH w:val="nil"/>
          <w:insideV w:val="nil"/>
          <w:tl2br w:val="nil"/>
          <w:tr2bl w:val="nil"/>
        </w:tcBorders>
      </w:tcPr>
    </w:tblStylePr>
    <w:tblStylePr w:type="firstCol">
      <w:rPr>
        <w:rFonts w:cs="Times New Roman"/>
        <w:b/>
        <w:bCs/>
      </w:rPr>
      <w:tblPr/>
    </w:tblStylePr>
    <w:tblStylePr w:type="lastCol">
      <w:rPr>
        <w:rFonts w:cs="Times New Roman"/>
        <w:b/>
        <w:bCs/>
      </w:rPr>
      <w:tblPr/>
    </w:tblStylePr>
  </w:style>
  <w:style w:type="table" w:styleId="23">
    <w:name w:val="Table Grid 4"/>
    <w:basedOn w:val="16"/>
    <w:qFormat/>
    <w:uiPriority w:val="99"/>
    <w:pPr>
      <w:widowControl w:val="0"/>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blStylePr w:type="firstRow">
      <w:rPr>
        <w:rFonts w:cs="Times New Roman"/>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rFonts w:cs="Times New Roman"/>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rFonts w:cs="Times New Roman"/>
        <w:b/>
        <w:bCs/>
        <w:color w:val="auto"/>
      </w:rPr>
      <w:tblPr/>
    </w:tblStylePr>
  </w:style>
  <w:style w:type="paragraph" w:customStyle="1" w:styleId="24">
    <w:name w:val="列出段落1"/>
    <w:basedOn w:val="1"/>
    <w:link w:val="38"/>
    <w:qFormat/>
    <w:uiPriority w:val="34"/>
    <w:pPr>
      <w:spacing w:line="360" w:lineRule="auto"/>
      <w:ind w:firstLine="200" w:firstLineChars="200"/>
    </w:pPr>
  </w:style>
  <w:style w:type="paragraph" w:customStyle="1" w:styleId="25">
    <w:name w:val="Default"/>
    <w:qFormat/>
    <w:uiPriority w:val="99"/>
    <w:pPr>
      <w:widowControl w:val="0"/>
      <w:autoSpaceDE w:val="0"/>
      <w:autoSpaceDN w:val="0"/>
      <w:adjustRightInd w:val="0"/>
      <w:jc w:val="both"/>
    </w:pPr>
    <w:rPr>
      <w:rFonts w:ascii="Times New Roman" w:hAnsi="Times New Roman" w:eastAsia="宋体" w:cs="Times New Roman"/>
      <w:color w:val="000000"/>
      <w:sz w:val="24"/>
      <w:szCs w:val="24"/>
      <w:lang w:val="en-US" w:eastAsia="zh-CN" w:bidi="ar-SA"/>
    </w:rPr>
  </w:style>
  <w:style w:type="paragraph" w:customStyle="1" w:styleId="26">
    <w:name w:val="第一条"/>
    <w:basedOn w:val="24"/>
    <w:link w:val="39"/>
    <w:qFormat/>
    <w:uiPriority w:val="99"/>
    <w:pPr>
      <w:widowControl/>
      <w:numPr>
        <w:ilvl w:val="0"/>
        <w:numId w:val="1"/>
      </w:numPr>
      <w:ind w:firstLine="0" w:firstLineChars="0"/>
      <w:jc w:val="center"/>
      <w:outlineLvl w:val="0"/>
    </w:pPr>
    <w:rPr>
      <w:b/>
      <w:szCs w:val="21"/>
    </w:rPr>
  </w:style>
  <w:style w:type="character" w:customStyle="1" w:styleId="27">
    <w:name w:val="标题 1 Char"/>
    <w:link w:val="2"/>
    <w:qFormat/>
    <w:locked/>
    <w:uiPriority w:val="99"/>
    <w:rPr>
      <w:rFonts w:cs="Times New Roman"/>
      <w:bCs/>
      <w:kern w:val="44"/>
      <w:sz w:val="44"/>
      <w:szCs w:val="44"/>
    </w:rPr>
  </w:style>
  <w:style w:type="character" w:customStyle="1" w:styleId="28">
    <w:name w:val="正文文本 Char"/>
    <w:link w:val="6"/>
    <w:qFormat/>
    <w:locked/>
    <w:uiPriority w:val="99"/>
    <w:rPr>
      <w:rFonts w:ascii="Times New Roman" w:hAnsi="Times New Roman" w:eastAsia="宋体" w:cs="Times New Roman"/>
      <w:sz w:val="21"/>
      <w:szCs w:val="21"/>
    </w:rPr>
  </w:style>
  <w:style w:type="character" w:customStyle="1" w:styleId="29">
    <w:name w:val="日期 Char"/>
    <w:link w:val="9"/>
    <w:qFormat/>
    <w:locked/>
    <w:uiPriority w:val="99"/>
    <w:rPr>
      <w:rFonts w:ascii="Times New Roman" w:hAnsi="Times New Roman" w:eastAsia="宋体" w:cs="Times New Roman"/>
      <w:kern w:val="0"/>
      <w:sz w:val="24"/>
      <w:szCs w:val="24"/>
    </w:rPr>
  </w:style>
  <w:style w:type="character" w:customStyle="1" w:styleId="30">
    <w:name w:val="正文文本缩进 Char"/>
    <w:link w:val="7"/>
    <w:qFormat/>
    <w:locked/>
    <w:uiPriority w:val="99"/>
    <w:rPr>
      <w:rFonts w:cs="Times New Roman"/>
    </w:rPr>
  </w:style>
  <w:style w:type="character" w:customStyle="1" w:styleId="31">
    <w:name w:val="纯文本 Char"/>
    <w:link w:val="8"/>
    <w:qFormat/>
    <w:locked/>
    <w:uiPriority w:val="99"/>
    <w:rPr>
      <w:rFonts w:ascii="宋体" w:hAnsi="Courier New" w:eastAsia="宋体" w:cs="Times New Roman"/>
      <w:kern w:val="0"/>
      <w:sz w:val="21"/>
      <w:szCs w:val="21"/>
    </w:rPr>
  </w:style>
  <w:style w:type="character" w:customStyle="1" w:styleId="32">
    <w:name w:val="页眉 Char"/>
    <w:link w:val="12"/>
    <w:qFormat/>
    <w:locked/>
    <w:uiPriority w:val="99"/>
    <w:rPr>
      <w:rFonts w:cs="Times New Roman"/>
      <w:sz w:val="18"/>
      <w:szCs w:val="18"/>
    </w:rPr>
  </w:style>
  <w:style w:type="character" w:customStyle="1" w:styleId="33">
    <w:name w:val="页脚 Char"/>
    <w:link w:val="11"/>
    <w:qFormat/>
    <w:locked/>
    <w:uiPriority w:val="99"/>
    <w:rPr>
      <w:rFonts w:cs="Times New Roman"/>
      <w:sz w:val="18"/>
      <w:szCs w:val="18"/>
    </w:rPr>
  </w:style>
  <w:style w:type="character" w:customStyle="1" w:styleId="34">
    <w:name w:val="批注框文本 Char"/>
    <w:link w:val="10"/>
    <w:semiHidden/>
    <w:qFormat/>
    <w:locked/>
    <w:uiPriority w:val="99"/>
    <w:rPr>
      <w:rFonts w:cs="Times New Roman"/>
      <w:sz w:val="18"/>
      <w:szCs w:val="18"/>
    </w:rPr>
  </w:style>
  <w:style w:type="character" w:customStyle="1" w:styleId="35">
    <w:name w:val="批注文字 Char"/>
    <w:link w:val="4"/>
    <w:semiHidden/>
    <w:qFormat/>
    <w:locked/>
    <w:uiPriority w:val="99"/>
    <w:rPr>
      <w:rFonts w:cs="Times New Roman"/>
    </w:rPr>
  </w:style>
  <w:style w:type="character" w:customStyle="1" w:styleId="36">
    <w:name w:val="批注主题 Char"/>
    <w:link w:val="3"/>
    <w:semiHidden/>
    <w:qFormat/>
    <w:locked/>
    <w:uiPriority w:val="99"/>
    <w:rPr>
      <w:rFonts w:cs="Times New Roman"/>
      <w:b/>
      <w:bCs/>
    </w:rPr>
  </w:style>
  <w:style w:type="character" w:customStyle="1" w:styleId="37">
    <w:name w:val="文档结构图 Char"/>
    <w:link w:val="5"/>
    <w:semiHidden/>
    <w:qFormat/>
    <w:locked/>
    <w:uiPriority w:val="99"/>
    <w:rPr>
      <w:rFonts w:ascii="宋体" w:eastAsia="宋体" w:cs="Times New Roman"/>
      <w:sz w:val="18"/>
      <w:szCs w:val="18"/>
    </w:rPr>
  </w:style>
  <w:style w:type="character" w:customStyle="1" w:styleId="38">
    <w:name w:val="列出段落 Char"/>
    <w:link w:val="24"/>
    <w:qFormat/>
    <w:locked/>
    <w:uiPriority w:val="34"/>
    <w:rPr>
      <w:rFonts w:cs="Times New Roman"/>
    </w:rPr>
  </w:style>
  <w:style w:type="character" w:customStyle="1" w:styleId="39">
    <w:name w:val="第一条 Char"/>
    <w:link w:val="26"/>
    <w:qFormat/>
    <w:locked/>
    <w:uiPriority w:val="99"/>
    <w:rPr>
      <w:rFonts w:ascii="Tahoma" w:hAnsi="Tahoma" w:eastAsia="微软雅黑" w:cs="Times New Roman"/>
      <w:b/>
      <w:kern w:val="2"/>
      <w:sz w:val="21"/>
      <w:szCs w:val="21"/>
    </w:rPr>
  </w:style>
  <w:style w:type="table" w:customStyle="1" w:styleId="40">
    <w:name w:val="浅色底纹1"/>
    <w:qFormat/>
    <w:uiPriority w:val="99"/>
    <w:rPr>
      <w:color w:val="000000"/>
    </w:rPr>
    <w:tblPr>
      <w:tblBorders>
        <w:top w:val="single" w:color="000000" w:sz="8" w:space="0"/>
        <w:bottom w:val="single" w:color="000000" w:sz="8" w:space="0"/>
      </w:tblBorders>
      <w:tblCellMar>
        <w:top w:w="0" w:type="dxa"/>
        <w:left w:w="108" w:type="dxa"/>
        <w:bottom w:w="0" w:type="dxa"/>
        <w:right w:w="108" w:type="dxa"/>
      </w:tblCellMar>
    </w:tblPr>
  </w:style>
  <w:style w:type="table" w:customStyle="1" w:styleId="41">
    <w:name w:val="浅色底纹 - 强调文字颜色 11"/>
    <w:qFormat/>
    <w:uiPriority w:val="99"/>
    <w:rPr>
      <w:color w:val="365F91"/>
    </w:rPr>
    <w:tblPr>
      <w:tblBorders>
        <w:top w:val="single" w:color="4F81BD" w:sz="8" w:space="0"/>
        <w:bottom w:val="single" w:color="4F81BD" w:sz="8" w:space="0"/>
      </w:tblBorders>
      <w:tblCellMar>
        <w:top w:w="0" w:type="dxa"/>
        <w:left w:w="108" w:type="dxa"/>
        <w:bottom w:w="0" w:type="dxa"/>
        <w:right w:w="108" w:type="dxa"/>
      </w:tblCellMar>
    </w:tblPr>
  </w:style>
  <w:style w:type="paragraph" w:customStyle="1" w:styleId="42">
    <w:name w:val="列表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道有道</Company>
  <Pages>4</Pages>
  <Words>3851</Words>
  <Characters>4052</Characters>
  <Lines>30</Lines>
  <Paragraphs>8</Paragraphs>
  <ScaleCrop>false</ScaleCrop>
  <LinksUpToDate>false</LinksUpToDate>
  <CharactersWithSpaces>4235</CharactersWithSpaces>
  <Application>WPS Office_3.9.6.6441_F1E327BC-269C-435d-A152-05C5408002CA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2021-01-14T09:51:00Z</dcterms:created>
  <dc:creator>Colleen</dc:creator>
  <cp:lastModifiedBy>liuwei</cp:lastModifiedBy>
  <cp:lastPrinted>2020-06-16T09:56:00Z</cp:lastPrinted>
  <dcterms:modified xsi:type="dcterms:W3CDTF">2022-01-13T16:24:32Z</dcterms:modified>
  <dc:title>上上签电子签约平台服务协议</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2052-3.9.6.6441</vt:lpwstr>
  </property>
  <property fmtid="{D5CDD505-2E9C-101B-9397-08002B2CF9AE}" pid="4" name="ICV">
    <vt:lpwstr>E4661DD503CF4B0D872888C80F7834B4</vt:lpwstr>
  </property>
</Properties>
</file>