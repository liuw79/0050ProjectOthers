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8CA7C">
      <w:pPr>
        <w:pStyle w:val="19"/>
        <w:widowControl/>
      </w:pPr>
      <w:r>
        <w:t>我先</w:t>
      </w:r>
      <w:r>
        <w:t>总揽</w:t>
      </w:r>
      <w:r>
        <w:t>一下我们工作流程我也这个我以这个为例哈，我以一个股权激励项目为例。</w:t>
      </w:r>
    </w:p>
    <w:p w14:paraId="273A1830">
      <w:pPr>
        <w:pStyle w:val="19"/>
        <w:widowControl/>
      </w:pPr>
      <w:r>
        <w:t>【需求】客户会提出需求，并对现状进行描述，我们明确需求后会提供核心策略。</w:t>
      </w:r>
    </w:p>
    <w:p w14:paraId="11FEA47A">
      <w:pPr>
        <w:pStyle w:val="19"/>
        <w:widowControl/>
      </w:pPr>
      <w:r>
        <w:t>【策略】</w:t>
      </w:r>
      <w:r>
        <w:t>这个涉及</w:t>
      </w:r>
      <w:r>
        <w:t>客户要去评估这个事，你要不要做，如果要做，能不能干得成，那么如果这些核定策略确定下来，我们会给到他一个【</w:t>
      </w:r>
      <w:r>
        <w:t>方案】</w:t>
      </w:r>
      <w:r>
        <w:t>。</w:t>
      </w:r>
    </w:p>
    <w:p w14:paraId="41104BEC">
      <w:pPr>
        <w:pStyle w:val="19"/>
        <w:widowControl/>
      </w:pPr>
      <w:r>
        <w:t>【方案】</w:t>
      </w:r>
      <w:r>
        <w:t>就是相当于把这个项目涉及的</w:t>
      </w:r>
      <w:r>
        <w:t>全部的问题，以文件的方式，以</w:t>
      </w:r>
      <w:r>
        <w:t>计划文件的这种方式全部给它呈现出来，然后呈现这个</w:t>
      </w:r>
      <w:r>
        <w:t>事的一个全局，然后再往后就是需要通过合约方式落地。</w:t>
      </w:r>
    </w:p>
    <w:p w14:paraId="1D3791C5">
      <w:pPr>
        <w:pStyle w:val="19"/>
        <w:widowControl/>
      </w:pPr>
      <w:r>
        <w:t>【执行】如与员工和公司签订合同。</w:t>
      </w:r>
      <w:r>
        <w:t>包括帮他们把激励的这些做台账，这些算是落地的这部分，然后他还有后面</w:t>
      </w:r>
    </w:p>
    <w:p w14:paraId="6DBD09E5">
      <w:pPr>
        <w:pStyle w:val="19"/>
        <w:widowControl/>
      </w:pPr>
      <w:r>
        <w:t>【</w:t>
      </w:r>
      <w:r>
        <w:t>运行】</w:t>
      </w:r>
      <w:r>
        <w:t>，就是一个不定期的他。能不能有效，他一方面取决于刚开始设计的这个方案本身好不好，但是这个就好像开车一样，你过程的管理。对于到达目的地这件事情也非常清楚，虽然开始时我们提供了方向和计划，但过程中是否能实现目标，还需持续管理和跟进。</w:t>
      </w:r>
      <w:r>
        <w:t>过程管理包括或者叫目标管理或者项目管理的方式。</w:t>
      </w:r>
    </w:p>
    <w:p w14:paraId="44D73303">
      <w:pPr>
        <w:pStyle w:val="19"/>
        <w:widowControl/>
      </w:pPr>
      <w:r>
        <w:t>【迭代】</w:t>
      </w:r>
      <w:r>
        <w:t>到年底，比如说过程激励他愿意做这个继续做，那它其实还可以迭代。</w:t>
      </w:r>
    </w:p>
    <w:p w14:paraId="41D84E80">
      <w:pPr>
        <w:pStyle w:val="19"/>
        <w:widowControl/>
      </w:pPr>
      <w:r>
        <w:t>所以从这里呢，它</w:t>
      </w:r>
      <w:r>
        <w:t>就有一个输出，通过工具产出一个东西。然后这个产出和新的一个输入，通过工具又能有一个产出，再到一个工具，在叠加新的时候，这样</w:t>
      </w:r>
      <w:r>
        <w:t>的一个项目的这么一个 input article 的这么一个逻辑。</w:t>
      </w:r>
    </w:p>
    <w:p w14:paraId="3CC86C49">
      <w:pPr>
        <w:pStyle w:val="19"/>
        <w:widowControl/>
        <w:rPr>
          <w:color w:val="FF0000"/>
        </w:rPr>
      </w:pPr>
      <w:r>
        <w:t>然后这个中间是用项目管理的这种方式去做的，例如：</w:t>
      </w:r>
      <w:r>
        <w:t>有一个这个客户，他可能就是一个线索，他在微信上，他说他有这么一个需求。对吧。当然，我可以通过分析客户的【</w:t>
      </w:r>
      <w:ins w:id="0"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线索来源、所在行业和体量</w:t>
        </w:r>
      </w:ins>
      <w:r>
        <w:t>】</w:t>
      </w:r>
      <w:ins w:id="1"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，初步判断其是</w:t>
        </w:r>
      </w:ins>
      <w:r>
        <w:t>【</w:t>
      </w:r>
      <w:ins w:id="2"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否为我们的目标客户</w:t>
        </w:r>
      </w:ins>
      <w:r>
        <w:t>】</w:t>
      </w:r>
      <w:ins w:id="3"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。此时，我需要按照既定的</w:t>
        </w:r>
      </w:ins>
      <w:r>
        <w:t>【</w:t>
      </w:r>
      <w:ins w:id="4"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框架</w:t>
        </w:r>
      </w:ins>
      <w:r>
        <w:t>】</w:t>
      </w:r>
      <w:ins w:id="5" w:author="AI写作助手" w:date="2025-03-12T00:57:02Z" wpsCustomData:desc="修改后，语言更加简练，逻辑更加清晰。">
        <mc:AlternateContent>
          <mc:Choice Requires="wpsCustomData">
            <wpsCustomData:revDesc>
              <w:p>
                <w:r>
                  <w:t>修改后，语言更加简练，逻辑更加清晰。</w:t>
                </w:r>
              </w:p>
            </wpsCustomData:revDesc>
          </mc:Choice>
        </mc:AlternateContent>
        <w:r>
          <w:rPr/>
          <w:t>平台进行沟通，</w:t>
        </w:r>
      </w:ins>
      <w:r>
        <w:t>那么有一个线上的沟通完了之后呢，就会产生一个线上</w:t>
      </w:r>
      <w:r>
        <w:t>沟通的一个对话的文本，</w:t>
      </w:r>
      <w:r>
        <w:rPr>
          <w:color w:val="FF0000"/>
        </w:rPr>
        <w:t>【文本名称：线索沟通纪要】</w:t>
      </w:r>
      <w:r>
        <w:t>因为我们所有的沟通素材库是非常非常多的。我们所有的沟通都有录音，就是跟客户前前后后所有的沟通全部都有录音，主要是通过飞书完成。目的是将线索过程导入首次咨询中，我通过AI框架导出线索沟通的纪要并发送给他以便促成首次沟通。</w:t>
      </w:r>
      <w:r>
        <w:rPr>
          <w:color w:val="FF0000"/>
        </w:rPr>
        <w:t>【输出物-客户端：沟通纪要、需求分析&amp;策略建议（简版）【输出物-内部端：同类激励策略概览、业务、需求、策略沟通、三件套建设、激励需求的澄清、首次沟通问题清单】、下一步行动：首次沟通会议邀约（负责人、时间、会议方式）】【AI优化空间：提高首次沟通转化率】</w:t>
      </w:r>
    </w:p>
    <w:p w14:paraId="614BAD57">
      <w:pPr>
        <w:pStyle w:val="19"/>
        <w:widowControl/>
      </w:pPr>
      <w:ins w:id="6" w:author="AI写作助手" w:date="2025-03-12T00:57:08Z" wpsCustomData:desc="修改后，句子结构更加紧凑，信息传达更加清晰。">
        <mc:AlternateContent>
          <mc:Choice Requires="wpsCustomData">
            <wpsCustomData:revDesc>
              <w:p>
                <w:r>
                  <w:t>修改后，句子结构更加紧凑，信息传达更加清晰。</w:t>
                </w:r>
              </w:p>
            </wpsCustomData:revDesc>
          </mc:Choice>
        </mc:AlternateContent>
        <w:r>
          <w:rPr/>
          <w:t>首次沟通就基于这个框架进行，线索沟通和首次沟通完成后，都会保留相应的框架记录。</w:t>
        </w:r>
      </w:ins>
      <w:r>
        <w:t>框架本身需要一个线索沟通的一个纪要、</w:t>
      </w:r>
      <w:r>
        <w:t>比如说同类激励</w:t>
      </w:r>
      <w:r>
        <w:t>策略的概览，业务，需求策略的沟通，包括三件套的建设（</w:t>
      </w:r>
      <w:r>
        <w:t>一个方案：《保密协议书》、《股东合作协议书》和《竞业限制协议书》‌</w:t>
      </w:r>
    </w:p>
    <w:p w14:paraId="417809F1">
      <w:pPr>
        <w:rPr>
          <w:rFonts w:hint="eastAsia"/>
          <w:lang w:eastAsia="zh-CN"/>
        </w:rPr>
      </w:pPr>
      <w:r>
        <w:rPr>
          <w:rFonts w:hint="eastAsia"/>
          <w:lang w:eastAsia="zh-CN"/>
        </w:rPr>
        <w:t>1</w:t>
      </w:r>
    </w:p>
    <w:p w14:paraId="3D598B82">
      <w:pPr>
        <w:pStyle w:val="19"/>
        <w:widowControl/>
      </w:pPr>
      <w:r>
        <w:t>。）</w:t>
      </w:r>
      <w:r>
        <w:rPr>
          <w:color w:val="FF0000"/>
        </w:rPr>
        <w:t>【需要具体方案】</w:t>
      </w:r>
      <w:r>
        <w:t>，包括去激励需求的一个澄清，这每一个其实都是我们说的首次咨询框架当中的子项</w:t>
      </w:r>
      <w:r>
        <w:t>。</w:t>
      </w:r>
    </w:p>
    <w:p w14:paraId="4CB77590">
      <w:pPr>
        <w:pStyle w:val="19"/>
        <w:widowControl/>
      </w:pPr>
      <w:r>
        <w:t>换句话说，我的首次沟通旨在【围绕激励策略需求构建】。若已存在策略库，无论策略来源是我们提供还是AI自学，均可利用。首次沟通后，将形成对话文本，该文本基于所定框架。</w:t>
      </w:r>
      <w:r>
        <w:t>我们完成了首次咨询的对话，然后再下一步就要产出，为了成交去产出这个所谓的呈报</w:t>
      </w:r>
      <w:r>
        <w:t>方案的框架，那么首次咨询对话文本也可以产出一个</w:t>
      </w:r>
      <w:r>
        <w:rPr>
          <w:color w:val="FF0000"/>
        </w:rPr>
        <w:t>【输入：首次咨询纪要】</w:t>
      </w:r>
      <w:r>
        <w:t>，那通过这个框架产出一个首次咨询的纪要，然后</w:t>
      </w:r>
      <w:r>
        <w:rPr>
          <w:color w:val="FF0000"/>
        </w:rPr>
        <w:t>【输出物-客户端：首次咨询纪要、呈报方案简版：背景、需求、策略、建议&amp;下一步行动：呈报会议邀约（负责人、时间、会议方式）；输出物-内部端：完整呈报方案PPT大纲含服务和报价</w:t>
      </w:r>
      <w:r>
        <w:t>】</w:t>
      </w:r>
    </w:p>
    <w:p w14:paraId="58B8507C">
      <w:pPr>
        <w:pStyle w:val="19"/>
        <w:widowControl/>
      </w:pPr>
      <w:r>
        <w:t>那么呈报</w:t>
      </w:r>
      <w:r>
        <w:t>方案的框架里面就把服务和报价商务的部分加进去。</w:t>
      </w:r>
    </w:p>
    <w:p w14:paraId="7B9E9248">
      <w:pPr>
        <w:pStyle w:val="19"/>
        <w:widowControl/>
        <w:rPr>
          <w:color w:val="FF0000"/>
        </w:rPr>
      </w:pPr>
      <w:r>
        <w:rPr>
          <w:color w:val="FF0000"/>
        </w:rPr>
        <w:t>【输出物：呈报方案PPT】【输入物：合作协议&amp;付款凭证&amp;电子发票】</w:t>
      </w:r>
    </w:p>
    <w:p w14:paraId="6DE63728">
      <w:pPr>
        <w:pStyle w:val="19"/>
        <w:widowControl/>
      </w:pPr>
      <w:r>
        <w:t>那么前面的这个环节就结束了，那再往后。成交了，成交了之后，我们先给客户做的是一个业务的方案</w:t>
      </w:r>
      <w:r>
        <w:t>，业务访谈形式为与所有部门负责人进行沟通，该沟通依据既定框架进行。访谈后将产出相应文本，并为客户提供总结。此业务旨在通过部门负责人了解公司基本情况。</w:t>
      </w:r>
      <w:r>
        <w:t>那他们就会产出客户的背景需求，核心的策略包括方案，这个就进入到这个核心的这个交付里面了。那你然后经过讨论决策，那形成了一个最终的适配于客户的定制化的方</w:t>
      </w:r>
      <w:r>
        <w:t>法。那这个里面其实是整个业务。技术上的核心就是我把它叫作</w:t>
      </w:r>
      <w:r>
        <w:t>怎么办？对他就这个情况，你的我们过去用到的。哈哈，在他这儿不一定100%</w:t>
      </w:r>
      <w:r>
        <w:t>适配，或者叫不</w:t>
      </w:r>
      <w:r>
        <w:t>一定就是肯定不会100%</w:t>
      </w:r>
      <w:r>
        <w:t>适配，那这个方案应该是什么样的，这个东西放大开来，他就是说</w:t>
      </w:r>
      <w:r>
        <w:t>比如说有些股权激励，我们把它叫做战略承接式的，让它可能有个步骤。</w:t>
      </w:r>
    </w:p>
    <w:p w14:paraId="5EC9366E">
      <w:pPr>
        <w:pStyle w:val="19"/>
        <w:widowControl/>
      </w:pPr>
      <w:r>
        <w:t>降本增效型的规模，扩张型的组织，变革型的合伙人机制型的可能都有12345，这构成了整个方案的大框架：进行业务访谈，了解情况，然后提出方案，讨论并确定需求，最终形成方案并落地执行。</w:t>
      </w:r>
      <w:r>
        <w:t>但实际上所谓的这个方案，又是他可能又有各种组合，那最后方案定稿就变成了一个半个</w:t>
      </w:r>
      <w:r>
        <w:t>定稿的方案，就包括了计划的文本，包括台账。做过这种宣传，然后还有一些定制化的呈现的这个方案，那在后面的这个过程管理，可能月会，节会</w:t>
      </w:r>
      <w:r>
        <w:t>，年会年底的结算，跨年复购。包括客户的日常维护，目标管理，包括这些异常管理怎么来</w:t>
      </w:r>
      <w:r>
        <w:t>去做，这就涉及的</w:t>
      </w:r>
      <w:r>
        <w:t>业务的细节当中</w:t>
      </w:r>
      <w:r>
        <w:t>了。那么这就是我设想的，就是它流程是这样，但我们现在实际做得</w:t>
      </w:r>
      <w:r>
        <w:t>肯定还没有做得</w:t>
      </w:r>
      <w:r>
        <w:t>这么深哈，没有做到这么多。</w:t>
      </w:r>
    </w:p>
    <w:p w14:paraId="1CC9D628">
      <w:pPr>
        <w:pStyle w:val="19"/>
        <w:widowControl/>
      </w:pPr>
      <w:r>
        <w:t>我先举个例子。那么现在股权激励的这个咨询</w:t>
      </w:r>
      <w:r>
        <w:t>是这个线索咨询，我就需要有一个线索咨询的一个框架，想想看</w:t>
      </w:r>
      <w:r>
        <w:t>现实。线索好像是有一个。对，这就相当于我现在有一个线索的一个框架，这个框架指的是当有人发了微信，说他能不能先打电话问一下，或者说咱们见面先简单聊一下，好地聊</w:t>
      </w:r>
      <w:r>
        <w:t>什么就是聊这个东西。聊了之后，它就会产出一个文字记录，就</w:t>
      </w:r>
      <w:r>
        <w:t>会产出一个文字记录。我根据这个文字记录，我告诉AI，让它按照这个框架给我做总结。</w:t>
      </w:r>
      <w:r>
        <w:t>AI 就会给我按照这个框架做总结。对，这是首次接触纪要，他就是用这个，这个呢，我们想导出的就是，那你那基本上就我刚才说的那个策略很重要，那么实际上第二次讨论的就是关于策略方面的问题。</w:t>
      </w:r>
    </w:p>
    <w:p w14:paraId="071F0889">
      <w:pPr>
        <w:pStyle w:val="19"/>
        <w:widowControl/>
      </w:pPr>
      <w:r>
        <w:t>这个里面就需要叠加？我们的一个整体的一个沟通的一个东西。是。策略也本身是有个沟通框架。</w:t>
      </w:r>
    </w:p>
    <w:p w14:paraId="6D3C68A6">
      <w:pPr>
        <w:pStyle w:val="19"/>
        <w:widowControl/>
      </w:pPr>
      <w:r>
        <w:t>这个</w:t>
      </w:r>
      <w:r>
        <w:t>是我们一个客户。我先以这个为例吧！对，这个前</w:t>
      </w:r>
      <w:r>
        <w:t>面也是有空间，前期沟通反馈，然后我会给他介绍常见的股权激励的工具的定位客户根据这个再给我澄清他的需求是什么。然后我们再去推演这个叫三件套，就是他的业务情况大概是什么样的，然后核心条款的梳理，然后。可能现场我们还会做一些这个文件，或者说核心条款的这个</w:t>
      </w:r>
      <w:r>
        <w:t>建设，那这样的话再把它股权激励的这个要点再做一下，收敛，收敛就是那接下来它重点是什么？再来做访谈这些的，这个就是手，就是在我们的线索沟通是前面那个吗？就是</w:t>
      </w:r>
      <w:r>
        <w:t>很简单一个框架，然后线索沟通，他有这个东西，完了之后我们整理成这个</w:t>
      </w:r>
      <w:r>
        <w:t>，他说那我们见面沟通，见面沟通。这个框架就是刚才我</w:t>
      </w:r>
      <w:r>
        <w:t>看到的，我给你看到的这个。框架就是长这个样子的，就是我们会先讨论这个，再讨论这个，再讨论这个</w:t>
      </w:r>
      <w:r>
        <w:t>，那你在讨论的过程当中，就会产出它完整的这个相关的这个内容。</w:t>
      </w:r>
    </w:p>
    <w:p w14:paraId="4162B607">
      <w:pPr>
        <w:pStyle w:val="19"/>
        <w:widowControl/>
      </w:pPr>
      <w:r>
        <w:t>通过这个内容我再导出，刚才我们说的就是你的线索</w:t>
      </w:r>
      <w:r>
        <w:t>沟通结束了首次咨询，然后再导出我要去给他做承包方案，但因为这个客户他其实没有。没有到这个商务的部分就直接成交了，就是我们把这部分做完，就那就</w:t>
      </w:r>
      <w:r>
        <w:t>赶紧签合同开始干吧，还没来得及做这个就</w:t>
      </w:r>
      <w:r>
        <w:t>已经成交了，就进入到这个里面来了。就进入到这个里面来了。所以我就在想这个 AI 的应用在我们这儿应该还是很能落地的，能落地。还有一个原因就是除了我刚才说的我们这种流程思维哈。</w:t>
      </w:r>
    </w:p>
    <w:p w14:paraId="7C8BEEE2">
      <w:pPr>
        <w:pStyle w:val="19"/>
        <w:widowControl/>
      </w:pPr>
      <w:r>
        <w:t>input output 这种模块化的这种思维是一直在做的，还有一个很重要的就是我们几乎每这一</w:t>
      </w:r>
      <w:r>
        <w:t>个客户的每一个步骤，我们都有工作记录，包括这些录音。对于另一个客户，我们也保留了所有沟通录音，包括现场手绘的结构图等。</w:t>
      </w:r>
      <w:r>
        <w:t>然后完了像这种客户沟通完之后，我们还会给他一个东西，换句话说，本身第一个我们过去的工作记录非常模块化，你可以看到就是。它本身我这个纪录</w:t>
      </w:r>
      <w:r>
        <w:t>本身就是有模块的工作记录，第二个呢是工作流程的意识很强，第三个就是这种模块。</w:t>
      </w:r>
    </w:p>
    <w:p w14:paraId="4D2510A4">
      <w:pPr>
        <w:pStyle w:val="19"/>
        <w:widowControl/>
      </w:pPr>
      <w:r>
        <w:t>的这种输入输出的意识还是比较强的，然后你说这个 AI 能帮我们干什么，我们已经你比如说让他就是这个把文件给了他，然后他帮我输出这个东西，然后我按照我，我可能后面的是。按照我会给到他一个框架，让他按这个框架来去给我总结后面的这个，那他就迭代型</w:t>
      </w:r>
      <w:r>
        <w:t>，但是现在的问题也就在这，就是如果是仅仅用大模型。来做的话，你就发现这个东西就很笨，因为我没有办法训练他成为一个这种 agent，它就是个页面，然后你要不停地</w:t>
      </w:r>
      <w:r>
        <w:t>每次都要给它去喂这些东西，然后。它就让我的这个流程也自动不了，我就得一步一步来，虽然这个自动对我来说，因为我们这业务本身节奏也不是特别快，但是。这个</w:t>
      </w:r>
      <w:r>
        <w:t>还是需要，就是他这个本身给我提效的，这个</w:t>
      </w:r>
      <w:r>
        <w:t>还是要有的，那再到后面，比如说可能客户他提了一些问题，我让 AI 把客户的问题给我摘出来，然后我在这个问题里面再去探索。可能</w:t>
      </w:r>
      <w:r>
        <w:t>这就这个，就它就不是模块化的逻辑了，对吧，所以我当时把我的这个业务讲一讲，大概就是这么一个情况。</w:t>
      </w:r>
    </w:p>
    <w:p w14:paraId="4BA814AB">
      <w:pPr>
        <w:spacing w:after="200"/>
        <w:rPr>
          <w:rFonts w:hint="eastAsia"/>
        </w:rPr>
      </w:pPr>
      <w:r>
        <w:br w:type="page"/>
      </w:r>
    </w:p>
    <w:p w14:paraId="380A5A8D">
      <w:pPr>
        <w:pStyle w:val="165"/>
        <w:widowControl/>
        <w:rPr>
          <w:b/>
          <w:bCs/>
          <w:sz w:val="32"/>
          <w:szCs w:val="32"/>
        </w:rPr>
      </w:pPr>
      <w:r>
        <w:rPr>
          <w:b/>
          <w:bCs/>
          <w:sz w:val="32"/>
          <w:szCs w:val="32"/>
        </w:rPr>
        <w:t>股权激励业务流程AI化路径</w:t>
      </w:r>
    </w:p>
    <w:tbl>
      <w:tblPr>
        <w:tblStyle w:val="32"/>
        <w:tblW w:w="4799" w:type="pct"/>
        <w:tblInd w:w="0" w:type="dxa"/>
        <w:tblLayout w:type="autofit"/>
        <w:tblCellMar>
          <w:top w:w="0" w:type="dxa"/>
          <w:left w:w="0" w:type="dxa"/>
          <w:bottom w:w="0" w:type="dxa"/>
          <w:right w:w="0" w:type="dxa"/>
        </w:tblCellMar>
      </w:tblPr>
      <w:tblGrid>
        <w:gridCol w:w="849"/>
        <w:gridCol w:w="1108"/>
        <w:gridCol w:w="1104"/>
        <w:gridCol w:w="1268"/>
        <w:gridCol w:w="1569"/>
        <w:gridCol w:w="1894"/>
        <w:gridCol w:w="645"/>
      </w:tblGrid>
      <w:tr w14:paraId="68FCEB9E">
        <w:tblPrEx>
          <w:tblCellMar>
            <w:top w:w="0" w:type="dxa"/>
            <w:left w:w="0" w:type="dxa"/>
            <w:bottom w:w="0" w:type="dxa"/>
            <w:right w:w="0" w:type="dxa"/>
          </w:tblCellMar>
        </w:tblPrEx>
        <w:trPr>
          <w:trHeight w:val="909"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B51CDCB">
            <w:pPr>
              <w:jc w:val="center"/>
              <w:rPr>
                <w:rFonts w:hint="eastAsia" w:ascii="宋体" w:hAnsi="宋体" w:eastAsia="宋体" w:cs="宋体"/>
                <w:b/>
                <w:sz w:val="24"/>
                <w:szCs w:val="24"/>
              </w:rPr>
            </w:pPr>
            <w:r>
              <w:rPr>
                <w:rFonts w:hint="eastAsia" w:ascii="宋体" w:hAnsi="宋体" w:eastAsia="宋体" w:cs="宋体"/>
                <w:b/>
                <w:sz w:val="24"/>
                <w:szCs w:val="24"/>
              </w:rPr>
              <w:t>流程</w:t>
            </w:r>
          </w:p>
          <w:p w14:paraId="768F003B">
            <w:pPr>
              <w:jc w:val="center"/>
              <w:rPr>
                <w:rFonts w:hint="eastAsia" w:ascii="宋体" w:hAnsi="宋体" w:eastAsia="宋体" w:cs="宋体"/>
                <w:b/>
                <w:sz w:val="24"/>
                <w:szCs w:val="24"/>
              </w:rPr>
            </w:pPr>
            <w:r>
              <w:rPr>
                <w:rFonts w:hint="eastAsia" w:ascii="宋体" w:hAnsi="宋体" w:eastAsia="宋体" w:cs="宋体"/>
                <w:b/>
                <w:sz w:val="24"/>
                <w:szCs w:val="24"/>
              </w:rPr>
              <w:t>阶段</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CD9DBF2">
            <w:pPr>
              <w:jc w:val="center"/>
              <w:rPr>
                <w:rFonts w:hint="eastAsia" w:ascii="宋体" w:hAnsi="宋体" w:eastAsia="宋体" w:cs="宋体"/>
                <w:b/>
                <w:sz w:val="24"/>
                <w:szCs w:val="24"/>
              </w:rPr>
            </w:pPr>
            <w:r>
              <w:rPr>
                <w:rFonts w:hint="eastAsia" w:ascii="宋体" w:hAnsi="宋体" w:eastAsia="宋体" w:cs="宋体"/>
                <w:b/>
                <w:sz w:val="24"/>
                <w:szCs w:val="24"/>
              </w:rPr>
              <w:t>输入文档</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1A3D565">
            <w:pPr>
              <w:jc w:val="center"/>
              <w:rPr>
                <w:rFonts w:hint="eastAsia" w:ascii="宋体" w:hAnsi="宋体" w:eastAsia="宋体" w:cs="宋体"/>
                <w:b/>
                <w:sz w:val="24"/>
                <w:szCs w:val="24"/>
              </w:rPr>
            </w:pPr>
            <w:r>
              <w:rPr>
                <w:rFonts w:hint="eastAsia" w:ascii="宋体" w:hAnsi="宋体" w:eastAsia="宋体" w:cs="宋体"/>
                <w:b/>
                <w:sz w:val="24"/>
                <w:szCs w:val="24"/>
              </w:rPr>
              <w:t>决策框架</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FAC0C0C">
            <w:pPr>
              <w:jc w:val="center"/>
              <w:rPr>
                <w:rFonts w:hint="eastAsia" w:ascii="宋体" w:hAnsi="宋体" w:eastAsia="宋体" w:cs="宋体"/>
                <w:b/>
                <w:sz w:val="24"/>
                <w:szCs w:val="24"/>
              </w:rPr>
            </w:pPr>
            <w:r>
              <w:rPr>
                <w:rFonts w:hint="eastAsia" w:ascii="宋体" w:hAnsi="宋体" w:eastAsia="宋体" w:cs="宋体"/>
                <w:b/>
                <w:sz w:val="24"/>
                <w:szCs w:val="24"/>
              </w:rPr>
              <w:t>人工职能</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63367F4">
            <w:pPr>
              <w:jc w:val="center"/>
              <w:rPr>
                <w:rFonts w:hint="eastAsia" w:ascii="宋体" w:hAnsi="宋体" w:eastAsia="宋体" w:cs="宋体"/>
                <w:b/>
                <w:sz w:val="24"/>
                <w:szCs w:val="24"/>
              </w:rPr>
            </w:pPr>
            <w:r>
              <w:rPr>
                <w:rFonts w:hint="eastAsia" w:ascii="宋体" w:hAnsi="宋体" w:eastAsia="宋体" w:cs="宋体"/>
                <w:b/>
                <w:sz w:val="24"/>
                <w:szCs w:val="24"/>
              </w:rPr>
              <w:t>AI职能</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0DEED9C">
            <w:pPr>
              <w:jc w:val="center"/>
              <w:rPr>
                <w:rFonts w:hint="eastAsia" w:ascii="宋体" w:hAnsi="宋体" w:eastAsia="宋体" w:cs="宋体"/>
                <w:b/>
                <w:sz w:val="24"/>
                <w:szCs w:val="24"/>
              </w:rPr>
            </w:pPr>
            <w:r>
              <w:rPr>
                <w:rFonts w:hint="eastAsia" w:ascii="宋体" w:hAnsi="宋体" w:eastAsia="宋体" w:cs="宋体"/>
                <w:b/>
                <w:sz w:val="24"/>
                <w:szCs w:val="24"/>
              </w:rPr>
              <w:t>输出成果</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A7C0D94">
            <w:pPr>
              <w:jc w:val="center"/>
              <w:rPr>
                <w:rFonts w:hint="eastAsia" w:ascii="宋体" w:hAnsi="宋体" w:eastAsia="宋体" w:cs="宋体"/>
                <w:b/>
                <w:sz w:val="24"/>
                <w:szCs w:val="24"/>
              </w:rPr>
            </w:pPr>
            <w:r>
              <w:rPr>
                <w:rFonts w:hint="eastAsia" w:ascii="宋体" w:hAnsi="宋体" w:eastAsia="宋体" w:cs="宋体"/>
                <w:b/>
                <w:sz w:val="24"/>
                <w:szCs w:val="24"/>
              </w:rPr>
              <w:t>关联流程</w:t>
            </w:r>
          </w:p>
        </w:tc>
      </w:tr>
      <w:tr w14:paraId="260AE492">
        <w:tblPrEx>
          <w:tblCellMar>
            <w:top w:w="0" w:type="dxa"/>
            <w:left w:w="0" w:type="dxa"/>
            <w:bottom w:w="0" w:type="dxa"/>
            <w:right w:w="0" w:type="dxa"/>
          </w:tblCellMar>
        </w:tblPrEx>
        <w:trPr>
          <w:trHeight w:val="2199"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34084DA">
            <w:pPr>
              <w:jc w:val="left"/>
              <w:rPr>
                <w:rFonts w:hint="eastAsia" w:ascii="宋体" w:hAnsi="宋体" w:eastAsia="宋体" w:cs="宋体"/>
                <w:sz w:val="24"/>
                <w:szCs w:val="24"/>
              </w:rPr>
            </w:pPr>
            <w:r>
              <w:rPr>
                <w:rFonts w:hint="eastAsia" w:ascii="宋体" w:hAnsi="宋体" w:eastAsia="宋体" w:cs="宋体"/>
                <w:sz w:val="24"/>
                <w:szCs w:val="24"/>
              </w:rPr>
              <w:t xml:space="preserve">1. </w:t>
            </w:r>
          </w:p>
          <w:p w14:paraId="470E55FF">
            <w:pPr>
              <w:jc w:val="left"/>
              <w:rPr>
                <w:rFonts w:hint="eastAsia" w:ascii="宋体" w:hAnsi="宋体" w:eastAsia="宋体" w:cs="宋体"/>
                <w:sz w:val="24"/>
                <w:szCs w:val="24"/>
              </w:rPr>
            </w:pPr>
            <w:r>
              <w:rPr>
                <w:rFonts w:hint="eastAsia" w:ascii="宋体" w:hAnsi="宋体" w:eastAsia="宋体" w:cs="宋体"/>
                <w:sz w:val="24"/>
                <w:szCs w:val="24"/>
              </w:rPr>
              <w:t>线索</w:t>
            </w:r>
          </w:p>
          <w:p w14:paraId="5A6D35E5">
            <w:pPr>
              <w:jc w:val="left"/>
              <w:rPr>
                <w:rFonts w:hint="eastAsia" w:ascii="宋体" w:hAnsi="宋体" w:eastAsia="宋体" w:cs="宋体"/>
                <w:sz w:val="24"/>
                <w:szCs w:val="24"/>
              </w:rPr>
            </w:pPr>
            <w:r>
              <w:rPr>
                <w:rFonts w:hint="eastAsia" w:ascii="宋体" w:hAnsi="宋体" w:eastAsia="宋体" w:cs="宋体"/>
                <w:sz w:val="24"/>
                <w:szCs w:val="24"/>
              </w:rPr>
              <w:t>需求</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9E9266B">
            <w:pPr>
              <w:jc w:val="left"/>
              <w:rPr>
                <w:rFonts w:hint="eastAsia" w:ascii="宋体" w:hAnsi="宋体" w:eastAsia="宋体" w:cs="宋体"/>
                <w:sz w:val="24"/>
                <w:szCs w:val="24"/>
              </w:rPr>
            </w:pPr>
            <w:r>
              <w:rPr>
                <w:rFonts w:hint="eastAsia" w:ascii="宋体" w:hAnsi="宋体" w:eastAsia="宋体" w:cs="宋体"/>
                <w:sz w:val="24"/>
                <w:szCs w:val="24"/>
              </w:rPr>
              <w:t>《</w:t>
            </w:r>
            <w:r>
              <w:rPr>
                <w:rFonts w:hint="eastAsia" w:cs="宋体"/>
                <w:sz w:val="24"/>
                <w:szCs w:val="24"/>
                <w:lang w:val="en-US" w:eastAsia="zh-CN"/>
              </w:rPr>
              <w:t>线索沟通纪要</w:t>
            </w:r>
            <w:r>
              <w:rPr>
                <w:rFonts w:hint="eastAsia" w:ascii="宋体" w:hAnsi="宋体" w:eastAsia="宋体" w:cs="宋体"/>
                <w:sz w:val="24"/>
                <w:szCs w:val="24"/>
              </w:rPr>
              <w:t>》</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D7D7C7C">
            <w:pPr>
              <w:jc w:val="left"/>
              <w:rPr>
                <w:rFonts w:hint="default" w:ascii="宋体" w:hAnsi="宋体" w:eastAsia="宋体" w:cs="宋体"/>
                <w:sz w:val="24"/>
                <w:szCs w:val="24"/>
                <w:lang w:val="en-US" w:eastAsia="zh-CN"/>
              </w:rPr>
            </w:pPr>
            <w:r>
              <w:rPr>
                <w:rFonts w:hint="eastAsia" w:ascii="宋体" w:hAnsi="宋体" w:eastAsia="宋体" w:cs="宋体"/>
                <w:sz w:val="24"/>
                <w:szCs w:val="24"/>
              </w:rPr>
              <w:t>MTL线索分级模型</w:t>
            </w:r>
            <w:r>
              <w:rPr>
                <w:rFonts w:hint="eastAsia" w:cs="宋体"/>
                <w:sz w:val="24"/>
                <w:szCs w:val="24"/>
                <w:lang w:val="en-US" w:eastAsia="zh-CN"/>
              </w:rPr>
              <w:t>&amp;激励策略诊断模型</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08E5A4A">
            <w:pPr>
              <w:jc w:val="left"/>
              <w:rPr>
                <w:rFonts w:hint="default" w:ascii="宋体" w:hAnsi="宋体" w:eastAsia="宋体" w:cs="宋体"/>
                <w:sz w:val="24"/>
                <w:szCs w:val="24"/>
                <w:lang w:val="en-US" w:eastAsia="zh-CN"/>
              </w:rPr>
            </w:pPr>
            <w:r>
              <w:rPr>
                <w:rFonts w:hint="eastAsia" w:cs="宋体"/>
                <w:sz w:val="24"/>
                <w:szCs w:val="24"/>
                <w:lang w:val="en-US" w:eastAsia="zh-CN"/>
              </w:rPr>
              <w:t>商机真实性和客户匹配度</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1C3AA9A">
            <w:pPr>
              <w:jc w:val="left"/>
              <w:rPr>
                <w:rFonts w:hint="default" w:cs="宋体"/>
                <w:sz w:val="24"/>
                <w:szCs w:val="24"/>
                <w:lang w:val="en-US" w:eastAsia="zh-CN"/>
              </w:rPr>
            </w:pPr>
            <w:r>
              <w:rPr>
                <w:rFonts w:hint="eastAsia" w:cs="宋体"/>
                <w:sz w:val="24"/>
                <w:szCs w:val="24"/>
                <w:lang w:val="en-US" w:eastAsia="zh-CN"/>
              </w:rPr>
              <w:t>客户建档及分类；沟通纪要分析建议；首次沟通会议及日程创建</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DD159F8">
            <w:pPr>
              <w:jc w:val="left"/>
              <w:rPr>
                <w:rFonts w:hint="eastAsia"/>
                <w:color w:val="FF0000"/>
                <w:sz w:val="24"/>
                <w:szCs w:val="24"/>
                <w:lang w:val="en-US" w:eastAsia="zh-CN"/>
              </w:rPr>
            </w:pPr>
            <w:r>
              <w:rPr>
                <w:rFonts w:hint="eastAsia"/>
                <w:color w:val="FF0000"/>
                <w:sz w:val="24"/>
                <w:szCs w:val="24"/>
                <w:lang w:val="en-US" w:eastAsia="zh-CN"/>
              </w:rPr>
              <w:t>《需求诊断（简版）</w:t>
            </w:r>
            <w:bookmarkStart w:id="0" w:name="_GoBack"/>
            <w:bookmarkEnd w:id="0"/>
            <w:r>
              <w:rPr>
                <w:rFonts w:hint="eastAsia"/>
                <w:color w:val="FF0000"/>
                <w:sz w:val="24"/>
                <w:szCs w:val="24"/>
                <w:lang w:val="en-US" w:eastAsia="zh-CN"/>
              </w:rPr>
              <w:t>》</w:t>
            </w:r>
          </w:p>
          <w:p w14:paraId="3AF8B617">
            <w:pPr>
              <w:jc w:val="left"/>
              <w:rPr>
                <w:rFonts w:hint="eastAsia" w:ascii="宋体" w:hAnsi="宋体" w:eastAsia="宋体" w:cs="宋体"/>
                <w:sz w:val="24"/>
                <w:szCs w:val="24"/>
              </w:rPr>
            </w:pPr>
            <w:r>
              <w:rPr>
                <w:rFonts w:hint="eastAsia" w:cs="宋体"/>
                <w:sz w:val="24"/>
                <w:szCs w:val="24"/>
                <w:lang w:eastAsia="zh-CN"/>
              </w:rPr>
              <w:t>《</w:t>
            </w:r>
            <w:r>
              <w:rPr>
                <w:rFonts w:hint="eastAsia" w:cs="宋体"/>
                <w:sz w:val="24"/>
                <w:szCs w:val="24"/>
                <w:lang w:val="en-US" w:eastAsia="zh-CN"/>
              </w:rPr>
              <w:t>首次沟通问题清单</w:t>
            </w:r>
            <w:r>
              <w:rPr>
                <w:rFonts w:hint="eastAsia" w:ascii="宋体" w:hAnsi="宋体" w:eastAsia="宋体" w:cs="宋体"/>
                <w:sz w:val="24"/>
                <w:szCs w:val="24"/>
              </w:rPr>
              <w:t>》</w:t>
            </w:r>
          </w:p>
          <w:p w14:paraId="35E1EF44">
            <w:pPr>
              <w:jc w:val="left"/>
              <w:rPr>
                <w:rFonts w:hint="eastAsia" w:ascii="宋体" w:hAnsi="宋体" w:eastAsia="宋体" w:cs="宋体"/>
                <w:sz w:val="24"/>
                <w:szCs w:val="24"/>
                <w:lang w:val="en-US" w:eastAsia="zh-CN"/>
              </w:rPr>
            </w:pPr>
            <w:r>
              <w:rPr>
                <w:rFonts w:hint="eastAsia" w:cs="宋体"/>
                <w:sz w:val="24"/>
                <w:szCs w:val="24"/>
                <w:lang w:eastAsia="zh-CN"/>
              </w:rPr>
              <w:t>《</w:t>
            </w:r>
            <w:r>
              <w:rPr>
                <w:rFonts w:hint="eastAsia" w:cs="宋体"/>
                <w:sz w:val="24"/>
                <w:szCs w:val="24"/>
                <w:lang w:val="en-US" w:eastAsia="zh-CN"/>
              </w:rPr>
              <w:t>CRM客户档案</w:t>
            </w:r>
            <w:r>
              <w:rPr>
                <w:rFonts w:hint="eastAsia" w:cs="宋体"/>
                <w:sz w:val="24"/>
                <w:szCs w:val="24"/>
                <w:lang w:eastAsia="zh-CN"/>
              </w:rPr>
              <w:t>》</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0A87FFC">
            <w:pPr>
              <w:jc w:val="left"/>
              <w:rPr>
                <w:rFonts w:hint="eastAsia" w:ascii="宋体" w:hAnsi="宋体" w:eastAsia="宋体" w:cs="宋体"/>
                <w:sz w:val="24"/>
                <w:szCs w:val="24"/>
              </w:rPr>
            </w:pPr>
            <w:r>
              <w:rPr>
                <w:rFonts w:hint="eastAsia" w:ascii="宋体" w:hAnsi="宋体" w:eastAsia="宋体" w:cs="宋体"/>
                <w:sz w:val="24"/>
                <w:szCs w:val="24"/>
              </w:rPr>
              <w:t>商机入库</w:t>
            </w:r>
          </w:p>
        </w:tc>
      </w:tr>
      <w:tr w14:paraId="1869560A">
        <w:tblPrEx>
          <w:tblCellMar>
            <w:top w:w="0" w:type="dxa"/>
            <w:left w:w="0" w:type="dxa"/>
            <w:bottom w:w="0" w:type="dxa"/>
            <w:right w:w="0" w:type="dxa"/>
          </w:tblCellMar>
        </w:tblPrEx>
        <w:trPr>
          <w:trHeight w:val="1360"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0BD7111">
            <w:pPr>
              <w:jc w:val="left"/>
              <w:rPr>
                <w:rFonts w:hint="eastAsia" w:ascii="宋体" w:hAnsi="宋体" w:eastAsia="宋体" w:cs="宋体"/>
                <w:sz w:val="24"/>
                <w:szCs w:val="24"/>
              </w:rPr>
            </w:pPr>
            <w:r>
              <w:rPr>
                <w:rFonts w:hint="eastAsia" w:ascii="宋体" w:hAnsi="宋体" w:eastAsia="宋体" w:cs="宋体"/>
                <w:sz w:val="24"/>
                <w:szCs w:val="24"/>
              </w:rPr>
              <w:t xml:space="preserve">2. </w:t>
            </w:r>
          </w:p>
          <w:p w14:paraId="43BCB3D5">
            <w:pPr>
              <w:jc w:val="left"/>
              <w:rPr>
                <w:rFonts w:hint="eastAsia" w:ascii="宋体" w:hAnsi="宋体" w:eastAsia="宋体" w:cs="宋体"/>
                <w:sz w:val="24"/>
                <w:szCs w:val="24"/>
              </w:rPr>
            </w:pPr>
            <w:r>
              <w:rPr>
                <w:rFonts w:hint="eastAsia" w:ascii="宋体" w:hAnsi="宋体" w:eastAsia="宋体" w:cs="宋体"/>
                <w:sz w:val="24"/>
                <w:szCs w:val="24"/>
              </w:rPr>
              <w:t>策略</w:t>
            </w:r>
          </w:p>
          <w:p w14:paraId="1BC544FE">
            <w:pPr>
              <w:jc w:val="left"/>
              <w:rPr>
                <w:rFonts w:hint="eastAsia" w:ascii="宋体" w:hAnsi="宋体" w:eastAsia="宋体" w:cs="宋体"/>
                <w:sz w:val="24"/>
                <w:szCs w:val="24"/>
              </w:rPr>
            </w:pPr>
            <w:r>
              <w:rPr>
                <w:rFonts w:hint="eastAsia" w:ascii="宋体" w:hAnsi="宋体" w:eastAsia="宋体" w:cs="宋体"/>
                <w:sz w:val="24"/>
                <w:szCs w:val="24"/>
              </w:rPr>
              <w:t>建议</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8628DDC">
            <w:pPr>
              <w:jc w:val="left"/>
              <w:rPr>
                <w:rFonts w:hint="eastAsia" w:ascii="宋体" w:hAnsi="宋体" w:eastAsia="宋体" w:cs="宋体"/>
                <w:sz w:val="24"/>
                <w:szCs w:val="24"/>
              </w:rPr>
            </w:pPr>
            <w:r>
              <w:rPr>
                <w:rFonts w:hint="eastAsia" w:ascii="宋体" w:hAnsi="宋体" w:eastAsia="宋体" w:cs="宋体"/>
                <w:sz w:val="24"/>
                <w:szCs w:val="24"/>
              </w:rPr>
              <w:t>《</w:t>
            </w:r>
            <w:r>
              <w:rPr>
                <w:rFonts w:hint="eastAsia" w:cs="宋体"/>
                <w:sz w:val="24"/>
                <w:szCs w:val="24"/>
                <w:lang w:val="en-US" w:eastAsia="zh-CN"/>
              </w:rPr>
              <w:t>首次沟通纪要</w:t>
            </w:r>
            <w:r>
              <w:rPr>
                <w:rFonts w:hint="eastAsia" w:ascii="宋体" w:hAnsi="宋体" w:eastAsia="宋体" w:cs="宋体"/>
                <w:sz w:val="24"/>
                <w:szCs w:val="24"/>
              </w:rPr>
              <w:t>》</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5C403AD">
            <w:pPr>
              <w:jc w:val="left"/>
              <w:rPr>
                <w:rFonts w:hint="eastAsia" w:ascii="宋体" w:hAnsi="宋体" w:eastAsia="宋体" w:cs="宋体"/>
                <w:sz w:val="24"/>
                <w:szCs w:val="24"/>
              </w:rPr>
            </w:pPr>
            <w:r>
              <w:rPr>
                <w:rFonts w:hint="eastAsia" w:ascii="宋体" w:hAnsi="宋体" w:eastAsia="宋体" w:cs="宋体"/>
                <w:sz w:val="24"/>
                <w:szCs w:val="24"/>
              </w:rPr>
              <w:t>IPD方案决策树</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5360EF5">
            <w:pPr>
              <w:jc w:val="left"/>
              <w:rPr>
                <w:rFonts w:hint="default" w:cs="宋体"/>
                <w:sz w:val="24"/>
                <w:szCs w:val="24"/>
                <w:lang w:val="en-US" w:eastAsia="zh-CN"/>
              </w:rPr>
            </w:pPr>
            <w:r>
              <w:rPr>
                <w:rFonts w:hint="eastAsia" w:cs="宋体"/>
                <w:sz w:val="24"/>
                <w:szCs w:val="24"/>
                <w:lang w:val="en-US" w:eastAsia="zh-CN"/>
              </w:rPr>
              <w:t>案例匹配分析</w:t>
            </w:r>
          </w:p>
          <w:p w14:paraId="24F94240">
            <w:pPr>
              <w:jc w:val="left"/>
              <w:rPr>
                <w:rFonts w:hint="default" w:cs="宋体"/>
                <w:sz w:val="24"/>
                <w:szCs w:val="24"/>
                <w:lang w:val="en-US" w:eastAsia="zh-CN"/>
              </w:rPr>
            </w:pPr>
            <w:r>
              <w:rPr>
                <w:rFonts w:hint="eastAsia" w:cs="宋体"/>
                <w:sz w:val="24"/>
                <w:szCs w:val="24"/>
                <w:lang w:val="en-US" w:eastAsia="zh-CN"/>
              </w:rPr>
              <w:t>个性化定制</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514FF70">
            <w:pPr>
              <w:jc w:val="left"/>
              <w:rPr>
                <w:rFonts w:hint="default" w:ascii="宋体" w:hAnsi="宋体" w:eastAsia="宋体" w:cs="宋体"/>
                <w:sz w:val="24"/>
                <w:szCs w:val="24"/>
                <w:lang w:val="en-US" w:eastAsia="zh-CN"/>
              </w:rPr>
            </w:pPr>
            <w:r>
              <w:rPr>
                <w:rFonts w:hint="eastAsia" w:cs="宋体"/>
                <w:sz w:val="24"/>
                <w:szCs w:val="24"/>
                <w:lang w:val="en-US" w:eastAsia="zh-CN"/>
              </w:rPr>
              <w:t>需求分析、案例匹配及呈报方案生成；呈报方案会议及日程创建</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AAC0372">
            <w:pPr>
              <w:jc w:val="left"/>
              <w:rPr>
                <w:rFonts w:hint="default" w:ascii="宋体" w:hAnsi="宋体" w:eastAsia="宋体" w:cs="宋体"/>
                <w:sz w:val="24"/>
                <w:szCs w:val="24"/>
                <w:lang w:val="en-US" w:eastAsia="zh-CN"/>
              </w:rPr>
            </w:pPr>
            <w:r>
              <w:rPr>
                <w:rFonts w:hint="eastAsia" w:ascii="宋体" w:hAnsi="宋体" w:eastAsia="宋体" w:cs="宋体"/>
                <w:sz w:val="24"/>
                <w:szCs w:val="24"/>
              </w:rPr>
              <w:t>《</w:t>
            </w:r>
            <w:r>
              <w:rPr>
                <w:rFonts w:hint="eastAsia" w:cs="宋体"/>
                <w:sz w:val="24"/>
                <w:szCs w:val="24"/>
                <w:lang w:val="en-US" w:eastAsia="zh-CN"/>
              </w:rPr>
              <w:t>呈报方案（简版）</w:t>
            </w:r>
            <w:r>
              <w:rPr>
                <w:rFonts w:hint="eastAsia" w:ascii="宋体" w:hAnsi="宋体" w:eastAsia="宋体" w:cs="宋体"/>
                <w:sz w:val="24"/>
                <w:szCs w:val="24"/>
              </w:rPr>
              <w:t>》</w:t>
            </w:r>
            <w:r>
              <w:rPr>
                <w:rFonts w:hint="eastAsia" w:cs="宋体"/>
                <w:sz w:val="24"/>
                <w:szCs w:val="24"/>
                <w:lang w:val="en-US" w:eastAsia="zh-CN"/>
              </w:rPr>
              <w:t>含服务和报价</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E8AD764">
            <w:pPr>
              <w:jc w:val="left"/>
              <w:rPr>
                <w:rFonts w:hint="default" w:cs="宋体"/>
                <w:sz w:val="24"/>
                <w:szCs w:val="24"/>
                <w:lang w:val="en-US" w:eastAsia="zh-CN"/>
              </w:rPr>
            </w:pPr>
            <w:r>
              <w:rPr>
                <w:rFonts w:hint="eastAsia" w:cs="宋体"/>
                <w:sz w:val="24"/>
                <w:szCs w:val="24"/>
                <w:lang w:val="en-US" w:eastAsia="zh-CN"/>
              </w:rPr>
              <w:t>提案报价</w:t>
            </w:r>
          </w:p>
        </w:tc>
      </w:tr>
      <w:tr w14:paraId="64F5B949">
        <w:tblPrEx>
          <w:tblCellMar>
            <w:top w:w="0" w:type="dxa"/>
            <w:left w:w="0" w:type="dxa"/>
            <w:bottom w:w="0" w:type="dxa"/>
            <w:right w:w="0" w:type="dxa"/>
          </w:tblCellMar>
        </w:tblPrEx>
        <w:trPr>
          <w:trHeight w:val="1360"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20F7ED6">
            <w:pPr>
              <w:jc w:val="left"/>
              <w:rPr>
                <w:rFonts w:hint="eastAsia" w:ascii="宋体" w:hAnsi="宋体" w:eastAsia="宋体" w:cs="宋体"/>
                <w:sz w:val="24"/>
                <w:szCs w:val="24"/>
              </w:rPr>
            </w:pPr>
            <w:r>
              <w:rPr>
                <w:rFonts w:hint="eastAsia" w:ascii="宋体" w:hAnsi="宋体" w:eastAsia="宋体" w:cs="宋体"/>
                <w:sz w:val="24"/>
                <w:szCs w:val="24"/>
              </w:rPr>
              <w:t xml:space="preserve">3. </w:t>
            </w:r>
          </w:p>
          <w:p w14:paraId="4B02AF33">
            <w:pPr>
              <w:jc w:val="left"/>
              <w:rPr>
                <w:rFonts w:hint="eastAsia" w:ascii="宋体" w:hAnsi="宋体" w:eastAsia="宋体" w:cs="宋体"/>
                <w:sz w:val="24"/>
                <w:szCs w:val="24"/>
              </w:rPr>
            </w:pPr>
            <w:r>
              <w:rPr>
                <w:rFonts w:hint="eastAsia" w:ascii="宋体" w:hAnsi="宋体" w:eastAsia="宋体" w:cs="宋体"/>
                <w:sz w:val="24"/>
                <w:szCs w:val="24"/>
              </w:rPr>
              <w:t>解决</w:t>
            </w:r>
          </w:p>
          <w:p w14:paraId="6DA0E757">
            <w:pPr>
              <w:jc w:val="left"/>
              <w:rPr>
                <w:rFonts w:hint="eastAsia" w:ascii="宋体" w:hAnsi="宋体" w:eastAsia="宋体" w:cs="宋体"/>
                <w:sz w:val="24"/>
                <w:szCs w:val="24"/>
              </w:rPr>
            </w:pPr>
            <w:r>
              <w:rPr>
                <w:rFonts w:hint="eastAsia" w:ascii="宋体" w:hAnsi="宋体" w:eastAsia="宋体" w:cs="宋体"/>
                <w:sz w:val="24"/>
                <w:szCs w:val="24"/>
              </w:rPr>
              <w:t>方案</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E739815">
            <w:pPr>
              <w:jc w:val="left"/>
              <w:rPr>
                <w:rFonts w:hint="eastAsia" w:ascii="宋体" w:hAnsi="宋体" w:eastAsia="宋体" w:cs="宋体"/>
                <w:sz w:val="24"/>
                <w:szCs w:val="24"/>
                <w:lang w:eastAsia="zh-CN"/>
              </w:rPr>
            </w:pPr>
            <w:r>
              <w:rPr>
                <w:rFonts w:hint="eastAsia" w:cs="宋体"/>
                <w:sz w:val="24"/>
                <w:szCs w:val="24"/>
                <w:lang w:eastAsia="zh-CN"/>
              </w:rPr>
              <w:t>《</w:t>
            </w:r>
            <w:r>
              <w:rPr>
                <w:rFonts w:hint="eastAsia" w:cs="宋体"/>
                <w:sz w:val="24"/>
                <w:szCs w:val="24"/>
                <w:lang w:val="en-US" w:eastAsia="zh-CN"/>
              </w:rPr>
              <w:t>呈报方案（终版）</w:t>
            </w:r>
            <w:r>
              <w:rPr>
                <w:rFonts w:hint="eastAsia" w:cs="宋体"/>
                <w:sz w:val="24"/>
                <w:szCs w:val="24"/>
                <w:lang w:eastAsia="zh-CN"/>
              </w:rPr>
              <w:t>》</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B734DE8">
            <w:pPr>
              <w:jc w:val="left"/>
              <w:rPr>
                <w:rFonts w:hint="default" w:ascii="宋体" w:hAnsi="宋体" w:eastAsia="宋体" w:cs="宋体"/>
                <w:sz w:val="24"/>
                <w:szCs w:val="24"/>
                <w:lang w:val="en-US" w:eastAsia="zh-CN"/>
              </w:rPr>
            </w:pPr>
            <w:r>
              <w:rPr>
                <w:rFonts w:hint="eastAsia" w:cs="宋体"/>
                <w:sz w:val="24"/>
                <w:szCs w:val="24"/>
                <w:lang w:val="en-US" w:eastAsia="zh-CN"/>
              </w:rPr>
              <w:t>项目管理：关联多项交付任务</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5BCCF57">
            <w:pPr>
              <w:jc w:val="left"/>
              <w:rPr>
                <w:rFonts w:hint="default" w:ascii="宋体" w:hAnsi="宋体" w:eastAsia="宋体" w:cs="宋体"/>
                <w:sz w:val="24"/>
                <w:szCs w:val="24"/>
                <w:lang w:val="en-US" w:eastAsia="zh-CN"/>
              </w:rPr>
            </w:pPr>
            <w:r>
              <w:rPr>
                <w:rFonts w:hint="eastAsia" w:cs="宋体"/>
                <w:sz w:val="24"/>
                <w:szCs w:val="24"/>
                <w:lang w:val="en-US" w:eastAsia="zh-CN"/>
              </w:rPr>
              <w:t>方案汇报&amp;答疑</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2289AB7">
            <w:pPr>
              <w:jc w:val="left"/>
              <w:rPr>
                <w:rFonts w:hint="default" w:ascii="宋体" w:hAnsi="宋体" w:eastAsia="宋体" w:cs="宋体"/>
                <w:sz w:val="24"/>
                <w:szCs w:val="24"/>
                <w:lang w:val="en-US" w:eastAsia="zh-CN"/>
              </w:rPr>
            </w:pPr>
            <w:r>
              <w:rPr>
                <w:rFonts w:hint="eastAsia" w:cs="宋体"/>
                <w:sz w:val="24"/>
                <w:szCs w:val="24"/>
                <w:lang w:val="en-US" w:eastAsia="zh-CN"/>
              </w:rPr>
              <w:t>售前咨询转型项目管理</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DD179A3">
            <w:pPr>
              <w:jc w:val="left"/>
              <w:rPr>
                <w:rFonts w:hint="eastAsia" w:cs="宋体"/>
                <w:sz w:val="24"/>
                <w:szCs w:val="24"/>
                <w:lang w:eastAsia="zh-CN"/>
              </w:rPr>
            </w:pPr>
            <w:r>
              <w:rPr>
                <w:rFonts w:hint="eastAsia" w:ascii="宋体" w:hAnsi="宋体" w:eastAsia="宋体" w:cs="宋体"/>
                <w:sz w:val="24"/>
                <w:szCs w:val="24"/>
              </w:rPr>
              <w:t>《</w:t>
            </w:r>
            <w:r>
              <w:rPr>
                <w:rFonts w:hint="eastAsia" w:cs="宋体"/>
                <w:sz w:val="24"/>
                <w:szCs w:val="24"/>
                <w:lang w:val="en-US" w:eastAsia="zh-CN"/>
              </w:rPr>
              <w:t>高管名单及访谈问题</w:t>
            </w:r>
            <w:r>
              <w:rPr>
                <w:rFonts w:hint="eastAsia" w:ascii="宋体" w:hAnsi="宋体" w:eastAsia="宋体" w:cs="宋体"/>
                <w:sz w:val="24"/>
                <w:szCs w:val="24"/>
              </w:rPr>
              <w:t>》</w:t>
            </w:r>
            <w:r>
              <w:rPr>
                <w:rFonts w:hint="eastAsia" w:cs="宋体"/>
                <w:sz w:val="24"/>
                <w:szCs w:val="24"/>
                <w:lang w:eastAsia="zh-CN"/>
              </w:rPr>
              <w:t>《</w:t>
            </w:r>
            <w:r>
              <w:rPr>
                <w:rFonts w:hint="eastAsia" w:cs="宋体"/>
                <w:sz w:val="24"/>
                <w:szCs w:val="24"/>
                <w:lang w:val="en-US" w:eastAsia="zh-CN"/>
              </w:rPr>
              <w:t>激励三件套</w:t>
            </w:r>
            <w:r>
              <w:rPr>
                <w:rFonts w:hint="eastAsia" w:cs="宋体"/>
                <w:sz w:val="24"/>
                <w:szCs w:val="24"/>
                <w:lang w:eastAsia="zh-CN"/>
              </w:rPr>
              <w:t>》《</w:t>
            </w:r>
            <w:r>
              <w:rPr>
                <w:rFonts w:hint="eastAsia" w:cs="宋体"/>
                <w:sz w:val="24"/>
                <w:szCs w:val="24"/>
                <w:lang w:val="en-US" w:eastAsia="zh-CN"/>
              </w:rPr>
              <w:t>合作合同</w:t>
            </w:r>
            <w:r>
              <w:rPr>
                <w:rFonts w:hint="eastAsia" w:cs="宋体"/>
                <w:sz w:val="24"/>
                <w:szCs w:val="24"/>
                <w:lang w:eastAsia="zh-CN"/>
              </w:rPr>
              <w:t>》</w:t>
            </w:r>
          </w:p>
          <w:p w14:paraId="4D06619E">
            <w:pPr>
              <w:jc w:val="left"/>
              <w:rPr>
                <w:rFonts w:hint="default" w:cs="宋体"/>
                <w:sz w:val="24"/>
                <w:szCs w:val="24"/>
                <w:lang w:val="en-US" w:eastAsia="zh-CN"/>
              </w:rPr>
            </w:pPr>
            <w:r>
              <w:rPr>
                <w:rFonts w:hint="eastAsia" w:cs="宋体"/>
                <w:sz w:val="24"/>
                <w:szCs w:val="24"/>
                <w:lang w:eastAsia="zh-CN"/>
              </w:rPr>
              <w:t>《</w:t>
            </w:r>
            <w:r>
              <w:rPr>
                <w:rFonts w:hint="eastAsia" w:cs="宋体"/>
                <w:sz w:val="24"/>
                <w:szCs w:val="24"/>
                <w:lang w:val="en-US" w:eastAsia="zh-CN"/>
              </w:rPr>
              <w:t>CRM客户档案</w:t>
            </w:r>
            <w:r>
              <w:rPr>
                <w:rFonts w:hint="eastAsia" w:cs="宋体"/>
                <w:sz w:val="24"/>
                <w:szCs w:val="24"/>
                <w:lang w:eastAsia="zh-CN"/>
              </w:rPr>
              <w:t>》</w:t>
            </w:r>
            <w:r>
              <w:rPr>
                <w:rFonts w:hint="eastAsia" w:cs="宋体"/>
                <w:sz w:val="24"/>
                <w:szCs w:val="24"/>
                <w:lang w:val="en-US" w:eastAsia="zh-CN"/>
              </w:rPr>
              <w:t>-合同&amp;发票&amp;回款</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F64E80B">
            <w:pPr>
              <w:jc w:val="left"/>
              <w:rPr>
                <w:rFonts w:hint="eastAsia" w:ascii="宋体" w:hAnsi="宋体" w:eastAsia="宋体" w:cs="宋体"/>
                <w:sz w:val="24"/>
                <w:szCs w:val="24"/>
              </w:rPr>
            </w:pPr>
            <w:r>
              <w:rPr>
                <w:rFonts w:hint="eastAsia" w:ascii="宋体" w:hAnsi="宋体" w:eastAsia="宋体" w:cs="宋体"/>
                <w:sz w:val="24"/>
                <w:szCs w:val="24"/>
              </w:rPr>
              <w:t>合同签批</w:t>
            </w:r>
          </w:p>
        </w:tc>
      </w:tr>
      <w:tr w14:paraId="0BFAFC84">
        <w:tblPrEx>
          <w:tblCellMar>
            <w:top w:w="0" w:type="dxa"/>
            <w:left w:w="0" w:type="dxa"/>
            <w:bottom w:w="0" w:type="dxa"/>
            <w:right w:w="0" w:type="dxa"/>
          </w:tblCellMar>
        </w:tblPrEx>
        <w:trPr>
          <w:trHeight w:val="1360"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C33FB9B">
            <w:pPr>
              <w:jc w:val="left"/>
              <w:rPr>
                <w:rFonts w:hint="eastAsia" w:ascii="宋体" w:hAnsi="宋体" w:eastAsia="宋体" w:cs="宋体"/>
                <w:sz w:val="24"/>
                <w:szCs w:val="24"/>
              </w:rPr>
            </w:pPr>
            <w:r>
              <w:rPr>
                <w:rFonts w:hint="eastAsia" w:ascii="宋体" w:hAnsi="宋体" w:eastAsia="宋体" w:cs="宋体"/>
                <w:sz w:val="24"/>
                <w:szCs w:val="24"/>
              </w:rPr>
              <w:t xml:space="preserve">4. </w:t>
            </w:r>
          </w:p>
          <w:p w14:paraId="0EA1A48D">
            <w:pPr>
              <w:jc w:val="left"/>
              <w:rPr>
                <w:rFonts w:hint="eastAsia" w:ascii="宋体" w:hAnsi="宋体" w:eastAsia="宋体" w:cs="宋体"/>
                <w:sz w:val="24"/>
                <w:szCs w:val="24"/>
              </w:rPr>
            </w:pPr>
            <w:r>
              <w:rPr>
                <w:rFonts w:hint="eastAsia" w:ascii="宋体" w:hAnsi="宋体" w:eastAsia="宋体" w:cs="宋体"/>
                <w:sz w:val="24"/>
                <w:szCs w:val="24"/>
              </w:rPr>
              <w:t>落地</w:t>
            </w:r>
          </w:p>
          <w:p w14:paraId="5A2FC042">
            <w:pPr>
              <w:jc w:val="left"/>
              <w:rPr>
                <w:rFonts w:hint="eastAsia" w:ascii="宋体" w:hAnsi="宋体" w:eastAsia="宋体" w:cs="宋体"/>
                <w:sz w:val="24"/>
                <w:szCs w:val="24"/>
              </w:rPr>
            </w:pPr>
            <w:r>
              <w:rPr>
                <w:rFonts w:hint="eastAsia" w:ascii="宋体" w:hAnsi="宋体" w:eastAsia="宋体" w:cs="宋体"/>
                <w:sz w:val="24"/>
                <w:szCs w:val="24"/>
              </w:rPr>
              <w:t>执行</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ABE1120">
            <w:pPr>
              <w:jc w:val="left"/>
              <w:rPr>
                <w:rFonts w:hint="default" w:ascii="宋体" w:hAnsi="宋体" w:eastAsia="宋体" w:cs="宋体"/>
                <w:sz w:val="24"/>
                <w:szCs w:val="24"/>
              </w:rPr>
            </w:pPr>
            <w:r>
              <w:rPr>
                <w:rFonts w:hint="eastAsia" w:ascii="宋体" w:hAnsi="宋体" w:eastAsia="宋体" w:cs="宋体"/>
                <w:sz w:val="24"/>
                <w:szCs w:val="24"/>
              </w:rPr>
              <w:t>《高管访谈纪要》</w:t>
            </w:r>
            <w:r>
              <w:rPr>
                <w:rFonts w:hint="default" w:cs="宋体"/>
                <w:sz w:val="24"/>
                <w:szCs w:val="24"/>
              </w:rPr>
              <w:t>《条款确认函》</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17BA4D0">
            <w:pPr>
              <w:jc w:val="left"/>
              <w:rPr>
                <w:rFonts w:hint="eastAsia" w:ascii="宋体" w:hAnsi="宋体" w:eastAsia="宋体" w:cs="宋体"/>
                <w:sz w:val="24"/>
                <w:szCs w:val="24"/>
              </w:rPr>
            </w:pPr>
            <w:r>
              <w:rPr>
                <w:rFonts w:hint="default" w:cs="宋体"/>
                <w:sz w:val="24"/>
                <w:szCs w:val="24"/>
              </w:rPr>
              <w:t>项目管理及</w:t>
            </w:r>
            <w:r>
              <w:rPr>
                <w:rFonts w:hint="eastAsia" w:ascii="宋体" w:hAnsi="宋体" w:eastAsia="宋体" w:cs="宋体"/>
                <w:sz w:val="24"/>
                <w:szCs w:val="24"/>
              </w:rPr>
              <w:t>WBS分解工具</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6376E532">
            <w:pPr>
              <w:jc w:val="left"/>
              <w:rPr>
                <w:rFonts w:hint="default" w:ascii="宋体" w:hAnsi="宋体" w:eastAsia="宋体" w:cs="宋体"/>
                <w:sz w:val="24"/>
                <w:szCs w:val="24"/>
              </w:rPr>
            </w:pPr>
            <w:r>
              <w:rPr>
                <w:rFonts w:hint="eastAsia" w:cs="宋体"/>
                <w:sz w:val="24"/>
                <w:szCs w:val="24"/>
                <w:lang w:val="en-US" w:eastAsia="zh-CN"/>
              </w:rPr>
              <w:t>扮演AI的项目助理，协助沟通</w:t>
            </w:r>
            <w:r>
              <w:rPr>
                <w:rFonts w:hint="default" w:cs="宋体"/>
                <w:sz w:val="24"/>
                <w:szCs w:val="24"/>
                <w:lang w:eastAsia="zh-CN"/>
              </w:rPr>
              <w:t>；</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0FC5077">
            <w:pPr>
              <w:jc w:val="left"/>
              <w:rPr>
                <w:rFonts w:hint="default" w:ascii="宋体" w:hAnsi="宋体" w:eastAsia="宋体" w:cs="宋体"/>
                <w:sz w:val="24"/>
                <w:szCs w:val="24"/>
              </w:rPr>
            </w:pPr>
            <w:r>
              <w:rPr>
                <w:rFonts w:hint="eastAsia" w:cs="宋体"/>
                <w:sz w:val="24"/>
                <w:szCs w:val="24"/>
                <w:lang w:val="en-US" w:eastAsia="zh-CN"/>
              </w:rPr>
              <w:t>项目管理（</w:t>
            </w:r>
            <w:r>
              <w:rPr>
                <w:rFonts w:hint="eastAsia" w:ascii="宋体" w:hAnsi="宋体" w:eastAsia="宋体" w:cs="宋体"/>
                <w:sz w:val="24"/>
                <w:szCs w:val="24"/>
              </w:rPr>
              <w:t>生成执行路线图</w:t>
            </w:r>
            <w:r>
              <w:rPr>
                <w:rFonts w:hint="default" w:cs="宋体"/>
                <w:sz w:val="24"/>
                <w:szCs w:val="24"/>
              </w:rPr>
              <w:t>）</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CC3ABFD">
            <w:pPr>
              <w:jc w:val="left"/>
              <w:rPr>
                <w:rFonts w:hint="eastAsia" w:ascii="宋体" w:hAnsi="宋体" w:eastAsia="宋体" w:cs="宋体"/>
                <w:sz w:val="24"/>
                <w:szCs w:val="24"/>
              </w:rPr>
            </w:pPr>
            <w:r>
              <w:rPr>
                <w:rFonts w:hint="eastAsia" w:ascii="宋体" w:hAnsi="宋体" w:eastAsia="宋体" w:cs="宋体"/>
                <w:sz w:val="24"/>
                <w:szCs w:val="24"/>
              </w:rPr>
              <w:t>《执行监控看板》</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81D642C">
            <w:pPr>
              <w:jc w:val="left"/>
              <w:rPr>
                <w:rFonts w:hint="eastAsia" w:ascii="宋体" w:hAnsi="宋体" w:eastAsia="宋体" w:cs="宋体"/>
                <w:sz w:val="24"/>
                <w:szCs w:val="24"/>
              </w:rPr>
            </w:pPr>
            <w:r>
              <w:rPr>
                <w:rFonts w:hint="eastAsia" w:ascii="宋体" w:hAnsi="宋体" w:eastAsia="宋体" w:cs="宋体"/>
                <w:sz w:val="24"/>
                <w:szCs w:val="24"/>
              </w:rPr>
              <w:t>里程碑收款</w:t>
            </w:r>
          </w:p>
        </w:tc>
      </w:tr>
      <w:tr w14:paraId="463AF0E7">
        <w:tblPrEx>
          <w:tblCellMar>
            <w:top w:w="0" w:type="dxa"/>
            <w:left w:w="0" w:type="dxa"/>
            <w:bottom w:w="0" w:type="dxa"/>
            <w:right w:w="0" w:type="dxa"/>
          </w:tblCellMar>
        </w:tblPrEx>
        <w:trPr>
          <w:trHeight w:val="1182"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8186600">
            <w:pPr>
              <w:jc w:val="left"/>
              <w:rPr>
                <w:rFonts w:hint="eastAsia" w:ascii="宋体" w:hAnsi="宋体" w:eastAsia="宋体" w:cs="宋体"/>
                <w:sz w:val="24"/>
                <w:szCs w:val="24"/>
              </w:rPr>
            </w:pPr>
            <w:r>
              <w:rPr>
                <w:rFonts w:hint="eastAsia" w:ascii="宋体" w:hAnsi="宋体" w:eastAsia="宋体" w:cs="宋体"/>
                <w:sz w:val="24"/>
                <w:szCs w:val="24"/>
              </w:rPr>
              <w:t xml:space="preserve">5. </w:t>
            </w:r>
          </w:p>
          <w:p w14:paraId="0E33B2A9">
            <w:pPr>
              <w:jc w:val="left"/>
              <w:rPr>
                <w:rFonts w:hint="eastAsia" w:ascii="宋体" w:hAnsi="宋体" w:eastAsia="宋体" w:cs="宋体"/>
                <w:sz w:val="24"/>
                <w:szCs w:val="24"/>
              </w:rPr>
            </w:pPr>
            <w:r>
              <w:rPr>
                <w:rFonts w:hint="eastAsia" w:ascii="宋体" w:hAnsi="宋体" w:eastAsia="宋体" w:cs="宋体"/>
                <w:sz w:val="24"/>
                <w:szCs w:val="24"/>
              </w:rPr>
              <w:t>运行</w:t>
            </w:r>
          </w:p>
          <w:p w14:paraId="1D0837E3">
            <w:pPr>
              <w:jc w:val="left"/>
              <w:rPr>
                <w:rFonts w:hint="eastAsia" w:ascii="宋体" w:hAnsi="宋体" w:eastAsia="宋体" w:cs="宋体"/>
                <w:sz w:val="24"/>
                <w:szCs w:val="24"/>
              </w:rPr>
            </w:pPr>
            <w:r>
              <w:rPr>
                <w:rFonts w:hint="eastAsia" w:ascii="宋体" w:hAnsi="宋体" w:eastAsia="宋体" w:cs="宋体"/>
                <w:sz w:val="24"/>
                <w:szCs w:val="24"/>
              </w:rPr>
              <w:t>跟踪</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2A346538">
            <w:pPr>
              <w:jc w:val="left"/>
              <w:rPr>
                <w:rFonts w:hint="eastAsia" w:ascii="宋体" w:hAnsi="宋体" w:eastAsia="宋体" w:cs="宋体"/>
                <w:sz w:val="24"/>
                <w:szCs w:val="24"/>
              </w:rPr>
            </w:pPr>
            <w:r>
              <w:rPr>
                <w:rFonts w:hint="eastAsia" w:ascii="宋体" w:hAnsi="宋体" w:eastAsia="宋体" w:cs="宋体"/>
                <w:sz w:val="24"/>
                <w:szCs w:val="24"/>
              </w:rPr>
              <w:t>《季度行权数据表》《员工反馈报告》</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70C6474">
            <w:pPr>
              <w:jc w:val="left"/>
              <w:rPr>
                <w:rFonts w:hint="eastAsia" w:ascii="宋体" w:hAnsi="宋体" w:eastAsia="宋体" w:cs="宋体"/>
                <w:sz w:val="24"/>
                <w:szCs w:val="24"/>
              </w:rPr>
            </w:pPr>
            <w:r>
              <w:rPr>
                <w:rFonts w:hint="eastAsia" w:ascii="宋体" w:hAnsi="宋体" w:eastAsia="宋体" w:cs="宋体"/>
                <w:sz w:val="24"/>
                <w:szCs w:val="24"/>
              </w:rPr>
              <w:t>PDCA循环看板</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DCD2AF3">
            <w:pPr>
              <w:jc w:val="left"/>
              <w:rPr>
                <w:rFonts w:hint="default" w:ascii="宋体" w:hAnsi="宋体" w:eastAsia="宋体" w:cs="宋体"/>
                <w:sz w:val="24"/>
                <w:szCs w:val="24"/>
              </w:rPr>
            </w:pPr>
            <w:r>
              <w:rPr>
                <w:rFonts w:hint="default" w:cs="宋体"/>
                <w:sz w:val="24"/>
                <w:szCs w:val="24"/>
              </w:rPr>
              <w:t>参与季&amp;月度会议给出</w:t>
            </w:r>
            <w:r>
              <w:rPr>
                <w:rFonts w:hint="eastAsia" w:ascii="宋体" w:hAnsi="宋体" w:eastAsia="宋体" w:cs="宋体"/>
                <w:sz w:val="24"/>
                <w:szCs w:val="24"/>
              </w:rPr>
              <w:t>决策</w:t>
            </w:r>
            <w:r>
              <w:rPr>
                <w:rFonts w:hint="default" w:cs="宋体"/>
                <w:sz w:val="24"/>
                <w:szCs w:val="24"/>
              </w:rPr>
              <w:t>建议；</w:t>
            </w:r>
            <w:r>
              <w:rPr>
                <w:rFonts w:hint="eastAsia" w:cs="宋体"/>
                <w:sz w:val="24"/>
                <w:szCs w:val="24"/>
                <w:lang w:val="en-US" w:eastAsia="zh-CN"/>
              </w:rPr>
              <w:t>异常处理</w:t>
            </w:r>
            <w:r>
              <w:rPr>
                <w:rFonts w:hint="default" w:cs="宋体"/>
                <w:sz w:val="24"/>
                <w:szCs w:val="24"/>
                <w:lang w:eastAsia="zh-CN"/>
              </w:rPr>
              <w:t>及条款调整</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574E3CB7">
            <w:pPr>
              <w:jc w:val="left"/>
              <w:rPr>
                <w:rFonts w:hint="eastAsia" w:ascii="宋体" w:hAnsi="宋体" w:eastAsia="宋体" w:cs="宋体"/>
                <w:sz w:val="24"/>
                <w:szCs w:val="24"/>
              </w:rPr>
            </w:pPr>
            <w:r>
              <w:rPr>
                <w:rFonts w:hint="default" w:cs="宋体"/>
                <w:sz w:val="24"/>
                <w:szCs w:val="24"/>
              </w:rPr>
              <w:t>月度&amp;季度会议进展跟踪；</w:t>
            </w:r>
            <w:r>
              <w:rPr>
                <w:rFonts w:hint="eastAsia" w:ascii="宋体" w:hAnsi="宋体" w:eastAsia="宋体" w:cs="宋体"/>
                <w:sz w:val="24"/>
                <w:szCs w:val="24"/>
              </w:rPr>
              <w:t>生成风险预警</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0C27131">
            <w:pPr>
              <w:jc w:val="left"/>
              <w:rPr>
                <w:rFonts w:hint="eastAsia" w:ascii="宋体" w:hAnsi="宋体" w:eastAsia="宋体" w:cs="宋体"/>
                <w:sz w:val="24"/>
                <w:szCs w:val="24"/>
              </w:rPr>
            </w:pPr>
            <w:r>
              <w:rPr>
                <w:rFonts w:hint="eastAsia" w:ascii="宋体" w:hAnsi="宋体" w:eastAsia="宋体" w:cs="宋体"/>
                <w:sz w:val="24"/>
                <w:szCs w:val="24"/>
              </w:rPr>
              <w:t>《健康度分析报告》</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4116F03D">
            <w:pPr>
              <w:jc w:val="left"/>
              <w:rPr>
                <w:rFonts w:hint="eastAsia" w:ascii="宋体" w:hAnsi="宋体" w:eastAsia="宋体" w:cs="宋体"/>
                <w:sz w:val="24"/>
                <w:szCs w:val="24"/>
              </w:rPr>
            </w:pPr>
            <w:r>
              <w:rPr>
                <w:rFonts w:hint="eastAsia" w:ascii="宋体" w:hAnsi="宋体" w:eastAsia="宋体" w:cs="宋体"/>
                <w:sz w:val="24"/>
                <w:szCs w:val="24"/>
              </w:rPr>
              <w:t>续费谈判</w:t>
            </w:r>
          </w:p>
        </w:tc>
      </w:tr>
      <w:tr w14:paraId="0DD11D80">
        <w:tblPrEx>
          <w:tblCellMar>
            <w:top w:w="0" w:type="dxa"/>
            <w:left w:w="0" w:type="dxa"/>
            <w:bottom w:w="0" w:type="dxa"/>
            <w:right w:w="0" w:type="dxa"/>
          </w:tblCellMar>
        </w:tblPrEx>
        <w:trPr>
          <w:trHeight w:val="1286" w:hRule="atLeast"/>
        </w:trPr>
        <w:tc>
          <w:tcPr>
            <w:tcW w:w="503"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A0BBC92">
            <w:pPr>
              <w:jc w:val="left"/>
              <w:rPr>
                <w:rFonts w:hint="eastAsia" w:ascii="宋体" w:hAnsi="宋体" w:eastAsia="宋体" w:cs="宋体"/>
                <w:sz w:val="24"/>
                <w:szCs w:val="24"/>
              </w:rPr>
            </w:pPr>
            <w:r>
              <w:rPr>
                <w:rFonts w:hint="eastAsia" w:ascii="宋体" w:hAnsi="宋体" w:eastAsia="宋体" w:cs="宋体"/>
                <w:sz w:val="24"/>
                <w:szCs w:val="24"/>
              </w:rPr>
              <w:t xml:space="preserve">6. </w:t>
            </w:r>
          </w:p>
          <w:p w14:paraId="6FF52EE7">
            <w:pPr>
              <w:jc w:val="left"/>
              <w:rPr>
                <w:rFonts w:hint="eastAsia" w:ascii="宋体" w:hAnsi="宋体" w:eastAsia="宋体" w:cs="宋体"/>
                <w:sz w:val="24"/>
                <w:szCs w:val="24"/>
              </w:rPr>
            </w:pPr>
            <w:r>
              <w:rPr>
                <w:rFonts w:hint="eastAsia" w:ascii="宋体" w:hAnsi="宋体" w:eastAsia="宋体" w:cs="宋体"/>
                <w:sz w:val="24"/>
                <w:szCs w:val="24"/>
              </w:rPr>
              <w:t>评估</w:t>
            </w:r>
          </w:p>
          <w:p w14:paraId="1F1D3633">
            <w:pPr>
              <w:jc w:val="left"/>
              <w:rPr>
                <w:rFonts w:hint="eastAsia" w:ascii="宋体" w:hAnsi="宋体" w:eastAsia="宋体" w:cs="宋体"/>
                <w:sz w:val="24"/>
                <w:szCs w:val="24"/>
              </w:rPr>
            </w:pPr>
            <w:r>
              <w:rPr>
                <w:rFonts w:hint="eastAsia" w:ascii="宋体" w:hAnsi="宋体" w:eastAsia="宋体" w:cs="宋体"/>
                <w:sz w:val="24"/>
                <w:szCs w:val="24"/>
              </w:rPr>
              <w:t>迭代</w:t>
            </w:r>
          </w:p>
        </w:tc>
        <w:tc>
          <w:tcPr>
            <w:tcW w:w="656"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997044F">
            <w:pPr>
              <w:jc w:val="left"/>
              <w:rPr>
                <w:rFonts w:hint="eastAsia" w:ascii="宋体" w:hAnsi="宋体" w:eastAsia="宋体" w:cs="宋体"/>
                <w:sz w:val="24"/>
                <w:szCs w:val="24"/>
              </w:rPr>
            </w:pPr>
            <w:r>
              <w:rPr>
                <w:rFonts w:hint="eastAsia" w:ascii="宋体" w:hAnsi="宋体" w:eastAsia="宋体" w:cs="宋体"/>
                <w:sz w:val="24"/>
                <w:szCs w:val="24"/>
              </w:rPr>
              <w:t>《年度服务评价表》《需求升级建议》</w:t>
            </w:r>
          </w:p>
        </w:tc>
        <w:tc>
          <w:tcPr>
            <w:tcW w:w="654"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31E62F31">
            <w:pPr>
              <w:jc w:val="left"/>
              <w:rPr>
                <w:rFonts w:hint="eastAsia" w:ascii="宋体" w:hAnsi="宋体" w:eastAsia="宋体" w:cs="宋体"/>
                <w:sz w:val="24"/>
                <w:szCs w:val="24"/>
              </w:rPr>
            </w:pPr>
            <w:r>
              <w:rPr>
                <w:rFonts w:hint="eastAsia" w:ascii="宋体" w:hAnsi="宋体" w:eastAsia="宋体" w:cs="宋体"/>
                <w:sz w:val="24"/>
                <w:szCs w:val="24"/>
              </w:rPr>
              <w:t>因果知识图谱</w:t>
            </w:r>
          </w:p>
        </w:tc>
        <w:tc>
          <w:tcPr>
            <w:tcW w:w="751"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7B584F07">
            <w:pPr>
              <w:jc w:val="left"/>
              <w:rPr>
                <w:rFonts w:hint="eastAsia" w:ascii="宋体" w:hAnsi="宋体" w:eastAsia="宋体" w:cs="宋体"/>
                <w:sz w:val="24"/>
                <w:szCs w:val="24"/>
              </w:rPr>
            </w:pPr>
            <w:r>
              <w:rPr>
                <w:rFonts w:hint="eastAsia" w:ascii="宋体" w:hAnsi="宋体" w:eastAsia="宋体" w:cs="宋体"/>
                <w:sz w:val="24"/>
                <w:szCs w:val="24"/>
              </w:rPr>
              <w:t>知识库</w:t>
            </w:r>
            <w:r>
              <w:rPr>
                <w:rFonts w:hint="default" w:cs="宋体"/>
                <w:sz w:val="24"/>
                <w:szCs w:val="24"/>
              </w:rPr>
              <w:t>案例</w:t>
            </w:r>
            <w:r>
              <w:rPr>
                <w:rFonts w:hint="eastAsia" w:ascii="宋体" w:hAnsi="宋体" w:eastAsia="宋体" w:cs="宋体"/>
                <w:sz w:val="24"/>
                <w:szCs w:val="24"/>
              </w:rPr>
              <w:t>质量审核</w:t>
            </w:r>
          </w:p>
        </w:tc>
        <w:tc>
          <w:tcPr>
            <w:tcW w:w="929"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073132CD">
            <w:pPr>
              <w:jc w:val="left"/>
              <w:rPr>
                <w:rFonts w:hint="eastAsia" w:ascii="宋体" w:hAnsi="宋体" w:eastAsia="宋体" w:cs="宋体"/>
                <w:sz w:val="24"/>
                <w:szCs w:val="24"/>
              </w:rPr>
            </w:pPr>
            <w:r>
              <w:rPr>
                <w:rFonts w:hint="eastAsia" w:ascii="宋体" w:hAnsi="宋体" w:eastAsia="宋体" w:cs="宋体"/>
                <w:sz w:val="24"/>
                <w:szCs w:val="24"/>
              </w:rPr>
              <w:t>生成训练数据集</w:t>
            </w:r>
          </w:p>
        </w:tc>
        <w:tc>
          <w:tcPr>
            <w:tcW w:w="112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AE7DB59">
            <w:pPr>
              <w:jc w:val="left"/>
              <w:rPr>
                <w:rFonts w:hint="eastAsia" w:ascii="宋体" w:hAnsi="宋体" w:eastAsia="宋体" w:cs="宋体"/>
                <w:sz w:val="24"/>
                <w:szCs w:val="24"/>
              </w:rPr>
            </w:pPr>
            <w:r>
              <w:rPr>
                <w:rFonts w:hint="eastAsia" w:ascii="宋体" w:hAnsi="宋体" w:eastAsia="宋体" w:cs="宋体"/>
                <w:sz w:val="24"/>
                <w:szCs w:val="24"/>
              </w:rPr>
              <w:t>《</w:t>
            </w:r>
            <w:r>
              <w:rPr>
                <w:rFonts w:hint="default" w:cs="宋体"/>
                <w:sz w:val="24"/>
                <w:szCs w:val="24"/>
              </w:rPr>
              <w:t>案例</w:t>
            </w:r>
            <w:r>
              <w:rPr>
                <w:rFonts w:hint="eastAsia" w:ascii="宋体" w:hAnsi="宋体" w:eastAsia="宋体" w:cs="宋体"/>
                <w:sz w:val="24"/>
                <w:szCs w:val="24"/>
              </w:rPr>
              <w:t>白皮书202</w:t>
            </w:r>
            <w:r>
              <w:rPr>
                <w:rFonts w:hint="default" w:cs="宋体"/>
                <w:sz w:val="24"/>
                <w:szCs w:val="24"/>
              </w:rPr>
              <w:t>5</w:t>
            </w:r>
            <w:r>
              <w:rPr>
                <w:rFonts w:hint="eastAsia" w:ascii="宋体" w:hAnsi="宋体" w:eastAsia="宋体" w:cs="宋体"/>
                <w:sz w:val="24"/>
                <w:szCs w:val="24"/>
              </w:rPr>
              <w:t>》</w:t>
            </w:r>
          </w:p>
          <w:p w14:paraId="7D30C963">
            <w:pPr>
              <w:jc w:val="left"/>
              <w:rPr>
                <w:rFonts w:hint="default" w:ascii="宋体" w:hAnsi="宋体" w:eastAsia="宋体" w:cs="宋体"/>
                <w:sz w:val="24"/>
                <w:szCs w:val="24"/>
              </w:rPr>
            </w:pPr>
            <w:r>
              <w:rPr>
                <w:rFonts w:hint="default" w:cs="宋体"/>
                <w:sz w:val="24"/>
                <w:szCs w:val="24"/>
              </w:rPr>
              <w:t>《2026年度呈报方案》</w:t>
            </w:r>
          </w:p>
        </w:tc>
        <w:tc>
          <w:tcPr>
            <w:tcW w:w="382" w:type="pct"/>
            <w:tcBorders>
              <w:top w:val="single" w:color="000000" w:sz="2" w:space="0"/>
              <w:left w:val="single" w:color="000000" w:sz="2" w:space="0"/>
              <w:bottom w:val="single" w:color="000000" w:sz="2" w:space="0"/>
              <w:right w:val="single" w:color="000000" w:sz="2" w:space="0"/>
            </w:tcBorders>
            <w:tcMar>
              <w:top w:w="75" w:type="dxa"/>
              <w:left w:w="75" w:type="dxa"/>
              <w:bottom w:w="75" w:type="dxa"/>
              <w:right w:w="75" w:type="dxa"/>
            </w:tcMar>
            <w:vAlign w:val="center"/>
          </w:tcPr>
          <w:p w14:paraId="1AFF28D9">
            <w:pPr>
              <w:jc w:val="left"/>
              <w:rPr>
                <w:rFonts w:hint="eastAsia" w:ascii="宋体" w:hAnsi="宋体" w:eastAsia="宋体" w:cs="宋体"/>
                <w:sz w:val="24"/>
                <w:szCs w:val="24"/>
              </w:rPr>
            </w:pPr>
            <w:r>
              <w:rPr>
                <w:rFonts w:hint="eastAsia" w:ascii="宋体" w:hAnsi="宋体" w:eastAsia="宋体" w:cs="宋体"/>
                <w:sz w:val="24"/>
                <w:szCs w:val="24"/>
              </w:rPr>
              <w:t>长期合作</w:t>
            </w:r>
          </w:p>
        </w:tc>
      </w:tr>
    </w:tbl>
    <w:p w14:paraId="5E80ED95">
      <w:pPr>
        <w:tabs>
          <w:tab w:val="left" w:pos="1755"/>
        </w:tabs>
        <w:bidi w:val="0"/>
        <w:jc w:val="left"/>
        <w:rPr>
          <w:rFonts w:hint="eastAsia"/>
          <w:lang w:val="en-US" w:eastAsia="zh-CN"/>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9674C">
    <w:pPr>
      <w:pStyle w:val="24"/>
      <w:jc w:val="center"/>
    </w:pPr>
    <w:r>
      <w:drawing>
        <wp:inline distT="0" distB="0" distL="114300" distR="114300">
          <wp:extent cx="1270000" cy="114935"/>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I写作助手">
    <w15:presenceInfo w15:providerId="None" w15:userId="AI写作助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5B75BA"/>
    <w:rsid w:val="3CDB71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next w:val="1"/>
    <w:link w:val="139"/>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link w:val="140"/>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link w:val="14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link w:val="145"/>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next w:val="1"/>
    <w:link w:val="143"/>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link w:val="142"/>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1E386B"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1E386B"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2"/>
    <w:link w:val="157"/>
    <w:uiPriority w:val="30"/>
    <w:rPr>
      <w:b/>
      <w:bCs/>
      <w:i/>
      <w:iCs/>
      <w:color w:val="4874CB"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874CB" w:themeColor="accent1"/>
      <w14:textFill>
        <w14:solidFill>
          <w14:schemeClr w14:val="accent1"/>
        </w14:solidFill>
      </w14:textFill>
    </w:rPr>
  </w:style>
  <w:style w:type="character" w:customStyle="1" w:styleId="161">
    <w:name w:val="Subtle Reference"/>
    <w:basedOn w:val="132"/>
    <w:qFormat/>
    <w:uiPriority w:val="31"/>
    <w:rPr>
      <w:smallCaps/>
      <w:color w:val="EE822F" w:themeColor="accent2"/>
      <w:u w:val="single"/>
      <w14:textFill>
        <w14:solidFill>
          <w14:schemeClr w14:val="accent2"/>
        </w14:solidFill>
      </w14:textFill>
    </w:rPr>
  </w:style>
  <w:style w:type="character" w:customStyle="1" w:styleId="162">
    <w:name w:val="Intense Reference"/>
    <w:basedOn w:val="132"/>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4553</Words>
  <Characters>4852</Characters>
  <Lines>0</Lines>
  <Paragraphs>0</Paragraphs>
  <TotalTime>2145</TotalTime>
  <ScaleCrop>false</ScaleCrop>
  <LinksUpToDate>false</LinksUpToDate>
  <CharactersWithSpaces>4939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贺鹏</cp:lastModifiedBy>
  <dcterms:modified xsi:type="dcterms:W3CDTF">2025-03-15T15:53:22Z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eyJoZGlkIjoiMzEwNTM5NzYwMDRjMzkwZTVkZjY2ODkwMGIxNGU0OTUiLCJ1c2VySWQiOiI3NDUzNTA4NzcifQ==</vt:lpwstr>
  </property>
  <property fmtid="{D5CDD505-2E9C-101B-9397-08002B2CF9AE}" pid="3" name="KSOProductBuildVer">
    <vt:lpwstr>2052-12.1.0.20305</vt:lpwstr>
  </property>
  <property fmtid="{D5CDD505-2E9C-101B-9397-08002B2CF9AE}" pid="4" name="ICV">
    <vt:lpwstr>3C1DD26D7D2A412B89D3418DA945FDC1_12</vt:lpwstr>
  </property>
</Properties>
</file>