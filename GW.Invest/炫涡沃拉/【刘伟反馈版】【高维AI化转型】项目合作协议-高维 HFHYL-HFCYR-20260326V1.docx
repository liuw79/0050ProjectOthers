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210D1E">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rFonts w:hint="eastAsia" w:ascii="仿宋" w:hAnsi="仿宋" w:eastAsia="仿宋" w:cs="仿宋"/>
          <w:sz w:val="40"/>
          <w:szCs w:val="40"/>
        </w:rPr>
      </w:pPr>
      <w:r>
        <w:rPr>
          <w:rFonts w:hint="eastAsia" w:ascii="仿宋" w:hAnsi="仿宋" w:eastAsia="仿宋" w:cs="仿宋"/>
          <w:b/>
          <w:sz w:val="40"/>
          <w:szCs w:val="40"/>
        </w:rPr>
        <w:t>【高维AI化转型】项目合作协议</w:t>
      </w:r>
      <w:r>
        <w:commentReference w:id="0"/>
      </w:r>
    </w:p>
    <w:p w14:paraId="02717F5C">
      <w:pPr>
        <w:keepNext w:val="0"/>
        <w:keepLines w:val="0"/>
        <w:pageBreakBefore w:val="0"/>
        <w:widowControl w:val="0"/>
        <w:kinsoku/>
        <w:wordWrap/>
        <w:overflowPunct/>
        <w:topLinePunct w:val="0"/>
        <w:autoSpaceDE/>
        <w:autoSpaceDN/>
        <w:bidi w:val="0"/>
        <w:adjustRightInd/>
        <w:snapToGrid/>
        <w:spacing w:before="120" w:line="360" w:lineRule="auto"/>
        <w:ind w:left="0"/>
        <w:jc w:val="both"/>
        <w:textAlignment w:val="auto"/>
        <w:rPr>
          <w:rFonts w:hint="eastAsia" w:ascii="仿宋" w:hAnsi="仿宋" w:eastAsia="仿宋" w:cs="仿宋"/>
          <w:sz w:val="24"/>
          <w:szCs w:val="24"/>
        </w:rPr>
      </w:pPr>
      <w:r>
        <w:rPr>
          <w:rFonts w:hint="eastAsia" w:ascii="仿宋" w:hAnsi="仿宋" w:eastAsia="仿宋" w:cs="仿宋"/>
          <w:b/>
          <w:sz w:val="24"/>
          <w:szCs w:val="24"/>
        </w:rPr>
        <w:t>甲方：高维信息技术（深圳）有限公司（以下简称“甲方”）</w:t>
      </w:r>
    </w:p>
    <w:p w14:paraId="4884ECC9">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统一社会信用代码：</w:t>
      </w:r>
    </w:p>
    <w:p w14:paraId="7602C941">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联系地址：</w:t>
      </w:r>
    </w:p>
    <w:p w14:paraId="2F555D7A">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联系方式：</w:t>
      </w:r>
    </w:p>
    <w:p w14:paraId="1E5EC65E">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联系邮箱：</w:t>
      </w:r>
    </w:p>
    <w:p w14:paraId="2BDE4275">
      <w:pPr>
        <w:keepNext w:val="0"/>
        <w:keepLines w:val="0"/>
        <w:pageBreakBefore w:val="0"/>
        <w:widowControl w:val="0"/>
        <w:kinsoku/>
        <w:wordWrap/>
        <w:overflowPunct/>
        <w:topLinePunct w:val="0"/>
        <w:autoSpaceDE/>
        <w:autoSpaceDN/>
        <w:bidi w:val="0"/>
        <w:adjustRightInd/>
        <w:snapToGrid/>
        <w:spacing w:before="120" w:line="360" w:lineRule="auto"/>
        <w:ind w:left="0"/>
        <w:jc w:val="both"/>
        <w:textAlignment w:val="auto"/>
        <w:rPr>
          <w:rFonts w:hint="eastAsia" w:ascii="仿宋" w:hAnsi="仿宋" w:eastAsia="仿宋" w:cs="仿宋"/>
          <w:sz w:val="24"/>
          <w:szCs w:val="24"/>
        </w:rPr>
      </w:pPr>
      <w:r>
        <w:rPr>
          <w:rFonts w:hint="eastAsia" w:ascii="仿宋" w:hAnsi="仿宋" w:eastAsia="仿宋" w:cs="仿宋"/>
          <w:b/>
          <w:sz w:val="24"/>
          <w:szCs w:val="24"/>
        </w:rPr>
        <w:t>乙方：</w:t>
      </w:r>
    </w:p>
    <w:p w14:paraId="13B3706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b/>
          <w:bCs/>
          <w:sz w:val="24"/>
          <w:szCs w:val="24"/>
        </w:rPr>
      </w:pPr>
      <w:r>
        <w:rPr>
          <w:rFonts w:hint="eastAsia" w:ascii="仿宋" w:hAnsi="仿宋" w:eastAsia="仿宋" w:cs="仿宋"/>
          <w:b/>
          <w:bCs/>
          <w:sz w:val="24"/>
          <w:szCs w:val="24"/>
          <w:lang w:val="en-US" w:eastAsia="zh-CN"/>
        </w:rPr>
        <w:t>1、</w:t>
      </w:r>
      <w:r>
        <w:rPr>
          <w:rFonts w:hint="eastAsia" w:ascii="仿宋" w:hAnsi="仿宋" w:eastAsia="仿宋" w:cs="仿宋"/>
          <w:b/>
          <w:bCs/>
          <w:sz w:val="24"/>
          <w:szCs w:val="24"/>
        </w:rPr>
        <w:t>罗鑫（自然人）</w:t>
      </w:r>
    </w:p>
    <w:p w14:paraId="45A4A9F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sz w:val="24"/>
          <w:szCs w:val="24"/>
        </w:rPr>
      </w:pPr>
      <w:r>
        <w:rPr>
          <w:rFonts w:hint="eastAsia" w:ascii="仿宋" w:hAnsi="仿宋" w:eastAsia="仿宋" w:cs="仿宋"/>
          <w:sz w:val="24"/>
          <w:szCs w:val="24"/>
        </w:rPr>
        <w:t xml:space="preserve">身份证号：          </w:t>
      </w:r>
    </w:p>
    <w:p w14:paraId="71E4E0D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sz w:val="24"/>
          <w:szCs w:val="24"/>
        </w:rPr>
      </w:pPr>
      <w:r>
        <w:rPr>
          <w:rFonts w:hint="eastAsia" w:ascii="仿宋" w:hAnsi="仿宋" w:eastAsia="仿宋" w:cs="仿宋"/>
          <w:sz w:val="24"/>
          <w:szCs w:val="24"/>
        </w:rPr>
        <w:t xml:space="preserve">联系地址：      </w:t>
      </w:r>
    </w:p>
    <w:p w14:paraId="7B6463B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sz w:val="24"/>
          <w:szCs w:val="24"/>
          <w:lang w:val="en-US" w:eastAsia="zh-CN"/>
        </w:rPr>
      </w:pPr>
      <w:r>
        <w:rPr>
          <w:rFonts w:hint="eastAsia" w:ascii="仿宋" w:hAnsi="仿宋" w:eastAsia="仿宋" w:cs="仿宋"/>
          <w:sz w:val="24"/>
          <w:szCs w:val="24"/>
        </w:rPr>
        <w:t>联系电话：</w:t>
      </w:r>
      <w:r>
        <w:rPr>
          <w:rFonts w:hint="eastAsia" w:ascii="仿宋" w:hAnsi="仿宋" w:eastAsia="仿宋" w:cs="仿宋"/>
          <w:sz w:val="24"/>
          <w:szCs w:val="24"/>
          <w:lang w:val="en-US" w:eastAsia="zh-CN"/>
        </w:rPr>
        <w:t xml:space="preserve">      </w:t>
      </w:r>
    </w:p>
    <w:p w14:paraId="33A1014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联系邮箱：</w:t>
      </w:r>
    </w:p>
    <w:p w14:paraId="40817D3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b/>
          <w:bCs/>
          <w:sz w:val="24"/>
          <w:szCs w:val="24"/>
        </w:rPr>
      </w:pPr>
      <w:r>
        <w:rPr>
          <w:rFonts w:hint="eastAsia" w:ascii="仿宋" w:hAnsi="仿宋" w:eastAsia="仿宋" w:cs="仿宋"/>
          <w:b/>
          <w:bCs/>
          <w:sz w:val="24"/>
          <w:szCs w:val="24"/>
          <w:lang w:val="en-US" w:eastAsia="zh-CN"/>
        </w:rPr>
        <w:t>2、</w:t>
      </w:r>
      <w:r>
        <w:rPr>
          <w:rFonts w:hint="eastAsia" w:ascii="仿宋" w:hAnsi="仿宋" w:eastAsia="仿宋" w:cs="仿宋"/>
          <w:b/>
          <w:bCs/>
          <w:sz w:val="24"/>
          <w:szCs w:val="24"/>
        </w:rPr>
        <w:t>张颖（自然人）</w:t>
      </w:r>
    </w:p>
    <w:p w14:paraId="38D115F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sz w:val="24"/>
          <w:szCs w:val="24"/>
        </w:rPr>
      </w:pPr>
      <w:r>
        <w:rPr>
          <w:rFonts w:hint="eastAsia" w:ascii="仿宋" w:hAnsi="仿宋" w:eastAsia="仿宋" w:cs="仿宋"/>
          <w:sz w:val="24"/>
          <w:szCs w:val="24"/>
        </w:rPr>
        <w:t xml:space="preserve">身份证号：          </w:t>
      </w:r>
    </w:p>
    <w:p w14:paraId="1990DF7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sz w:val="24"/>
          <w:szCs w:val="24"/>
        </w:rPr>
      </w:pPr>
      <w:r>
        <w:rPr>
          <w:rFonts w:hint="eastAsia" w:ascii="仿宋" w:hAnsi="仿宋" w:eastAsia="仿宋" w:cs="仿宋"/>
          <w:sz w:val="24"/>
          <w:szCs w:val="24"/>
        </w:rPr>
        <w:t xml:space="preserve">联系地址：      </w:t>
      </w:r>
    </w:p>
    <w:p w14:paraId="7A5DE29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sz w:val="24"/>
          <w:szCs w:val="24"/>
          <w:lang w:val="en-US" w:eastAsia="zh-CN"/>
        </w:rPr>
      </w:pPr>
      <w:r>
        <w:rPr>
          <w:rFonts w:hint="eastAsia" w:ascii="仿宋" w:hAnsi="仿宋" w:eastAsia="仿宋" w:cs="仿宋"/>
          <w:sz w:val="24"/>
          <w:szCs w:val="24"/>
        </w:rPr>
        <w:t>联系电话：</w:t>
      </w:r>
      <w:r>
        <w:rPr>
          <w:rFonts w:hint="eastAsia" w:ascii="仿宋" w:hAnsi="仿宋" w:eastAsia="仿宋" w:cs="仿宋"/>
          <w:sz w:val="24"/>
          <w:szCs w:val="24"/>
          <w:lang w:val="en-US" w:eastAsia="zh-CN"/>
        </w:rPr>
        <w:t xml:space="preserve">      </w:t>
      </w:r>
    </w:p>
    <w:p w14:paraId="4EB1456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b/>
          <w:bCs/>
          <w:sz w:val="24"/>
          <w:szCs w:val="24"/>
        </w:rPr>
      </w:pPr>
      <w:r>
        <w:rPr>
          <w:rFonts w:hint="eastAsia" w:ascii="仿宋" w:hAnsi="仿宋" w:eastAsia="仿宋" w:cs="仿宋"/>
          <w:b/>
          <w:bCs/>
          <w:sz w:val="24"/>
          <w:szCs w:val="24"/>
          <w:lang w:val="en-US" w:eastAsia="zh-CN"/>
        </w:rPr>
        <w:t>3、</w:t>
      </w:r>
      <w:r>
        <w:rPr>
          <w:rFonts w:hint="eastAsia" w:ascii="仿宋" w:hAnsi="仿宋" w:eastAsia="仿宋" w:cs="仿宋"/>
          <w:b/>
          <w:bCs/>
          <w:sz w:val="24"/>
          <w:szCs w:val="24"/>
        </w:rPr>
        <w:t>王天时（自然人）</w:t>
      </w:r>
    </w:p>
    <w:p w14:paraId="003B16C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sz w:val="24"/>
          <w:szCs w:val="24"/>
        </w:rPr>
      </w:pPr>
      <w:r>
        <w:rPr>
          <w:rFonts w:hint="eastAsia" w:ascii="仿宋" w:hAnsi="仿宋" w:eastAsia="仿宋" w:cs="仿宋"/>
          <w:sz w:val="24"/>
          <w:szCs w:val="24"/>
        </w:rPr>
        <w:t xml:space="preserve">身份证号：         </w:t>
      </w:r>
    </w:p>
    <w:p w14:paraId="54D6132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sz w:val="24"/>
          <w:szCs w:val="24"/>
        </w:rPr>
      </w:pPr>
      <w:r>
        <w:rPr>
          <w:rFonts w:hint="eastAsia" w:ascii="仿宋" w:hAnsi="仿宋" w:eastAsia="仿宋" w:cs="仿宋"/>
          <w:sz w:val="24"/>
          <w:szCs w:val="24"/>
        </w:rPr>
        <w:t xml:space="preserve">联系地址：      </w:t>
      </w:r>
    </w:p>
    <w:p w14:paraId="54E8DC2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sz w:val="24"/>
          <w:szCs w:val="24"/>
          <w:lang w:val="en-US" w:eastAsia="zh-CN"/>
        </w:rPr>
      </w:pPr>
      <w:r>
        <w:rPr>
          <w:rFonts w:hint="eastAsia" w:ascii="仿宋" w:hAnsi="仿宋" w:eastAsia="仿宋" w:cs="仿宋"/>
          <w:sz w:val="24"/>
          <w:szCs w:val="24"/>
        </w:rPr>
        <w:t>联系电话：</w:t>
      </w:r>
      <w:r>
        <w:rPr>
          <w:rFonts w:hint="eastAsia" w:ascii="仿宋" w:hAnsi="仿宋" w:eastAsia="仿宋" w:cs="仿宋"/>
          <w:sz w:val="24"/>
          <w:szCs w:val="24"/>
          <w:lang w:val="en-US" w:eastAsia="zh-CN"/>
        </w:rPr>
        <w:t xml:space="preserve">     </w:t>
      </w:r>
    </w:p>
    <w:p w14:paraId="20DF71B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联系邮箱：</w:t>
      </w:r>
    </w:p>
    <w:p w14:paraId="08E51F68">
      <w:pPr>
        <w:keepNext w:val="0"/>
        <w:keepLines w:val="0"/>
        <w:pageBreakBefore w:val="0"/>
        <w:widowControl w:val="0"/>
        <w:kinsoku/>
        <w:wordWrap/>
        <w:overflowPunct/>
        <w:topLinePunct w:val="0"/>
        <w:autoSpaceDE/>
        <w:autoSpaceDN/>
        <w:bidi w:val="0"/>
        <w:adjustRightInd/>
        <w:snapToGrid/>
        <w:spacing w:before="120"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（以下乙方三人合称“乙方”，甲方与乙方合称“双方”）</w:t>
      </w:r>
    </w:p>
    <w:p w14:paraId="68983FEA">
      <w:pPr>
        <w:keepNext w:val="0"/>
        <w:keepLines w:val="0"/>
        <w:pageBreakBefore w:val="0"/>
        <w:widowControl w:val="0"/>
        <w:kinsoku/>
        <w:wordWrap/>
        <w:overflowPunct/>
        <w:topLinePunct w:val="0"/>
        <w:autoSpaceDE/>
        <w:autoSpaceDN/>
        <w:bidi w:val="0"/>
        <w:adjustRightInd/>
        <w:snapToGrid/>
        <w:spacing w:before="120" w:line="360" w:lineRule="auto"/>
        <w:ind w:left="0"/>
        <w:jc w:val="both"/>
        <w:textAlignment w:val="auto"/>
        <w:rPr>
          <w:rFonts w:hint="eastAsia" w:ascii="仿宋" w:hAnsi="仿宋" w:eastAsia="仿宋" w:cs="仿宋"/>
          <w:sz w:val="24"/>
          <w:szCs w:val="24"/>
        </w:rPr>
      </w:pPr>
      <w:r>
        <w:rPr>
          <w:rFonts w:hint="eastAsia" w:ascii="仿宋" w:hAnsi="仿宋" w:eastAsia="仿宋" w:cs="仿宋"/>
          <w:b/>
          <w:sz w:val="24"/>
          <w:szCs w:val="24"/>
        </w:rPr>
        <w:t>鉴于：</w:t>
      </w:r>
      <w:r>
        <w:rPr>
          <w:rFonts w:hint="eastAsia" w:ascii="仿宋" w:hAnsi="仿宋" w:eastAsia="仿宋" w:cs="仿宋"/>
          <w:sz w:val="24"/>
          <w:szCs w:val="24"/>
        </w:rPr>
        <w:t>甲方系一家依法设立并有效存续的企业，主营商学相关业务，正推进AI化转型，拟通过打造全面AI化的公开课、训战/方案班、微咨询，实现高维学堂核心业务数智化升级，构建支撑甲方商学平台战略的数智化平台</w:t>
      </w:r>
      <w:r>
        <w:rPr>
          <w:rFonts w:hint="eastAsia" w:ascii="仿宋" w:hAnsi="仿宋" w:eastAsia="仿宋" w:cs="仿宋"/>
          <w:sz w:val="24"/>
          <w:szCs w:val="24"/>
          <w:lang w:val="en-US" w:eastAsia="zh-CN"/>
        </w:rPr>
        <w:t>基础</w:t>
      </w:r>
      <w:r>
        <w:rPr>
          <w:rFonts w:hint="eastAsia" w:ascii="仿宋" w:hAnsi="仿宋" w:eastAsia="仿宋" w:cs="仿宋"/>
          <w:sz w:val="24"/>
          <w:szCs w:val="24"/>
        </w:rPr>
        <w:t>。乙方系具备AI智能化核心技术及实施能力的自然人，愿意与甲方开展合作，共同推进甲方上述AI化转型项目。</w:t>
      </w:r>
    </w:p>
    <w:p w14:paraId="46B07485">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both"/>
        <w:textAlignment w:val="auto"/>
        <w:rPr>
          <w:rFonts w:hint="eastAsia" w:ascii="仿宋" w:hAnsi="仿宋" w:eastAsia="仿宋" w:cs="仿宋"/>
          <w:sz w:val="24"/>
          <w:szCs w:val="24"/>
        </w:rPr>
      </w:pPr>
      <w:r>
        <w:rPr>
          <w:rFonts w:hint="eastAsia" w:ascii="仿宋" w:hAnsi="仿宋" w:eastAsia="仿宋" w:cs="仿宋"/>
          <w:sz w:val="24"/>
          <w:szCs w:val="24"/>
        </w:rPr>
        <w:t>双方本着平等自愿、诚实信用、互利共赢的原则，经友好协商，就</w:t>
      </w:r>
      <w:r>
        <w:rPr>
          <w:rFonts w:hint="eastAsia" w:ascii="宋体" w:hAnsi="宋体" w:eastAsia="宋体" w:cs="宋体"/>
          <w:sz w:val="24"/>
          <w:szCs w:val="24"/>
        </w:rPr>
        <w:t>【</w:t>
      </w:r>
      <w:r>
        <w:rPr>
          <w:rFonts w:hint="eastAsia" w:ascii="仿宋" w:hAnsi="仿宋" w:eastAsia="仿宋" w:cs="仿宋"/>
          <w:sz w:val="24"/>
          <w:szCs w:val="24"/>
        </w:rPr>
        <w:t>AI化转型项目合作</w:t>
      </w:r>
      <w:r>
        <w:rPr>
          <w:rFonts w:hint="eastAsia" w:ascii="宋体" w:hAnsi="宋体" w:eastAsia="宋体" w:cs="宋体"/>
          <w:sz w:val="24"/>
          <w:szCs w:val="24"/>
        </w:rPr>
        <w:t>】</w:t>
      </w:r>
      <w:r>
        <w:rPr>
          <w:rFonts w:hint="eastAsia" w:ascii="仿宋" w:hAnsi="仿宋" w:eastAsia="仿宋" w:cs="仿宋"/>
          <w:sz w:val="24"/>
          <w:szCs w:val="24"/>
        </w:rPr>
        <w:t>事宜达成一致，订立本协议，以资共同信守。</w:t>
      </w:r>
    </w:p>
    <w:p w14:paraId="7701805A">
      <w:pPr>
        <w:keepNext w:val="0"/>
        <w:keepLines w:val="0"/>
        <w:pageBreakBefore w:val="0"/>
        <w:widowControl w:val="0"/>
        <w:kinsoku/>
        <w:wordWrap/>
        <w:overflowPunct/>
        <w:topLinePunct w:val="0"/>
        <w:autoSpaceDE/>
        <w:autoSpaceDN/>
        <w:bidi w:val="0"/>
        <w:adjustRightInd/>
        <w:snapToGrid/>
        <w:spacing w:before="120" w:line="360" w:lineRule="auto"/>
        <w:ind w:left="0"/>
        <w:jc w:val="both"/>
        <w:textAlignment w:val="auto"/>
        <w:outlineLvl w:val="1"/>
        <w:rPr>
          <w:rFonts w:hint="eastAsia" w:ascii="仿宋" w:hAnsi="仿宋" w:eastAsia="仿宋" w:cs="仿宋"/>
          <w:sz w:val="24"/>
          <w:szCs w:val="24"/>
        </w:rPr>
      </w:pPr>
      <w:bookmarkStart w:id="0" w:name="heading_0"/>
      <w:r>
        <w:rPr>
          <w:rFonts w:hint="eastAsia" w:ascii="仿宋" w:hAnsi="仿宋" w:eastAsia="仿宋" w:cs="仿宋"/>
          <w:b/>
          <w:sz w:val="24"/>
          <w:szCs w:val="24"/>
        </w:rPr>
        <w:t>第一条 合作载体与股权结构</w:t>
      </w:r>
      <w:bookmarkEnd w:id="0"/>
    </w:p>
    <w:p w14:paraId="06788D8B">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1.1 本次项目合作以【</w:t>
      </w:r>
      <w:r>
        <w:rPr>
          <w:rFonts w:hint="eastAsia" w:ascii="仿宋" w:hAnsi="仿宋" w:eastAsia="仿宋" w:cs="仿宋"/>
          <w:sz w:val="24"/>
          <w:szCs w:val="24"/>
          <w:shd w:val="clear" w:fill="FFF67A"/>
        </w:rPr>
        <w:t>高维成都A公司</w:t>
      </w:r>
      <w:r>
        <w:rPr>
          <w:rFonts w:hint="eastAsia" w:ascii="仿宋" w:hAnsi="仿宋" w:eastAsia="仿宋" w:cs="仿宋"/>
          <w:sz w:val="24"/>
          <w:szCs w:val="24"/>
        </w:rPr>
        <w:t>】（以下简称“项目合作公司”）为载体，项目合作公司的设立、运营均围绕本协议约定的甲方AI化转型项目开展。</w:t>
      </w:r>
    </w:p>
    <w:p w14:paraId="50742258">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 xml:space="preserve">1.2 </w:t>
      </w:r>
      <w:r>
        <w:rPr>
          <w:rFonts w:hint="eastAsia" w:ascii="仿宋" w:hAnsi="仿宋" w:eastAsia="仿宋" w:cs="仿宋"/>
          <w:sz w:val="24"/>
          <w:szCs w:val="24"/>
          <w:lang w:val="en-US" w:eastAsia="zh-CN"/>
        </w:rPr>
        <w:t>项目合作</w:t>
      </w:r>
      <w:r>
        <w:rPr>
          <w:rFonts w:hint="eastAsia" w:ascii="仿宋" w:hAnsi="仿宋" w:eastAsia="仿宋" w:cs="仿宋"/>
          <w:sz w:val="24"/>
          <w:szCs w:val="24"/>
        </w:rPr>
        <w:t>公司股权比例：甲方持股【</w:t>
      </w:r>
      <w:r>
        <w:rPr>
          <w:rFonts w:hint="eastAsia" w:ascii="仿宋" w:hAnsi="仿宋" w:eastAsia="仿宋" w:cs="仿宋"/>
          <w:sz w:val="24"/>
          <w:szCs w:val="24"/>
          <w:shd w:val="clear" w:fill="FFF67A"/>
        </w:rPr>
        <w:t>67%</w:t>
      </w:r>
      <w:r>
        <w:rPr>
          <w:rFonts w:hint="eastAsia" w:ascii="仿宋" w:hAnsi="仿宋" w:eastAsia="仿宋" w:cs="仿宋"/>
          <w:sz w:val="24"/>
          <w:szCs w:val="24"/>
        </w:rPr>
        <w:t>】，乙方三人合计持股【</w:t>
      </w:r>
      <w:r>
        <w:rPr>
          <w:rFonts w:hint="eastAsia" w:ascii="仿宋" w:hAnsi="仿宋" w:eastAsia="仿宋" w:cs="仿宋"/>
          <w:sz w:val="24"/>
          <w:szCs w:val="24"/>
          <w:shd w:val="clear" w:fill="FFF67A"/>
        </w:rPr>
        <w:t>33%</w:t>
      </w:r>
      <w:r>
        <w:rPr>
          <w:rFonts w:hint="eastAsia" w:ascii="仿宋" w:hAnsi="仿宋" w:eastAsia="仿宋" w:cs="仿宋"/>
          <w:sz w:val="24"/>
          <w:szCs w:val="24"/>
        </w:rPr>
        <w:t>】，其中乙方各自然人具体持股情况如下：</w:t>
      </w:r>
      <w:r>
        <w:rPr>
          <w:rFonts w:hint="eastAsia" w:ascii="仿宋" w:hAnsi="仿宋" w:eastAsia="仿宋" w:cs="仿宋"/>
          <w:sz w:val="24"/>
          <w:szCs w:val="24"/>
          <w:shd w:val="clear" w:fill="FFF67A"/>
        </w:rPr>
        <w:t>罗鑫【  %】、张颖【   %】、王天时【    %】</w:t>
      </w:r>
      <w:r>
        <w:rPr>
          <w:rFonts w:hint="eastAsia" w:ascii="仿宋" w:hAnsi="仿宋" w:eastAsia="仿宋" w:cs="仿宋"/>
          <w:sz w:val="24"/>
          <w:szCs w:val="24"/>
        </w:rPr>
        <w:t>。</w:t>
      </w:r>
    </w:p>
    <w:p w14:paraId="23F6E791">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highlight w:val="none"/>
          <w:u w:val="single"/>
          <w:rPrChange w:id="0" w:author="sunny" w:date="2026-03-30T07:46:23Z">
            <w:rPr>
              <w:rFonts w:hint="eastAsia" w:ascii="仿宋" w:hAnsi="仿宋" w:eastAsia="仿宋" w:cs="仿宋"/>
              <w:sz w:val="24"/>
              <w:szCs w:val="24"/>
            </w:rPr>
          </w:rPrChange>
        </w:rPr>
      </w:pPr>
      <w:r>
        <w:rPr>
          <w:rFonts w:hint="eastAsia" w:ascii="仿宋" w:hAnsi="仿宋" w:eastAsia="仿宋" w:cs="仿宋"/>
          <w:sz w:val="24"/>
          <w:szCs w:val="24"/>
        </w:rPr>
        <w:t>1.3 项目合作公司的经营范围严格限定为：为甲方AI化转型项目提供技术研发、技术服务、课程打造及相关配套服务，</w:t>
      </w:r>
      <w:r>
        <w:rPr>
          <w:rFonts w:hint="eastAsia" w:ascii="仿宋" w:hAnsi="仿宋" w:eastAsia="仿宋" w:cs="仿宋"/>
          <w:sz w:val="24"/>
          <w:szCs w:val="24"/>
          <w:lang w:val="en-US" w:eastAsia="zh-CN"/>
        </w:rPr>
        <w:t>在AI化转型项目完成（以甲方验收确认的为准）前，</w:t>
      </w:r>
      <w:r>
        <w:rPr>
          <w:rFonts w:hint="eastAsia" w:ascii="仿宋" w:hAnsi="仿宋" w:eastAsia="仿宋" w:cs="仿宋"/>
          <w:sz w:val="24"/>
          <w:szCs w:val="24"/>
        </w:rPr>
        <w:t>不得从事本协议约定范围外的任何其他项目或业务，</w:t>
      </w:r>
      <w:r>
        <w:rPr>
          <w:rFonts w:hint="eastAsia" w:ascii="仿宋" w:hAnsi="仿宋" w:eastAsia="仿宋" w:cs="仿宋"/>
          <w:sz w:val="24"/>
          <w:szCs w:val="24"/>
          <w:highlight w:val="none"/>
          <w:u w:val="single"/>
          <w:rPrChange w:id="1" w:author="sunny" w:date="2026-03-30T07:46:23Z">
            <w:rPr>
              <w:rFonts w:hint="eastAsia" w:ascii="仿宋" w:hAnsi="仿宋" w:eastAsia="仿宋" w:cs="仿宋"/>
              <w:sz w:val="24"/>
              <w:szCs w:val="24"/>
            </w:rPr>
          </w:rPrChange>
        </w:rPr>
        <w:t>若确需拓展业务，须经双方书面一致同意并履行股东会决策程序。</w:t>
      </w:r>
    </w:p>
    <w:p w14:paraId="66CDEDED">
      <w:pPr>
        <w:keepNext w:val="0"/>
        <w:keepLines w:val="0"/>
        <w:pageBreakBefore w:val="0"/>
        <w:widowControl w:val="0"/>
        <w:kinsoku/>
        <w:wordWrap/>
        <w:overflowPunct/>
        <w:topLinePunct w:val="0"/>
        <w:autoSpaceDE/>
        <w:autoSpaceDN/>
        <w:bidi w:val="0"/>
        <w:adjustRightInd/>
        <w:snapToGrid/>
        <w:spacing w:before="120" w:line="360" w:lineRule="auto"/>
        <w:ind w:left="0"/>
        <w:jc w:val="both"/>
        <w:textAlignment w:val="auto"/>
        <w:outlineLvl w:val="1"/>
        <w:rPr>
          <w:rFonts w:hint="eastAsia" w:ascii="仿宋" w:hAnsi="仿宋" w:eastAsia="仿宋" w:cs="仿宋"/>
          <w:sz w:val="24"/>
          <w:szCs w:val="24"/>
        </w:rPr>
      </w:pPr>
      <w:bookmarkStart w:id="1" w:name="heading_1"/>
      <w:r>
        <w:rPr>
          <w:rFonts w:hint="eastAsia" w:ascii="仿宋" w:hAnsi="仿宋" w:eastAsia="仿宋" w:cs="仿宋"/>
          <w:b/>
          <w:sz w:val="24"/>
          <w:szCs w:val="24"/>
        </w:rPr>
        <w:t>第二条 甲方投资约定</w:t>
      </w:r>
      <w:bookmarkEnd w:id="1"/>
    </w:p>
    <w:p w14:paraId="7256D0A7">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2.1 甲方为本次项目投资预计投入人民币【</w:t>
      </w:r>
      <w:r>
        <w:rPr>
          <w:rFonts w:hint="eastAsia" w:ascii="仿宋" w:hAnsi="仿宋" w:eastAsia="仿宋" w:cs="仿宋"/>
          <w:sz w:val="24"/>
          <w:szCs w:val="24"/>
          <w:shd w:val="clear" w:fill="FFF67A"/>
        </w:rPr>
        <w:t>1</w:t>
      </w:r>
      <w:ins w:id="2" w:author="sunny" w:date="2026-03-30T07:47:00Z">
        <w:r>
          <w:rPr>
            <w:rFonts w:hint="eastAsia" w:ascii="仿宋" w:hAnsi="仿宋" w:eastAsia="仿宋" w:cs="仿宋"/>
            <w:sz w:val="24"/>
            <w:szCs w:val="24"/>
            <w:shd w:val="clear" w:fill="FFF67A"/>
            <w:lang w:val="en-US" w:eastAsia="zh-CN"/>
          </w:rPr>
          <w:t>44</w:t>
        </w:r>
      </w:ins>
      <w:del w:id="3" w:author="sunny" w:date="2026-03-30T07:46:59Z">
        <w:r>
          <w:rPr>
            <w:rFonts w:hint="eastAsia" w:ascii="仿宋" w:hAnsi="仿宋" w:eastAsia="仿宋" w:cs="仿宋"/>
            <w:sz w:val="24"/>
            <w:szCs w:val="24"/>
            <w:shd w:val="clear" w:fill="FFF67A"/>
          </w:rPr>
          <w:delText>20</w:delText>
        </w:r>
      </w:del>
      <w:r>
        <w:rPr>
          <w:rFonts w:hint="eastAsia" w:ascii="仿宋" w:hAnsi="仿宋" w:eastAsia="仿宋" w:cs="仿宋"/>
          <w:sz w:val="24"/>
          <w:szCs w:val="24"/>
          <w:shd w:val="clear" w:fill="FFF67A"/>
        </w:rPr>
        <w:t>万元整（大写：壹佰贰拾万元整）</w:t>
      </w:r>
      <w:r>
        <w:rPr>
          <w:rFonts w:hint="eastAsia" w:ascii="仿宋" w:hAnsi="仿宋" w:eastAsia="仿宋" w:cs="仿宋"/>
          <w:sz w:val="24"/>
          <w:szCs w:val="24"/>
        </w:rPr>
        <w:t>】，用于</w:t>
      </w:r>
      <w:r>
        <w:rPr>
          <w:rFonts w:hint="eastAsia" w:ascii="仿宋" w:hAnsi="仿宋" w:eastAsia="仿宋" w:cs="仿宋"/>
          <w:sz w:val="24"/>
          <w:szCs w:val="24"/>
          <w:lang w:val="en-US" w:eastAsia="zh-CN"/>
        </w:rPr>
        <w:t>项目合作</w:t>
      </w:r>
      <w:r>
        <w:rPr>
          <w:rFonts w:hint="eastAsia" w:ascii="仿宋" w:hAnsi="仿宋" w:eastAsia="仿宋" w:cs="仿宋"/>
          <w:sz w:val="24"/>
          <w:szCs w:val="24"/>
        </w:rPr>
        <w:t>公司开展甲方AI化转型项目相关的研发、运营等工作。该笔款项分【</w:t>
      </w:r>
      <w:r>
        <w:rPr>
          <w:rFonts w:hint="eastAsia" w:ascii="仿宋" w:hAnsi="仿宋" w:eastAsia="仿宋" w:cs="仿宋"/>
          <w:sz w:val="24"/>
          <w:szCs w:val="24"/>
          <w:highlight w:val="yellow"/>
        </w:rPr>
        <w:t>12</w:t>
      </w:r>
      <w:r>
        <w:rPr>
          <w:rFonts w:hint="eastAsia" w:ascii="仿宋" w:hAnsi="仿宋" w:eastAsia="仿宋" w:cs="仿宋"/>
          <w:sz w:val="24"/>
          <w:szCs w:val="24"/>
        </w:rPr>
        <w:t>】个月等额划入项目合作公司指定银行账户，具体付款时间为每月【</w:t>
      </w:r>
      <w:r>
        <w:rPr>
          <w:rFonts w:hint="eastAsia" w:ascii="仿宋" w:hAnsi="仿宋" w:eastAsia="仿宋" w:cs="仿宋"/>
          <w:sz w:val="24"/>
          <w:szCs w:val="24"/>
          <w:shd w:val="clear" w:fill="FFF67A"/>
          <w:lang w:val="en-US" w:eastAsia="zh-CN"/>
        </w:rPr>
        <w:t>8</w:t>
      </w:r>
      <w:r>
        <w:rPr>
          <w:rFonts w:hint="eastAsia" w:ascii="仿宋" w:hAnsi="仿宋" w:eastAsia="仿宋" w:cs="仿宋"/>
          <w:sz w:val="24"/>
          <w:szCs w:val="24"/>
        </w:rPr>
        <w:t>】日前。</w:t>
      </w:r>
    </w:p>
    <w:p w14:paraId="7AA3C0C8">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2.2 上述投资款全额用于甲方AI化转型相关项目，通过以下两种路径划入项目合作公司：一是优先用于实缴甲方在项目合作公司股权对应的应实缴出资部分；二是实缴完毕后，剩余款项</w:t>
      </w:r>
      <w:r>
        <w:rPr>
          <w:rFonts w:hint="eastAsia" w:ascii="仿宋" w:hAnsi="仿宋" w:eastAsia="仿宋" w:cs="仿宋"/>
          <w:sz w:val="24"/>
          <w:szCs w:val="24"/>
          <w:lang w:val="en-US" w:eastAsia="zh-CN"/>
        </w:rPr>
        <w:t>作为</w:t>
      </w:r>
      <w:r>
        <w:rPr>
          <w:rFonts w:hint="eastAsia" w:ascii="仿宋" w:hAnsi="仿宋" w:eastAsia="仿宋" w:cs="仿宋"/>
          <w:sz w:val="24"/>
          <w:szCs w:val="24"/>
        </w:rPr>
        <w:t>项目服务费，由</w:t>
      </w:r>
      <w:r>
        <w:rPr>
          <w:rFonts w:hint="eastAsia" w:ascii="仿宋" w:hAnsi="仿宋" w:eastAsia="仿宋" w:cs="仿宋"/>
          <w:sz w:val="24"/>
          <w:szCs w:val="24"/>
          <w:lang w:val="en-US" w:eastAsia="zh-CN"/>
        </w:rPr>
        <w:t>甲方与</w:t>
      </w:r>
      <w:r>
        <w:rPr>
          <w:rFonts w:hint="eastAsia" w:ascii="仿宋" w:hAnsi="仿宋" w:eastAsia="仿宋" w:cs="仿宋"/>
          <w:sz w:val="24"/>
          <w:szCs w:val="24"/>
        </w:rPr>
        <w:t>项目合作公司</w:t>
      </w:r>
      <w:r>
        <w:rPr>
          <w:rFonts w:hint="eastAsia" w:ascii="仿宋" w:hAnsi="仿宋" w:eastAsia="仿宋" w:cs="仿宋"/>
          <w:sz w:val="24"/>
          <w:szCs w:val="24"/>
          <w:lang w:val="en-US" w:eastAsia="zh-CN"/>
        </w:rPr>
        <w:t>签订相关协议，由项目合作公司</w:t>
      </w:r>
      <w:r>
        <w:rPr>
          <w:rFonts w:hint="eastAsia" w:ascii="仿宋" w:hAnsi="仿宋" w:eastAsia="仿宋" w:cs="仿宋"/>
          <w:sz w:val="24"/>
          <w:szCs w:val="24"/>
        </w:rPr>
        <w:t>向甲方开具增值税专用发票。</w:t>
      </w:r>
    </w:p>
    <w:p w14:paraId="2309F5AA">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2.3 项目合作公司应建立</w:t>
      </w:r>
      <w:r>
        <w:rPr>
          <w:rFonts w:hint="eastAsia" w:ascii="仿宋" w:hAnsi="仿宋" w:eastAsia="仿宋" w:cs="仿宋"/>
          <w:sz w:val="24"/>
          <w:szCs w:val="24"/>
          <w:lang w:val="en-US" w:eastAsia="zh-CN"/>
        </w:rPr>
        <w:t>独立</w:t>
      </w:r>
      <w:r>
        <w:rPr>
          <w:rFonts w:hint="eastAsia" w:ascii="仿宋" w:hAnsi="仿宋" w:eastAsia="仿宋" w:cs="仿宋"/>
          <w:sz w:val="24"/>
          <w:szCs w:val="24"/>
        </w:rPr>
        <w:t>的财务台账，对投资款的使用进行专项核算，每月</w:t>
      </w:r>
      <w:r>
        <w:rPr>
          <w:rFonts w:hint="eastAsia" w:ascii="仿宋" w:hAnsi="仿宋" w:eastAsia="仿宋" w:cs="仿宋"/>
          <w:sz w:val="24"/>
          <w:szCs w:val="24"/>
          <w:lang w:val="en-US" w:eastAsia="zh-CN"/>
        </w:rPr>
        <w:t>定期</w:t>
      </w:r>
      <w:r>
        <w:rPr>
          <w:rFonts w:hint="eastAsia" w:ascii="仿宋" w:hAnsi="仿宋" w:eastAsia="仿宋" w:cs="仿宋"/>
          <w:sz w:val="24"/>
          <w:szCs w:val="24"/>
        </w:rPr>
        <w:t>向甲方提交财务明细，甲方有权对款项使用情况进行核查。</w:t>
      </w:r>
    </w:p>
    <w:p w14:paraId="71DEAC3B">
      <w:pPr>
        <w:keepNext w:val="0"/>
        <w:keepLines w:val="0"/>
        <w:pageBreakBefore w:val="0"/>
        <w:widowControl w:val="0"/>
        <w:kinsoku/>
        <w:wordWrap/>
        <w:overflowPunct/>
        <w:topLinePunct w:val="0"/>
        <w:autoSpaceDE/>
        <w:autoSpaceDN/>
        <w:bidi w:val="0"/>
        <w:adjustRightInd/>
        <w:snapToGrid/>
        <w:spacing w:before="120" w:line="360" w:lineRule="auto"/>
        <w:ind w:left="0"/>
        <w:jc w:val="both"/>
        <w:textAlignment w:val="auto"/>
        <w:outlineLvl w:val="1"/>
        <w:rPr>
          <w:rFonts w:hint="eastAsia" w:ascii="仿宋" w:hAnsi="仿宋" w:eastAsia="仿宋" w:cs="仿宋"/>
          <w:sz w:val="24"/>
          <w:szCs w:val="24"/>
        </w:rPr>
      </w:pPr>
      <w:bookmarkStart w:id="2" w:name="heading_2"/>
      <w:r>
        <w:rPr>
          <w:rFonts w:hint="eastAsia" w:ascii="仿宋" w:hAnsi="仿宋" w:eastAsia="仿宋" w:cs="仿宋"/>
          <w:b/>
          <w:sz w:val="24"/>
          <w:szCs w:val="24"/>
        </w:rPr>
        <w:t>第三条 乙方任职与义务</w:t>
      </w:r>
      <w:bookmarkEnd w:id="2"/>
    </w:p>
    <w:p w14:paraId="3072380F">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3.1 乙方须均入职项目合作公司，担任与AI化转型项目相关的核心岗位，签订正式劳动合同，薪酬标准由项目合作公司制定并经甲乙双方</w:t>
      </w:r>
      <w:r>
        <w:rPr>
          <w:rFonts w:hint="eastAsia" w:ascii="仿宋" w:hAnsi="仿宋" w:eastAsia="仿宋" w:cs="仿宋"/>
          <w:sz w:val="24"/>
          <w:szCs w:val="24"/>
          <w:lang w:val="en-US" w:eastAsia="zh-CN"/>
        </w:rPr>
        <w:t>共同</w:t>
      </w:r>
      <w:r>
        <w:rPr>
          <w:rFonts w:hint="eastAsia" w:ascii="仿宋" w:hAnsi="仿宋" w:eastAsia="仿宋" w:cs="仿宋"/>
          <w:sz w:val="24"/>
          <w:szCs w:val="24"/>
        </w:rPr>
        <w:t>确认。</w:t>
      </w:r>
    </w:p>
    <w:p w14:paraId="793A8C04">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3.2 乙方应全身心投入甲方AI化转型项目，不得擅自离职、退出合作，不得在项目合作公司以外的任何单位兼职（包括但不限于全职、兼职、顾问等形式）。</w:t>
      </w:r>
    </w:p>
    <w:p w14:paraId="441FFF25">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highlight w:val="yellow"/>
        </w:rPr>
      </w:pPr>
      <w:r>
        <w:rPr>
          <w:rFonts w:hint="eastAsia" w:ascii="仿宋" w:hAnsi="仿宋" w:eastAsia="仿宋" w:cs="仿宋"/>
          <w:sz w:val="24"/>
          <w:szCs w:val="24"/>
          <w:highlight w:val="yellow"/>
        </w:rPr>
        <w:t>3.3 若乙方任何一人因特殊情况需离职，须提前【</w:t>
      </w:r>
      <w:r>
        <w:rPr>
          <w:rFonts w:hint="eastAsia" w:ascii="仿宋" w:hAnsi="仿宋" w:eastAsia="仿宋" w:cs="仿宋"/>
          <w:sz w:val="24"/>
          <w:szCs w:val="24"/>
          <w:highlight w:val="yellow"/>
          <w:shd w:val="clear" w:fill="FFF67A"/>
        </w:rPr>
        <w:t>60</w:t>
      </w:r>
      <w:r>
        <w:rPr>
          <w:rFonts w:hint="eastAsia" w:ascii="仿宋" w:hAnsi="仿宋" w:eastAsia="仿宋" w:cs="仿宋"/>
          <w:sz w:val="24"/>
          <w:szCs w:val="24"/>
          <w:highlight w:val="yellow"/>
        </w:rPr>
        <w:t>】日向甲方及项目合作公司提交书面申请，经甲乙双方书面同意后方可办理离职手续，乙方任一自然人离职的，视为该自然人自动退出本次合作，其持有的项目合作公司股权按本协议强制退出条款处理。</w:t>
      </w:r>
    </w:p>
    <w:p w14:paraId="3A059933">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3.4 乙方任一自然人擅自离职、未经双方</w:t>
      </w:r>
      <w:r>
        <w:rPr>
          <w:rFonts w:hint="eastAsia" w:ascii="仿宋" w:hAnsi="仿宋" w:eastAsia="仿宋" w:cs="仿宋"/>
          <w:sz w:val="24"/>
          <w:szCs w:val="24"/>
          <w:lang w:val="en-US" w:eastAsia="zh-CN"/>
        </w:rPr>
        <w:t>共同</w:t>
      </w:r>
      <w:r>
        <w:rPr>
          <w:rFonts w:hint="eastAsia" w:ascii="仿宋" w:hAnsi="仿宋" w:eastAsia="仿宋" w:cs="仿宋"/>
          <w:sz w:val="24"/>
          <w:szCs w:val="24"/>
        </w:rPr>
        <w:t>同意退出合作的，视为该自然人构成严重违约，适用本协议强制退出条款，其持有的项目合作公司股权由甲方强制回购，同时该自然人须承担由此给甲方及项目合作公司造成的全部损失，包括但不限于研发延误损失、人员替换成本等。</w:t>
      </w:r>
    </w:p>
    <w:p w14:paraId="0F7F83A3">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3.5乙方无论因何原因离职后仍应作为本协议的合作方遵守本协议的竞业限制约定。</w:t>
      </w:r>
    </w:p>
    <w:p w14:paraId="1CC61B5A">
      <w:pPr>
        <w:keepNext w:val="0"/>
        <w:keepLines w:val="0"/>
        <w:pageBreakBefore w:val="0"/>
        <w:widowControl w:val="0"/>
        <w:kinsoku/>
        <w:wordWrap/>
        <w:overflowPunct/>
        <w:topLinePunct w:val="0"/>
        <w:autoSpaceDE/>
        <w:autoSpaceDN/>
        <w:bidi w:val="0"/>
        <w:adjustRightInd/>
        <w:snapToGrid/>
        <w:spacing w:before="120" w:line="360" w:lineRule="auto"/>
        <w:ind w:left="0"/>
        <w:jc w:val="both"/>
        <w:textAlignment w:val="auto"/>
        <w:outlineLvl w:val="1"/>
        <w:rPr>
          <w:rFonts w:hint="eastAsia" w:ascii="仿宋" w:hAnsi="仿宋" w:eastAsia="仿宋" w:cs="仿宋"/>
          <w:sz w:val="24"/>
          <w:szCs w:val="24"/>
        </w:rPr>
      </w:pPr>
      <w:bookmarkStart w:id="3" w:name="heading_3"/>
      <w:r>
        <w:rPr>
          <w:rFonts w:hint="eastAsia" w:ascii="仿宋" w:hAnsi="仿宋" w:eastAsia="仿宋" w:cs="仿宋"/>
          <w:b/>
          <w:sz w:val="24"/>
          <w:szCs w:val="24"/>
        </w:rPr>
        <w:t>第四条 项目合作公司成本约定</w:t>
      </w:r>
      <w:bookmarkEnd w:id="3"/>
    </w:p>
    <w:p w14:paraId="415F6DA1">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4.1 项目合作公司在项目合作期间，每月研发投入成本预计为人民币【</w:t>
      </w:r>
      <w:r>
        <w:rPr>
          <w:rFonts w:hint="eastAsia" w:ascii="仿宋" w:hAnsi="仿宋" w:eastAsia="仿宋" w:cs="仿宋"/>
          <w:sz w:val="24"/>
          <w:szCs w:val="24"/>
          <w:shd w:val="clear" w:fill="FFF67A"/>
        </w:rPr>
        <w:t>1</w:t>
      </w:r>
      <w:ins w:id="4" w:author="sunny" w:date="2026-03-30T07:49:54Z">
        <w:r>
          <w:rPr>
            <w:rFonts w:hint="eastAsia" w:ascii="仿宋" w:hAnsi="仿宋" w:eastAsia="仿宋" w:cs="仿宋"/>
            <w:sz w:val="24"/>
            <w:szCs w:val="24"/>
            <w:shd w:val="clear" w:fill="FFF67A"/>
            <w:lang w:val="en-US" w:eastAsia="zh-CN"/>
          </w:rPr>
          <w:t>2</w:t>
        </w:r>
      </w:ins>
      <w:del w:id="5" w:author="sunny" w:date="2026-03-30T07:49:53Z">
        <w:r>
          <w:rPr>
            <w:rFonts w:hint="eastAsia" w:ascii="仿宋" w:hAnsi="仿宋" w:eastAsia="仿宋" w:cs="仿宋"/>
            <w:sz w:val="24"/>
            <w:szCs w:val="24"/>
            <w:shd w:val="clear" w:fill="FFF67A"/>
          </w:rPr>
          <w:delText>0</w:delText>
        </w:r>
      </w:del>
      <w:r>
        <w:rPr>
          <w:rFonts w:hint="eastAsia" w:ascii="仿宋" w:hAnsi="仿宋" w:eastAsia="仿宋" w:cs="仿宋"/>
          <w:sz w:val="24"/>
          <w:szCs w:val="24"/>
          <w:shd w:val="clear" w:fill="FFF67A"/>
        </w:rPr>
        <w:t>万元整（大写：壹拾</w:t>
      </w:r>
      <w:ins w:id="6" w:author="sunny" w:date="2026-03-30T07:50:01Z">
        <w:r>
          <w:rPr>
            <w:rFonts w:hint="eastAsia" w:ascii="仿宋" w:hAnsi="仿宋" w:eastAsia="仿宋" w:cs="仿宋"/>
            <w:sz w:val="24"/>
            <w:szCs w:val="24"/>
            <w:shd w:val="clear" w:fill="FFF67A"/>
            <w:lang w:val="en-US" w:eastAsia="zh-CN"/>
          </w:rPr>
          <w:t>贰</w:t>
        </w:r>
      </w:ins>
      <w:r>
        <w:rPr>
          <w:rFonts w:hint="eastAsia" w:ascii="仿宋" w:hAnsi="仿宋" w:eastAsia="仿宋" w:cs="仿宋"/>
          <w:sz w:val="24"/>
          <w:szCs w:val="24"/>
          <w:shd w:val="clear" w:fill="FFF67A"/>
        </w:rPr>
        <w:t>万元整）</w:t>
      </w:r>
      <w:r>
        <w:rPr>
          <w:rFonts w:hint="eastAsia" w:ascii="仿宋" w:hAnsi="仿宋" w:eastAsia="仿宋" w:cs="仿宋"/>
          <w:sz w:val="24"/>
          <w:szCs w:val="24"/>
        </w:rPr>
        <w:t>】，具体包含研发人员工资社保、兼职人员劳务费、办公耗材、场地租赁等日常运营成本。</w:t>
      </w:r>
    </w:p>
    <w:p w14:paraId="0954466F">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4.2 上述成本明细由双方在本协议签订后共同梳理确认，作为本协议附件。若后续成本需调整，须经双方</w:t>
      </w:r>
      <w:r>
        <w:rPr>
          <w:rFonts w:hint="eastAsia" w:ascii="仿宋" w:hAnsi="仿宋" w:eastAsia="仿宋" w:cs="仿宋"/>
          <w:sz w:val="24"/>
          <w:szCs w:val="24"/>
          <w:lang w:val="en-US" w:eastAsia="zh-CN"/>
        </w:rPr>
        <w:t>共同</w:t>
      </w:r>
      <w:r>
        <w:rPr>
          <w:rFonts w:hint="eastAsia" w:ascii="仿宋" w:hAnsi="仿宋" w:eastAsia="仿宋" w:cs="仿宋"/>
          <w:sz w:val="24"/>
          <w:szCs w:val="24"/>
        </w:rPr>
        <w:t>协商</w:t>
      </w:r>
      <w:r>
        <w:rPr>
          <w:rFonts w:hint="eastAsia" w:ascii="仿宋" w:hAnsi="仿宋" w:eastAsia="仿宋" w:cs="仿宋"/>
          <w:sz w:val="24"/>
          <w:szCs w:val="24"/>
          <w:lang w:val="en-US" w:eastAsia="zh-CN"/>
        </w:rPr>
        <w:t>并以</w:t>
      </w:r>
      <w:r>
        <w:rPr>
          <w:rFonts w:hint="eastAsia" w:ascii="仿宋" w:hAnsi="仿宋" w:eastAsia="仿宋" w:cs="仿宋"/>
          <w:sz w:val="24"/>
          <w:szCs w:val="24"/>
        </w:rPr>
        <w:t>书面</w:t>
      </w:r>
      <w:r>
        <w:rPr>
          <w:rFonts w:hint="eastAsia" w:ascii="仿宋" w:hAnsi="仿宋" w:eastAsia="仿宋" w:cs="仿宋"/>
          <w:sz w:val="24"/>
          <w:szCs w:val="24"/>
          <w:lang w:val="en-US" w:eastAsia="zh-CN"/>
        </w:rPr>
        <w:t>形式确认</w:t>
      </w:r>
      <w:r>
        <w:rPr>
          <w:rFonts w:hint="eastAsia" w:ascii="仿宋" w:hAnsi="仿宋" w:eastAsia="仿宋" w:cs="仿宋"/>
          <w:sz w:val="24"/>
          <w:szCs w:val="24"/>
        </w:rPr>
        <w:t>。</w:t>
      </w:r>
    </w:p>
    <w:p w14:paraId="5EABDCA7">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4.3 项目合作公司的成本支出须严格按照确认的明细执行，超出约定范围的支出，须经双方书面同意。</w:t>
      </w:r>
    </w:p>
    <w:p w14:paraId="6C08616E">
      <w:pPr>
        <w:keepNext w:val="0"/>
        <w:keepLines w:val="0"/>
        <w:pageBreakBefore w:val="0"/>
        <w:widowControl w:val="0"/>
        <w:kinsoku/>
        <w:wordWrap/>
        <w:overflowPunct/>
        <w:topLinePunct w:val="0"/>
        <w:autoSpaceDE/>
        <w:autoSpaceDN/>
        <w:bidi w:val="0"/>
        <w:adjustRightInd/>
        <w:snapToGrid/>
        <w:spacing w:before="120" w:line="360" w:lineRule="auto"/>
        <w:ind w:left="0"/>
        <w:jc w:val="both"/>
        <w:textAlignment w:val="auto"/>
        <w:outlineLvl w:val="1"/>
        <w:rPr>
          <w:rFonts w:hint="eastAsia" w:ascii="仿宋" w:hAnsi="仿宋" w:eastAsia="仿宋" w:cs="仿宋"/>
          <w:sz w:val="24"/>
          <w:szCs w:val="24"/>
        </w:rPr>
      </w:pPr>
      <w:bookmarkStart w:id="4" w:name="heading_4"/>
      <w:r>
        <w:rPr>
          <w:rFonts w:hint="eastAsia" w:ascii="仿宋" w:hAnsi="仿宋" w:eastAsia="仿宋" w:cs="仿宋"/>
          <w:b/>
          <w:sz w:val="24"/>
          <w:szCs w:val="24"/>
        </w:rPr>
        <w:t>第五条 决策机制</w:t>
      </w:r>
      <w:bookmarkEnd w:id="4"/>
    </w:p>
    <w:p w14:paraId="7D638F69">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5.1 乙方对项目合作公司与甲方AI化转型项目相关的技术决策层面享有一票否决权，包括但不限于核心技术路线选择、技术方案确定、研发方向调整等与技术相关的重大决策。</w:t>
      </w:r>
    </w:p>
    <w:p w14:paraId="2149CC6A">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5.2 除技术决策外，项目合作公司的其他所有决策，分为一般决议事项和特别决议事项（对应原一般决策事务、重要决策事务），</w:t>
      </w:r>
      <w:r>
        <w:rPr>
          <w:rFonts w:hint="eastAsia" w:ascii="仿宋" w:hAnsi="仿宋" w:eastAsia="仿宋" w:cs="仿宋"/>
          <w:sz w:val="24"/>
          <w:szCs w:val="24"/>
          <w:highlight w:val="yellow"/>
        </w:rPr>
        <w:t>具体划分、表决权限及程序如下</w:t>
      </w:r>
      <w:r>
        <w:rPr>
          <w:rFonts w:hint="eastAsia" w:ascii="仿宋" w:hAnsi="仿宋" w:eastAsia="仿宋" w:cs="仿宋"/>
          <w:sz w:val="24"/>
          <w:szCs w:val="24"/>
        </w:rPr>
        <w:t>：</w:t>
      </w:r>
    </w:p>
    <w:p w14:paraId="0E89D7A8">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（1）一般决议事项：包括但不限于以下事项，股东会对一般决议事项作出决议，须</w:t>
      </w:r>
      <w:r>
        <w:rPr>
          <w:rFonts w:hint="eastAsia" w:ascii="仿宋" w:hAnsi="仿宋" w:eastAsia="仿宋" w:cs="仿宋"/>
          <w:b/>
          <w:bCs/>
          <w:sz w:val="24"/>
          <w:szCs w:val="24"/>
        </w:rPr>
        <w:t>经代表过半数表决权的股东</w:t>
      </w:r>
      <w:r>
        <w:rPr>
          <w:rFonts w:hint="eastAsia" w:ascii="仿宋" w:hAnsi="仿宋" w:eastAsia="仿宋" w:cs="仿宋"/>
          <w:sz w:val="24"/>
          <w:szCs w:val="24"/>
        </w:rPr>
        <w:t>通过（股东按认缴出资比例行使表决权）：</w:t>
      </w:r>
    </w:p>
    <w:p w14:paraId="06895E4F">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① 决定公司的经营方针和投资计划；</w:t>
      </w:r>
    </w:p>
    <w:p w14:paraId="5432ECDE">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② 选举和更换非由职工代表担任的董事、监事，决定有关董事、监事的报酬事项；</w:t>
      </w:r>
    </w:p>
    <w:p w14:paraId="2CF09F7E">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③ 审议批准执行董事的报告；</w:t>
      </w:r>
    </w:p>
    <w:p w14:paraId="7BD1B59C">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④ 审议批准监事的报告；</w:t>
      </w:r>
    </w:p>
    <w:p w14:paraId="671E48BC">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lang w:val="en-US" w:eastAsia="zh-CN"/>
        </w:rPr>
        <w:t>⑤</w:t>
      </w:r>
      <w:r>
        <w:rPr>
          <w:rFonts w:hint="eastAsia" w:ascii="仿宋" w:hAnsi="仿宋" w:eastAsia="仿宋" w:cs="仿宋"/>
          <w:sz w:val="24"/>
          <w:szCs w:val="24"/>
        </w:rPr>
        <w:t xml:space="preserve"> 法律、公司章程规定授予的其他职权。</w:t>
      </w:r>
    </w:p>
    <w:p w14:paraId="3401FB23">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（2）特别决议事项：包括但不限于以下事项，股东会对特别决议事项作出决议，须</w:t>
      </w:r>
      <w:r>
        <w:rPr>
          <w:rFonts w:hint="eastAsia" w:ascii="仿宋" w:hAnsi="仿宋" w:eastAsia="仿宋" w:cs="仿宋"/>
          <w:b/>
          <w:bCs/>
          <w:sz w:val="24"/>
          <w:szCs w:val="24"/>
        </w:rPr>
        <w:t>经代表三分之二以上（含本数）表决权的股东</w:t>
      </w:r>
      <w:r>
        <w:rPr>
          <w:rFonts w:hint="eastAsia" w:ascii="仿宋" w:hAnsi="仿宋" w:eastAsia="仿宋" w:cs="仿宋"/>
          <w:sz w:val="24"/>
          <w:szCs w:val="24"/>
        </w:rPr>
        <w:t>通过（股东按认缴出资比例行使表决权）：</w:t>
      </w:r>
    </w:p>
    <w:p w14:paraId="6E2C985D">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① 以出售、抵押等方式处置公司资产；</w:t>
      </w:r>
    </w:p>
    <w:p w14:paraId="5C29DA9F">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② 关联交易；</w:t>
      </w:r>
    </w:p>
    <w:p w14:paraId="3CC37E21">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③ 对公司增加或者减少注册资本作出决议；</w:t>
      </w:r>
    </w:p>
    <w:p w14:paraId="0DF39653">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④ 对公司合并、分立、解散、清算或者变更公司形式作出决议；</w:t>
      </w:r>
    </w:p>
    <w:p w14:paraId="6F512130">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⑤ 修改公司章程；</w:t>
      </w:r>
    </w:p>
    <w:p w14:paraId="4906583C">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⑥ 借款和对外担保；</w:t>
      </w:r>
    </w:p>
    <w:p w14:paraId="4675CAC0">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⑦ 变更公司经营范围或主营业务；</w:t>
      </w:r>
    </w:p>
    <w:p w14:paraId="6F793278">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default" w:ascii="仿宋" w:hAnsi="仿宋" w:eastAsia="仿宋" w:cs="仿宋"/>
          <w:sz w:val="24"/>
          <w:szCs w:val="24"/>
          <w:lang w:val="en-US" w:eastAsia="zh-CN"/>
        </w:rPr>
      </w:pPr>
      <w:r>
        <w:rPr>
          <w:rFonts w:hint="eastAsia" w:ascii="仿宋" w:hAnsi="仿宋" w:eastAsia="仿宋" w:cs="仿宋"/>
          <w:sz w:val="24"/>
          <w:szCs w:val="24"/>
        </w:rPr>
        <w:t xml:space="preserve">⑧ </w:t>
      </w:r>
      <w:r>
        <w:rPr>
          <w:rFonts w:hint="eastAsia" w:ascii="仿宋" w:hAnsi="仿宋" w:eastAsia="仿宋" w:cs="仿宋"/>
          <w:sz w:val="24"/>
          <w:szCs w:val="24"/>
          <w:lang w:val="en-US" w:eastAsia="zh-CN"/>
        </w:rPr>
        <w:t>制定员工股权激励方案；</w:t>
      </w:r>
    </w:p>
    <w:p w14:paraId="4B3C4330">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lang w:val="en-US" w:eastAsia="zh-CN"/>
        </w:rPr>
        <w:t xml:space="preserve">⑨ </w:t>
      </w:r>
      <w:r>
        <w:rPr>
          <w:rFonts w:hint="eastAsia" w:ascii="仿宋" w:hAnsi="仿宋" w:eastAsia="仿宋" w:cs="仿宋"/>
          <w:sz w:val="24"/>
          <w:szCs w:val="24"/>
          <w:shd w:val="clear" w:fill="FFF67A"/>
        </w:rPr>
        <w:t xml:space="preserve">其他：         </w:t>
      </w:r>
      <w:r>
        <w:rPr>
          <w:rFonts w:hint="eastAsia" w:ascii="仿宋" w:hAnsi="仿宋" w:eastAsia="仿宋" w:cs="仿宋"/>
          <w:sz w:val="24"/>
          <w:szCs w:val="24"/>
        </w:rPr>
        <w:t xml:space="preserve"> 。</w:t>
      </w:r>
    </w:p>
    <w:p w14:paraId="5C55F88A">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对前款所列一般决议事项、特别决议事项，股东以书面形式一致表示同意的，可以不召开股东会会议，直接作出决定，并由全体股东在决定文件上签名、盖章。</w:t>
      </w:r>
    </w:p>
    <w:p w14:paraId="13C705E9">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5.3 双方应尊重彼此的决策权利，积极配合项目合作公司的运营决策，共同保障项目合作公司的规范、高效运营。</w:t>
      </w:r>
    </w:p>
    <w:p w14:paraId="7F09DF33">
      <w:pPr>
        <w:keepNext w:val="0"/>
        <w:keepLines w:val="0"/>
        <w:pageBreakBefore w:val="0"/>
        <w:widowControl w:val="0"/>
        <w:kinsoku/>
        <w:wordWrap/>
        <w:overflowPunct/>
        <w:topLinePunct w:val="0"/>
        <w:autoSpaceDE/>
        <w:autoSpaceDN/>
        <w:bidi w:val="0"/>
        <w:adjustRightInd/>
        <w:snapToGrid/>
        <w:spacing w:before="120" w:line="360" w:lineRule="auto"/>
        <w:ind w:left="0"/>
        <w:jc w:val="both"/>
        <w:textAlignment w:val="auto"/>
        <w:outlineLvl w:val="1"/>
        <w:rPr>
          <w:rFonts w:hint="eastAsia" w:ascii="仿宋" w:hAnsi="仿宋" w:eastAsia="仿宋" w:cs="仿宋"/>
          <w:sz w:val="24"/>
          <w:szCs w:val="24"/>
        </w:rPr>
      </w:pPr>
      <w:bookmarkStart w:id="5" w:name="heading_5"/>
      <w:r>
        <w:rPr>
          <w:rFonts w:hint="eastAsia" w:ascii="仿宋" w:hAnsi="仿宋" w:eastAsia="仿宋" w:cs="仿宋"/>
          <w:b/>
          <w:sz w:val="24"/>
          <w:szCs w:val="24"/>
        </w:rPr>
        <w:t>第六条 分红机制</w:t>
      </w:r>
      <w:bookmarkEnd w:id="5"/>
    </w:p>
    <w:p w14:paraId="2EA2F73E">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6.1 股东【</w:t>
      </w:r>
      <w:r>
        <w:rPr>
          <w:rFonts w:hint="eastAsia" w:ascii="仿宋" w:hAnsi="仿宋" w:eastAsia="仿宋" w:cs="仿宋"/>
          <w:sz w:val="24"/>
          <w:szCs w:val="24"/>
          <w:shd w:val="clear" w:fill="FFF67A"/>
        </w:rPr>
        <w:t>各自持股比例</w:t>
      </w:r>
      <w:r>
        <w:rPr>
          <w:rFonts w:hint="eastAsia" w:ascii="仿宋" w:hAnsi="仿宋" w:eastAsia="仿宋" w:cs="仿宋"/>
          <w:sz w:val="24"/>
          <w:szCs w:val="24"/>
        </w:rPr>
        <w:t>】分配项目合作公司的税后利润。</w:t>
      </w:r>
    </w:p>
    <w:p w14:paraId="12A9581F">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6.2 若存在特殊项目，需要调整分红比例的，由项目合作公司股东会另行召开会议，经</w:t>
      </w:r>
      <w:r>
        <w:rPr>
          <w:rFonts w:hint="eastAsia" w:ascii="仿宋" w:hAnsi="仿宋" w:eastAsia="仿宋" w:cs="仿宋"/>
          <w:sz w:val="24"/>
          <w:szCs w:val="24"/>
          <w:lang w:val="en-US" w:eastAsia="zh-CN"/>
        </w:rPr>
        <w:t>全体股东表决一致同意</w:t>
      </w:r>
      <w:r>
        <w:rPr>
          <w:rFonts w:hint="eastAsia" w:ascii="仿宋" w:hAnsi="仿宋" w:eastAsia="仿宋" w:cs="仿宋"/>
          <w:sz w:val="24"/>
          <w:szCs w:val="24"/>
        </w:rPr>
        <w:t>后调整。</w:t>
      </w:r>
    </w:p>
    <w:p w14:paraId="54B9A1DA">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6.3 利润分配前，项目合作公司须依法弥补亏损、提取法定公积金，具体分配时间及方式由股东会决议确定。</w:t>
      </w:r>
    </w:p>
    <w:p w14:paraId="56E2BB37">
      <w:pPr>
        <w:keepNext w:val="0"/>
        <w:keepLines w:val="0"/>
        <w:pageBreakBefore w:val="0"/>
        <w:widowControl w:val="0"/>
        <w:kinsoku/>
        <w:wordWrap/>
        <w:overflowPunct/>
        <w:topLinePunct w:val="0"/>
        <w:autoSpaceDE/>
        <w:autoSpaceDN/>
        <w:bidi w:val="0"/>
        <w:adjustRightInd/>
        <w:snapToGrid/>
        <w:spacing w:before="120" w:line="360" w:lineRule="auto"/>
        <w:ind w:left="0"/>
        <w:jc w:val="both"/>
        <w:textAlignment w:val="auto"/>
        <w:outlineLvl w:val="1"/>
        <w:rPr>
          <w:rFonts w:hint="eastAsia" w:ascii="仿宋" w:hAnsi="仿宋" w:eastAsia="仿宋" w:cs="仿宋"/>
          <w:sz w:val="24"/>
          <w:szCs w:val="24"/>
        </w:rPr>
      </w:pPr>
      <w:bookmarkStart w:id="6" w:name="heading_6"/>
      <w:r>
        <w:rPr>
          <w:rFonts w:hint="eastAsia" w:ascii="仿宋" w:hAnsi="仿宋" w:eastAsia="仿宋" w:cs="仿宋"/>
          <w:b/>
          <w:sz w:val="24"/>
          <w:szCs w:val="24"/>
        </w:rPr>
        <w:t>第七条 股权退出机制</w:t>
      </w:r>
      <w:bookmarkEnd w:id="6"/>
    </w:p>
    <w:p w14:paraId="7BCDCDD1">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 xml:space="preserve">7.1 </w:t>
      </w:r>
      <w:r>
        <w:rPr>
          <w:rFonts w:hint="eastAsia" w:ascii="仿宋" w:hAnsi="仿宋" w:eastAsia="仿宋" w:cs="仿宋"/>
          <w:sz w:val="24"/>
          <w:szCs w:val="24"/>
          <w:lang w:val="en-US" w:eastAsia="zh-CN"/>
        </w:rPr>
        <w:t>自愿</w:t>
      </w:r>
      <w:r>
        <w:rPr>
          <w:rFonts w:hint="eastAsia" w:ascii="仿宋" w:hAnsi="仿宋" w:eastAsia="仿宋" w:cs="仿宋"/>
          <w:sz w:val="24"/>
          <w:szCs w:val="24"/>
        </w:rPr>
        <w:t>退出：双方任何一方因合理原因无法继续履行本协议约定的合作义务，均应提前【</w:t>
      </w:r>
      <w:r>
        <w:rPr>
          <w:rFonts w:hint="eastAsia" w:ascii="仿宋" w:hAnsi="仿宋" w:eastAsia="仿宋" w:cs="仿宋"/>
          <w:sz w:val="24"/>
          <w:szCs w:val="24"/>
          <w:shd w:val="clear" w:fill="FFF67A"/>
        </w:rPr>
        <w:t>60</w:t>
      </w:r>
      <w:r>
        <w:rPr>
          <w:rFonts w:hint="eastAsia" w:ascii="仿宋" w:hAnsi="仿宋" w:eastAsia="仿宋" w:cs="仿宋"/>
          <w:sz w:val="24"/>
          <w:szCs w:val="24"/>
        </w:rPr>
        <w:t>】日向对方提交书面退出申请，经双方书面协商一致后方可办理退出相关手续；退出时股权价格按【</w:t>
      </w:r>
      <w:r>
        <w:rPr>
          <w:rFonts w:hint="eastAsia" w:ascii="仿宋" w:hAnsi="仿宋" w:eastAsia="仿宋" w:cs="仿宋"/>
          <w:sz w:val="24"/>
          <w:szCs w:val="24"/>
          <w:shd w:val="clear" w:fill="FFF67A"/>
        </w:rPr>
        <w:t>该股权对应实缴金额</w:t>
      </w:r>
      <w:r>
        <w:rPr>
          <w:rFonts w:hint="eastAsia" w:ascii="仿宋" w:hAnsi="仿宋" w:eastAsia="仿宋" w:cs="仿宋"/>
          <w:sz w:val="24"/>
          <w:szCs w:val="24"/>
        </w:rPr>
        <w:t>】计算（若未实缴则按0元计算）。</w:t>
      </w:r>
    </w:p>
    <w:p w14:paraId="341CFB7E">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7.2 强制退出：双方任何一方出现下列情形之一的，视为自动退出，其持有的项目合作公司股权按本条款约定统一处置，同时违约方须承担由此给守约方及项目合作公司造成的全部损失，具体约定如下：</w:t>
      </w:r>
    </w:p>
    <w:p w14:paraId="016C1F43">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（1）严重违反本协议约定的保密义务的；</w:t>
      </w:r>
    </w:p>
    <w:p w14:paraId="50EC1A02">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（2）严重损害对方或项目合作公司合法权益，包括但不限于挪用公司资金、侵占公司财产、弄虚作假等行为；</w:t>
      </w:r>
    </w:p>
    <w:p w14:paraId="45D3CBF4">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（3）未经对方书面同意，擅自处置所持项目合作公司股权的；</w:t>
      </w:r>
    </w:p>
    <w:p w14:paraId="5E3B0D72">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（4）被依法追究刑事责任，无法继续履行本协议约定的合作义务的；</w:t>
      </w:r>
    </w:p>
    <w:p w14:paraId="597CF486">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（5）未按本协议约定履行合作义务，经守约方书面催告后【</w:t>
      </w:r>
      <w:r>
        <w:rPr>
          <w:rFonts w:hint="eastAsia" w:ascii="仿宋" w:hAnsi="仿宋" w:eastAsia="仿宋" w:cs="仿宋"/>
          <w:sz w:val="24"/>
          <w:szCs w:val="24"/>
          <w:shd w:val="clear" w:fill="FFF67A"/>
        </w:rPr>
        <w:t>15</w:t>
      </w:r>
      <w:r>
        <w:rPr>
          <w:rFonts w:hint="eastAsia" w:ascii="仿宋" w:hAnsi="仿宋" w:eastAsia="仿宋" w:cs="仿宋"/>
          <w:sz w:val="24"/>
          <w:szCs w:val="24"/>
        </w:rPr>
        <w:t>】日内仍未整改；</w:t>
      </w:r>
    </w:p>
    <w:p w14:paraId="435F2584">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（6）擅自从事本协议约定范围外业务的；</w:t>
      </w:r>
    </w:p>
    <w:p w14:paraId="56CFA71E">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（7）违反本协议约定的其他核心义务（包括但不限于竞业限制等），构成严重违约的；</w:t>
      </w:r>
    </w:p>
    <w:p w14:paraId="024AF42E">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（8）乙方任一自然人擅自离职、未经双方同意退出合作的。</w:t>
      </w:r>
    </w:p>
    <w:p w14:paraId="10624587">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任何一方出现上述强制退出情形的，其持有的项目合作公司股权由守约方享有优先回购权，回购价格按【</w:t>
      </w:r>
      <w:r>
        <w:rPr>
          <w:rFonts w:hint="eastAsia" w:ascii="仿宋" w:hAnsi="仿宋" w:eastAsia="仿宋" w:cs="仿宋"/>
          <w:sz w:val="24"/>
          <w:szCs w:val="24"/>
          <w:shd w:val="clear" w:fill="FFF67A"/>
        </w:rPr>
        <w:t>1元价格</w:t>
      </w:r>
      <w:r>
        <w:rPr>
          <w:rFonts w:hint="eastAsia" w:ascii="仿宋" w:hAnsi="仿宋" w:eastAsia="仿宋" w:cs="仿宋"/>
          <w:sz w:val="24"/>
          <w:szCs w:val="24"/>
        </w:rPr>
        <w:t>】计算；若守约方放弃优先回购权，退出方可将该股权转让给经守约方书面同意的第三方。</w:t>
      </w:r>
    </w:p>
    <w:p w14:paraId="6BF516E3">
      <w:pPr>
        <w:keepNext w:val="0"/>
        <w:keepLines w:val="0"/>
        <w:pageBreakBefore w:val="0"/>
        <w:widowControl w:val="0"/>
        <w:kinsoku/>
        <w:wordWrap/>
        <w:overflowPunct/>
        <w:topLinePunct w:val="0"/>
        <w:autoSpaceDE/>
        <w:autoSpaceDN/>
        <w:bidi w:val="0"/>
        <w:adjustRightInd/>
        <w:snapToGrid/>
        <w:spacing w:before="120" w:line="360" w:lineRule="auto"/>
        <w:ind w:left="0"/>
        <w:jc w:val="both"/>
        <w:textAlignment w:val="auto"/>
        <w:outlineLvl w:val="1"/>
        <w:rPr>
          <w:rFonts w:hint="eastAsia" w:ascii="仿宋" w:hAnsi="仿宋" w:eastAsia="仿宋" w:cs="仿宋"/>
          <w:sz w:val="24"/>
          <w:szCs w:val="24"/>
        </w:rPr>
      </w:pPr>
      <w:bookmarkStart w:id="7" w:name="heading_7"/>
      <w:r>
        <w:rPr>
          <w:rFonts w:hint="eastAsia" w:ascii="仿宋" w:hAnsi="仿宋" w:eastAsia="仿宋" w:cs="仿宋"/>
          <w:b/>
          <w:sz w:val="24"/>
          <w:szCs w:val="24"/>
        </w:rPr>
        <w:t>第八条 股权锁定条款</w:t>
      </w:r>
      <w:bookmarkEnd w:id="7"/>
    </w:p>
    <w:p w14:paraId="6A5B0FFD">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8.1 为保障本次项目合作的稳定性，双方确认，在本协议约定的合作期限内，任何一方未经对方书面同意，不得向本协议外任何第三方以转让、赠与、质押、信托或其他任何方式处置其所持有的项目合作公司股权，不得在该股权上设置任何第三人权利。</w:t>
      </w:r>
    </w:p>
    <w:p w14:paraId="407FCB4C">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8.2 本条约定的例外情形：</w:t>
      </w:r>
    </w:p>
    <w:p w14:paraId="75C3CA62">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（1）</w:t>
      </w:r>
      <w:r>
        <w:rPr>
          <w:rFonts w:hint="eastAsia" w:ascii="仿宋" w:hAnsi="仿宋" w:eastAsia="仿宋" w:cs="仿宋"/>
          <w:sz w:val="24"/>
          <w:szCs w:val="24"/>
          <w:lang w:val="en-US" w:eastAsia="zh-CN"/>
        </w:rPr>
        <w:t>经股东会决议，</w:t>
      </w:r>
      <w:r>
        <w:rPr>
          <w:rFonts w:hint="eastAsia" w:ascii="仿宋" w:hAnsi="仿宋" w:eastAsia="仿宋" w:cs="仿宋"/>
          <w:sz w:val="24"/>
          <w:szCs w:val="24"/>
        </w:rPr>
        <w:t>用于项目合作公司内部股权激励的；</w:t>
      </w:r>
    </w:p>
    <w:p w14:paraId="655BAD6F">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（2）经甲乙双方书面一致同意处置股权的。</w:t>
      </w:r>
    </w:p>
    <w:p w14:paraId="0AB291E0">
      <w:pPr>
        <w:keepNext w:val="0"/>
        <w:keepLines w:val="0"/>
        <w:pageBreakBefore w:val="0"/>
        <w:widowControl w:val="0"/>
        <w:kinsoku/>
        <w:wordWrap/>
        <w:overflowPunct/>
        <w:topLinePunct w:val="0"/>
        <w:autoSpaceDE/>
        <w:autoSpaceDN/>
        <w:bidi w:val="0"/>
        <w:adjustRightInd/>
        <w:snapToGrid/>
        <w:spacing w:before="120" w:line="360" w:lineRule="auto"/>
        <w:ind w:left="0"/>
        <w:jc w:val="both"/>
        <w:textAlignment w:val="auto"/>
        <w:outlineLvl w:val="1"/>
        <w:rPr>
          <w:rFonts w:hint="eastAsia" w:ascii="仿宋" w:hAnsi="仿宋" w:eastAsia="仿宋" w:cs="仿宋"/>
          <w:sz w:val="24"/>
          <w:szCs w:val="24"/>
        </w:rPr>
      </w:pPr>
      <w:bookmarkStart w:id="8" w:name="heading_8"/>
      <w:r>
        <w:rPr>
          <w:rFonts w:hint="eastAsia" w:ascii="仿宋" w:hAnsi="仿宋" w:eastAsia="仿宋" w:cs="仿宋"/>
          <w:b/>
          <w:sz w:val="24"/>
          <w:szCs w:val="24"/>
        </w:rPr>
        <w:t>第九条 项目合作公司运营与印章管理</w:t>
      </w:r>
      <w:bookmarkEnd w:id="8"/>
    </w:p>
    <w:p w14:paraId="37272455">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9.1 项目合作公司的日常经营活动由</w:t>
      </w:r>
      <w:r>
        <w:rPr>
          <w:rFonts w:hint="eastAsia" w:ascii="仿宋" w:hAnsi="仿宋" w:eastAsia="仿宋" w:cs="仿宋"/>
          <w:sz w:val="24"/>
          <w:szCs w:val="24"/>
          <w:lang w:eastAsia="zh-CN"/>
        </w:rPr>
        <w:t>【</w:t>
      </w:r>
      <w:r>
        <w:rPr>
          <w:rFonts w:hint="eastAsia" w:ascii="仿宋" w:hAnsi="仿宋" w:eastAsia="仿宋" w:cs="仿宋"/>
          <w:sz w:val="24"/>
          <w:szCs w:val="24"/>
          <w:highlight w:val="yellow"/>
        </w:rPr>
        <w:t>乙方</w:t>
      </w:r>
      <w:r>
        <w:rPr>
          <w:rFonts w:hint="eastAsia" w:ascii="仿宋" w:hAnsi="仿宋" w:eastAsia="仿宋" w:cs="仿宋"/>
          <w:sz w:val="24"/>
          <w:szCs w:val="24"/>
          <w:lang w:eastAsia="zh-CN"/>
        </w:rPr>
        <w:t>】</w:t>
      </w:r>
      <w:r>
        <w:rPr>
          <w:rFonts w:hint="eastAsia" w:ascii="仿宋" w:hAnsi="仿宋" w:eastAsia="仿宋" w:cs="仿宋"/>
          <w:sz w:val="24"/>
          <w:szCs w:val="24"/>
        </w:rPr>
        <w:t>主要负责开展，</w:t>
      </w:r>
      <w:r>
        <w:rPr>
          <w:rFonts w:hint="eastAsia" w:ascii="仿宋" w:hAnsi="仿宋" w:eastAsia="仿宋" w:cs="仿宋"/>
          <w:sz w:val="24"/>
          <w:szCs w:val="24"/>
          <w:lang w:eastAsia="zh-CN"/>
        </w:rPr>
        <w:t>【</w:t>
      </w:r>
      <w:r>
        <w:rPr>
          <w:rFonts w:hint="eastAsia" w:ascii="仿宋" w:hAnsi="仿宋" w:eastAsia="仿宋" w:cs="仿宋"/>
          <w:sz w:val="24"/>
          <w:szCs w:val="24"/>
          <w:highlight w:val="yellow"/>
        </w:rPr>
        <w:t>乙方</w:t>
      </w:r>
      <w:r>
        <w:rPr>
          <w:rFonts w:hint="eastAsia" w:ascii="仿宋" w:hAnsi="仿宋" w:eastAsia="仿宋" w:cs="仿宋"/>
          <w:sz w:val="24"/>
          <w:szCs w:val="24"/>
          <w:lang w:eastAsia="zh-CN"/>
        </w:rPr>
        <w:t>】</w:t>
      </w:r>
      <w:r>
        <w:rPr>
          <w:rFonts w:hint="eastAsia" w:ascii="仿宋" w:hAnsi="仿宋" w:eastAsia="仿宋" w:cs="仿宋"/>
          <w:sz w:val="24"/>
          <w:szCs w:val="24"/>
        </w:rPr>
        <w:t>应按照本协议约定及股东会决议，合理开展经营工作，定期向甲方汇报经营情况（</w:t>
      </w:r>
      <w:r>
        <w:rPr>
          <w:rFonts w:hint="eastAsia" w:ascii="仿宋" w:hAnsi="仿宋" w:eastAsia="仿宋" w:cs="仿宋"/>
          <w:sz w:val="24"/>
          <w:szCs w:val="24"/>
          <w:highlight w:val="yellow"/>
        </w:rPr>
        <w:t>每月至少一次</w:t>
      </w:r>
      <w:r>
        <w:rPr>
          <w:rFonts w:hint="eastAsia" w:ascii="仿宋" w:hAnsi="仿宋" w:eastAsia="仿宋" w:cs="仿宋"/>
          <w:sz w:val="24"/>
          <w:szCs w:val="24"/>
        </w:rPr>
        <w:t>）。</w:t>
      </w:r>
    </w:p>
    <w:p w14:paraId="48F68ADD">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commentRangeStart w:id="1"/>
      <w:r>
        <w:rPr>
          <w:rFonts w:hint="eastAsia" w:ascii="仿宋" w:hAnsi="仿宋" w:eastAsia="仿宋" w:cs="仿宋"/>
          <w:sz w:val="24"/>
          <w:szCs w:val="24"/>
        </w:rPr>
        <w:t>9.2 项目合作公司的印章（包括公章、财务章、合同章等）由乙方指定专人保管，印章使用须严格遵守双方预设的审批程序，未经审批不得擅自用印。</w:t>
      </w:r>
    </w:p>
    <w:p w14:paraId="35FCD600">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9.3 乙方应建立印章使用台账，详细记录用印时间、用印事项、审批人、用印人等信息，甲方有权对印章使用情况进行核查，乙方应予以配合。</w:t>
      </w:r>
      <w:commentRangeEnd w:id="1"/>
      <w:r>
        <w:commentReference w:id="1"/>
      </w:r>
    </w:p>
    <w:p w14:paraId="13B8973E">
      <w:pPr>
        <w:keepNext w:val="0"/>
        <w:keepLines w:val="0"/>
        <w:pageBreakBefore w:val="0"/>
        <w:widowControl w:val="0"/>
        <w:kinsoku/>
        <w:wordWrap/>
        <w:overflowPunct/>
        <w:topLinePunct w:val="0"/>
        <w:autoSpaceDE/>
        <w:autoSpaceDN/>
        <w:bidi w:val="0"/>
        <w:adjustRightInd/>
        <w:snapToGrid/>
        <w:spacing w:before="120" w:line="360" w:lineRule="auto"/>
        <w:ind w:left="0"/>
        <w:jc w:val="both"/>
        <w:textAlignment w:val="auto"/>
        <w:outlineLvl w:val="1"/>
        <w:rPr>
          <w:rFonts w:hint="eastAsia" w:ascii="仿宋" w:hAnsi="仿宋" w:eastAsia="仿宋" w:cs="仿宋"/>
          <w:sz w:val="24"/>
          <w:szCs w:val="24"/>
        </w:rPr>
      </w:pPr>
      <w:bookmarkStart w:id="9" w:name="heading_9"/>
      <w:r>
        <w:rPr>
          <w:rFonts w:hint="eastAsia" w:ascii="仿宋" w:hAnsi="仿宋" w:eastAsia="仿宋" w:cs="仿宋"/>
          <w:b/>
          <w:sz w:val="24"/>
          <w:szCs w:val="24"/>
        </w:rPr>
        <w:t>第十条 保密义务</w:t>
      </w:r>
      <w:bookmarkEnd w:id="9"/>
    </w:p>
    <w:p w14:paraId="0AD7414D">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10.1 各方保证对在讨论、签订、履行本协议过程中所获悉的属于其他方及其关联方的且无法自公开渠道的文件及资料（包括但不限于商业秘密、公司计划、运营活动、财务信息、技术信息、经营信息及其他商业秘密）及本协议内容予以保密。</w:t>
      </w:r>
    </w:p>
    <w:p w14:paraId="1684CBD2">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10.2 未经其他方同意，任何一方不得超出本协议约定的目的和范围使用该商业秘密，不得向任何协议以外的其他方泄露该商业秘密的全部或部分内容，否则违约方方需赔偿守约方因此遭受的全部损失。前述保密义务，在本协议终止或解除之后仍需履行。</w:t>
      </w:r>
    </w:p>
    <w:p w14:paraId="23889B1D">
      <w:pPr>
        <w:keepNext w:val="0"/>
        <w:keepLines w:val="0"/>
        <w:pageBreakBefore w:val="0"/>
        <w:widowControl w:val="0"/>
        <w:kinsoku/>
        <w:wordWrap/>
        <w:overflowPunct/>
        <w:topLinePunct w:val="0"/>
        <w:autoSpaceDE/>
        <w:autoSpaceDN/>
        <w:bidi w:val="0"/>
        <w:adjustRightInd/>
        <w:snapToGrid/>
        <w:spacing w:before="120" w:line="360" w:lineRule="auto"/>
        <w:ind w:left="0"/>
        <w:jc w:val="both"/>
        <w:textAlignment w:val="auto"/>
        <w:outlineLvl w:val="1"/>
        <w:rPr>
          <w:rFonts w:hint="eastAsia" w:ascii="仿宋" w:hAnsi="仿宋" w:eastAsia="仿宋" w:cs="仿宋"/>
          <w:sz w:val="24"/>
          <w:szCs w:val="24"/>
        </w:rPr>
      </w:pPr>
      <w:bookmarkStart w:id="10" w:name="heading_10"/>
      <w:r>
        <w:rPr>
          <w:rFonts w:hint="eastAsia" w:ascii="仿宋" w:hAnsi="仿宋" w:eastAsia="仿宋" w:cs="仿宋"/>
          <w:b/>
          <w:sz w:val="24"/>
          <w:szCs w:val="24"/>
        </w:rPr>
        <w:t>第十一条 竞业限制义务</w:t>
      </w:r>
      <w:bookmarkEnd w:id="10"/>
    </w:p>
    <w:p w14:paraId="204E41EB">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11.1 乙方自愿以股东身份作出竞业限制承诺，该承诺独立于乙方与项目合作公司的劳动关系，项目合作公司无需就本条款约定的竞业限制义务向乙方支付任何竞业补偿金。</w:t>
      </w:r>
    </w:p>
    <w:p w14:paraId="286B3582">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11.2 竞业限制范围：乙方不得直接或间接从事、参与、投资与甲方及项目合作公司主营业务（即甲方AI化转型相关的技术研发、课程打造、技术服务等）相同或类似的业务，不得入职与甲方或项目合作公司存在竞争关系的单位，不得为该等竞争单位提供任何形式的技术支持、咨询或其他协助。</w:t>
      </w:r>
    </w:p>
    <w:p w14:paraId="522727CC">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11.3 竞业限制期限：自本协议生效之日起，至本协议终止、解除之日起满【</w:t>
      </w:r>
      <w:r>
        <w:rPr>
          <w:rFonts w:hint="eastAsia" w:ascii="仿宋" w:hAnsi="仿宋" w:eastAsia="仿宋" w:cs="仿宋"/>
          <w:sz w:val="24"/>
          <w:szCs w:val="24"/>
          <w:highlight w:val="yellow"/>
        </w:rPr>
        <w:t>2</w:t>
      </w:r>
      <w:r>
        <w:rPr>
          <w:rFonts w:hint="eastAsia" w:ascii="仿宋" w:hAnsi="仿宋" w:eastAsia="仿宋" w:cs="仿宋"/>
          <w:sz w:val="24"/>
          <w:szCs w:val="24"/>
        </w:rPr>
        <w:t>】年止。无论乙方是否离职、是否退出股权，本条款约定的竞业限制义务均持续有效。</w:t>
      </w:r>
    </w:p>
    <w:p w14:paraId="15190054">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11.4 若乙方违反本条约定的竞业限制义务，即构成严重违约，甲方有权强制回购乙方持有的项目合作公司股权，并要求乙方赔偿由此给甲方及项目合作公司造成的全部损失。</w:t>
      </w:r>
    </w:p>
    <w:p w14:paraId="68B46C19">
      <w:pPr>
        <w:keepNext w:val="0"/>
        <w:keepLines w:val="0"/>
        <w:pageBreakBefore w:val="0"/>
        <w:widowControl w:val="0"/>
        <w:kinsoku/>
        <w:wordWrap/>
        <w:overflowPunct/>
        <w:topLinePunct w:val="0"/>
        <w:autoSpaceDE/>
        <w:autoSpaceDN/>
        <w:bidi w:val="0"/>
        <w:adjustRightInd/>
        <w:snapToGrid/>
        <w:spacing w:before="120" w:line="360" w:lineRule="auto"/>
        <w:ind w:left="0"/>
        <w:jc w:val="both"/>
        <w:textAlignment w:val="auto"/>
        <w:outlineLvl w:val="1"/>
        <w:rPr>
          <w:rFonts w:hint="eastAsia" w:ascii="仿宋" w:hAnsi="仿宋" w:eastAsia="仿宋" w:cs="仿宋"/>
          <w:sz w:val="24"/>
          <w:szCs w:val="24"/>
        </w:rPr>
      </w:pPr>
      <w:bookmarkStart w:id="11" w:name="heading_11"/>
      <w:r>
        <w:rPr>
          <w:rFonts w:hint="eastAsia" w:ascii="仿宋" w:hAnsi="仿宋" w:eastAsia="仿宋" w:cs="仿宋"/>
          <w:b/>
          <w:sz w:val="24"/>
          <w:szCs w:val="24"/>
        </w:rPr>
        <w:t>第十二条 知识产权归属约定</w:t>
      </w:r>
      <w:bookmarkEnd w:id="11"/>
    </w:p>
    <w:p w14:paraId="148F469D">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12.1 双方确认，在本协议合作期限内，为推进甲方AI化转型项目所开发完成的全部AI平台、AI产品及相关数据（包括但不限于平台程序、产品原型、运营数据、用户数据、训练数据</w:t>
      </w:r>
      <w:ins w:id="7" w:author="sunny" w:date="2026-03-30T08:06:27Z">
        <w:r>
          <w:rPr>
            <w:rFonts w:hint="eastAsia" w:ascii="仿宋" w:hAnsi="仿宋" w:eastAsia="仿宋" w:cs="仿宋"/>
            <w:sz w:val="24"/>
            <w:szCs w:val="24"/>
            <w:lang w:val="en-US" w:eastAsia="zh-CN"/>
          </w:rPr>
          <w:t>课程</w:t>
        </w:r>
      </w:ins>
      <w:ins w:id="8" w:author="sunny" w:date="2026-03-30T08:06:51Z">
        <w:r>
          <w:rPr>
            <w:rFonts w:hint="eastAsia" w:ascii="仿宋" w:hAnsi="仿宋" w:eastAsia="仿宋" w:cs="仿宋"/>
            <w:sz w:val="24"/>
            <w:szCs w:val="24"/>
            <w:lang w:val="en-US" w:eastAsia="zh-CN"/>
          </w:rPr>
          <w:t>内容</w:t>
        </w:r>
      </w:ins>
      <w:ins w:id="9" w:author="sunny" w:date="2026-03-30T08:06:52Z">
        <w:r>
          <w:rPr>
            <w:rFonts w:hint="eastAsia" w:ascii="仿宋" w:hAnsi="仿宋" w:eastAsia="仿宋" w:cs="仿宋"/>
            <w:sz w:val="24"/>
            <w:szCs w:val="24"/>
            <w:lang w:val="en-US" w:eastAsia="zh-CN"/>
          </w:rPr>
          <w:t>、</w:t>
        </w:r>
      </w:ins>
      <w:ins w:id="10" w:author="sunny" w:date="2026-03-30T08:06:27Z">
        <w:r>
          <w:rPr>
            <w:rFonts w:hint="eastAsia" w:ascii="仿宋" w:hAnsi="仿宋" w:eastAsia="仿宋" w:cs="仿宋"/>
            <w:sz w:val="24"/>
            <w:szCs w:val="24"/>
            <w:lang w:val="en-US" w:eastAsia="zh-CN"/>
          </w:rPr>
          <w:t>知识、</w:t>
        </w:r>
      </w:ins>
      <w:ins w:id="11" w:author="sunny" w:date="2026-03-30T08:06:29Z">
        <w:r>
          <w:rPr>
            <w:rFonts w:hint="eastAsia" w:ascii="仿宋" w:hAnsi="仿宋" w:eastAsia="仿宋" w:cs="仿宋"/>
            <w:sz w:val="24"/>
            <w:szCs w:val="24"/>
            <w:lang w:val="en-US" w:eastAsia="zh-CN"/>
          </w:rPr>
          <w:t>方法论</w:t>
        </w:r>
      </w:ins>
      <w:r>
        <w:rPr>
          <w:rFonts w:hint="eastAsia" w:ascii="仿宋" w:hAnsi="仿宋" w:eastAsia="仿宋" w:cs="仿宋"/>
          <w:sz w:val="24"/>
          <w:szCs w:val="24"/>
        </w:rPr>
        <w:t>等），其全部知识产权（包括但不限于著作权、专利权、商标权、商业秘密、数据权益等）均归</w:t>
      </w:r>
      <w:r>
        <w:rPr>
          <w:rFonts w:hint="eastAsia" w:ascii="仿宋" w:hAnsi="仿宋" w:eastAsia="仿宋" w:cs="仿宋"/>
          <w:sz w:val="24"/>
          <w:szCs w:val="24"/>
          <w:highlight w:val="yellow"/>
        </w:rPr>
        <w:t>甲方</w:t>
      </w:r>
      <w:r>
        <w:rPr>
          <w:rFonts w:hint="eastAsia" w:ascii="仿宋" w:hAnsi="仿宋" w:eastAsia="仿宋" w:cs="仿宋"/>
          <w:sz w:val="24"/>
          <w:szCs w:val="24"/>
        </w:rPr>
        <w:t>所有。甲方有权对该等AI平台、产品及数据进行任何形式的使用、修改、推广、转让、运营等，无需另行向乙方或项目合作公司支付任何费用。</w:t>
      </w:r>
    </w:p>
    <w:p w14:paraId="0CFCA711">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12.2 除本条12.1款约定的AI平台、产品及数据外，项目合作公司在运营及研发过程中形成的核心技术（包括但不限于算法模型、技术架构、核心代码、研发方法论等），其全部知识产权归</w:t>
      </w:r>
      <w:r>
        <w:rPr>
          <w:rFonts w:hint="eastAsia" w:ascii="仿宋" w:hAnsi="仿宋" w:eastAsia="仿宋" w:cs="仿宋"/>
          <w:sz w:val="24"/>
          <w:szCs w:val="24"/>
          <w:highlight w:val="yellow"/>
        </w:rPr>
        <w:t>项目合作公司</w:t>
      </w:r>
      <w:r>
        <w:rPr>
          <w:rFonts w:hint="eastAsia" w:ascii="仿宋" w:hAnsi="仿宋" w:eastAsia="仿宋" w:cs="仿宋"/>
          <w:sz w:val="24"/>
          <w:szCs w:val="24"/>
        </w:rPr>
        <w:t>所有，由项目合作公司按照公司章程及本协议约定行使相关权利，甲方可基于本协议合作目的</w:t>
      </w:r>
      <w:r>
        <w:rPr>
          <w:rFonts w:hint="eastAsia" w:ascii="仿宋" w:hAnsi="仿宋" w:eastAsia="仿宋" w:cs="仿宋"/>
          <w:sz w:val="24"/>
          <w:szCs w:val="24"/>
          <w:highlight w:val="yellow"/>
        </w:rPr>
        <w:t>无偿</w:t>
      </w:r>
      <w:r>
        <w:rPr>
          <w:rFonts w:hint="eastAsia" w:ascii="仿宋" w:hAnsi="仿宋" w:eastAsia="仿宋" w:cs="仿宋"/>
          <w:sz w:val="24"/>
          <w:szCs w:val="24"/>
        </w:rPr>
        <w:t>使用该等核心技术，无需另行支付费用。</w:t>
      </w:r>
    </w:p>
    <w:p w14:paraId="5D5E3A02">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default" w:ascii="仿宋" w:hAnsi="仿宋" w:eastAsia="仿宋" w:cs="仿宋"/>
          <w:sz w:val="24"/>
          <w:szCs w:val="24"/>
          <w:lang w:val="en-US" w:eastAsia="zh-CN"/>
        </w:rPr>
      </w:pPr>
      <w:r>
        <w:rPr>
          <w:rFonts w:hint="eastAsia" w:ascii="仿宋" w:hAnsi="仿宋" w:eastAsia="仿宋" w:cs="仿宋"/>
          <w:sz w:val="24"/>
          <w:szCs w:val="24"/>
        </w:rPr>
        <w:t>12.3 乙方承诺，其在项目合作期间参与研发、创作的AI平台、产品、数据及核心技术相关知识产权，均不存在任何权利瑕疵，不侵犯任何第三方的知识产权；若因乙方原因导致甲方或项目合作公司遭受第三方知识产权侵权索赔的，即构成严重违约，甲方有权强制回购乙方持有的项目合作公司股权，并要求乙方赔偿由此给甲方及项目合作公司造成的全部损失。</w:t>
      </w:r>
      <w:ins w:id="12" w:author="sunny" w:date="2026-03-30T08:08:58Z">
        <w:r>
          <w:rPr>
            <w:rFonts w:hint="eastAsia" w:ascii="仿宋" w:hAnsi="仿宋" w:eastAsia="仿宋" w:cs="仿宋"/>
            <w:sz w:val="24"/>
            <w:szCs w:val="24"/>
            <w:lang w:val="en-US" w:eastAsia="zh-CN"/>
          </w:rPr>
          <w:t>若</w:t>
        </w:r>
      </w:ins>
      <w:ins w:id="13" w:author="sunny" w:date="2026-03-30T08:08:59Z">
        <w:r>
          <w:rPr>
            <w:rFonts w:hint="eastAsia" w:ascii="仿宋" w:hAnsi="仿宋" w:eastAsia="仿宋" w:cs="仿宋"/>
            <w:sz w:val="24"/>
            <w:szCs w:val="24"/>
            <w:lang w:val="en-US" w:eastAsia="zh-CN"/>
          </w:rPr>
          <w:t>因</w:t>
        </w:r>
      </w:ins>
      <w:ins w:id="14" w:author="sunny" w:date="2026-03-30T08:09:04Z">
        <w:r>
          <w:rPr>
            <w:rFonts w:hint="eastAsia" w:ascii="仿宋" w:hAnsi="仿宋" w:eastAsia="仿宋" w:cs="仿宋"/>
            <w:sz w:val="24"/>
            <w:szCs w:val="24"/>
            <w:lang w:val="en-US" w:eastAsia="zh-CN"/>
          </w:rPr>
          <w:t>无心之失</w:t>
        </w:r>
      </w:ins>
      <w:ins w:id="15" w:author="sunny" w:date="2026-03-30T08:09:31Z">
        <w:r>
          <w:rPr>
            <w:rFonts w:hint="eastAsia" w:ascii="仿宋" w:hAnsi="仿宋" w:eastAsia="仿宋" w:cs="仿宋"/>
            <w:sz w:val="24"/>
            <w:szCs w:val="24"/>
            <w:lang w:val="en-US" w:eastAsia="zh-CN"/>
          </w:rPr>
          <w:t>造成</w:t>
        </w:r>
      </w:ins>
      <w:ins w:id="16" w:author="sunny" w:date="2026-03-30T08:09:04Z">
        <w:r>
          <w:rPr>
            <w:rFonts w:hint="eastAsia" w:ascii="仿宋" w:hAnsi="仿宋" w:eastAsia="仿宋" w:cs="仿宋"/>
            <w:sz w:val="24"/>
            <w:szCs w:val="24"/>
            <w:lang w:val="en-US" w:eastAsia="zh-CN"/>
          </w:rPr>
          <w:t>，</w:t>
        </w:r>
      </w:ins>
      <w:ins w:id="17" w:author="sunny" w:date="2026-03-30T08:09:08Z">
        <w:r>
          <w:rPr>
            <w:rFonts w:hint="eastAsia" w:ascii="仿宋" w:hAnsi="仿宋" w:eastAsia="仿宋" w:cs="仿宋"/>
            <w:sz w:val="24"/>
            <w:szCs w:val="24"/>
            <w:lang w:val="en-US" w:eastAsia="zh-CN"/>
          </w:rPr>
          <w:t>则</w:t>
        </w:r>
      </w:ins>
      <w:ins w:id="18" w:author="sunny" w:date="2026-03-30T08:09:15Z">
        <w:r>
          <w:rPr>
            <w:rFonts w:hint="eastAsia" w:ascii="仿宋" w:hAnsi="仿宋" w:eastAsia="仿宋" w:cs="仿宋"/>
            <w:sz w:val="24"/>
            <w:szCs w:val="24"/>
            <w:lang w:val="en-US" w:eastAsia="zh-CN"/>
          </w:rPr>
          <w:t>由</w:t>
        </w:r>
      </w:ins>
      <w:ins w:id="19" w:author="sunny" w:date="2026-03-30T08:09:19Z">
        <w:r>
          <w:rPr>
            <w:rFonts w:hint="eastAsia" w:ascii="仿宋" w:hAnsi="仿宋" w:eastAsia="仿宋" w:cs="仿宋"/>
            <w:sz w:val="24"/>
            <w:szCs w:val="24"/>
            <w:lang w:val="en-US" w:eastAsia="zh-CN"/>
          </w:rPr>
          <w:t>项目合作公司</w:t>
        </w:r>
      </w:ins>
      <w:ins w:id="20" w:author="sunny" w:date="2026-03-30T08:09:22Z">
        <w:r>
          <w:rPr>
            <w:rFonts w:hint="eastAsia" w:ascii="仿宋" w:hAnsi="仿宋" w:eastAsia="仿宋" w:cs="仿宋"/>
            <w:sz w:val="24"/>
            <w:szCs w:val="24"/>
            <w:lang w:val="en-US" w:eastAsia="zh-CN"/>
          </w:rPr>
          <w:t>承担</w:t>
        </w:r>
      </w:ins>
      <w:ins w:id="21" w:author="sunny" w:date="2026-03-30T08:09:23Z">
        <w:r>
          <w:rPr>
            <w:rFonts w:hint="eastAsia" w:ascii="仿宋" w:hAnsi="仿宋" w:eastAsia="仿宋" w:cs="仿宋"/>
            <w:sz w:val="24"/>
            <w:szCs w:val="24"/>
            <w:lang w:val="en-US" w:eastAsia="zh-CN"/>
          </w:rPr>
          <w:t>。</w:t>
        </w:r>
      </w:ins>
    </w:p>
    <w:p w14:paraId="55FEC8C8">
      <w:pPr>
        <w:keepNext w:val="0"/>
        <w:keepLines w:val="0"/>
        <w:pageBreakBefore w:val="0"/>
        <w:widowControl w:val="0"/>
        <w:kinsoku/>
        <w:wordWrap/>
        <w:overflowPunct/>
        <w:topLinePunct w:val="0"/>
        <w:autoSpaceDE/>
        <w:autoSpaceDN/>
        <w:bidi w:val="0"/>
        <w:adjustRightInd/>
        <w:snapToGrid/>
        <w:spacing w:before="120" w:line="360" w:lineRule="auto"/>
        <w:ind w:left="0"/>
        <w:jc w:val="both"/>
        <w:textAlignment w:val="auto"/>
        <w:outlineLvl w:val="1"/>
        <w:rPr>
          <w:rFonts w:hint="eastAsia" w:ascii="仿宋" w:hAnsi="仿宋" w:eastAsia="仿宋" w:cs="仿宋"/>
          <w:sz w:val="24"/>
          <w:szCs w:val="24"/>
        </w:rPr>
      </w:pPr>
      <w:bookmarkStart w:id="12" w:name="heading_12"/>
      <w:r>
        <w:rPr>
          <w:rFonts w:hint="eastAsia" w:ascii="仿宋" w:hAnsi="仿宋" w:eastAsia="仿宋" w:cs="仿宋"/>
          <w:b/>
          <w:sz w:val="24"/>
          <w:szCs w:val="24"/>
        </w:rPr>
        <w:t>第十三条 违约责任</w:t>
      </w:r>
      <w:bookmarkEnd w:id="12"/>
    </w:p>
    <w:p w14:paraId="04D9A5C5">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13.1 若任何一方</w:t>
      </w:r>
      <w:r>
        <w:rPr>
          <w:rFonts w:hint="eastAsia" w:ascii="仿宋" w:hAnsi="仿宋" w:eastAsia="仿宋" w:cs="仿宋"/>
          <w:sz w:val="24"/>
          <w:szCs w:val="24"/>
          <w:lang w:val="en-US" w:eastAsia="zh-CN"/>
        </w:rPr>
        <w:t>严重</w:t>
      </w:r>
      <w:r>
        <w:rPr>
          <w:rFonts w:hint="eastAsia" w:ascii="仿宋" w:hAnsi="仿宋" w:eastAsia="仿宋" w:cs="仿宋"/>
          <w:sz w:val="24"/>
          <w:szCs w:val="24"/>
        </w:rPr>
        <w:t>违反本协议约定，须向守约方支付违约金人民币【</w:t>
      </w:r>
      <w:r>
        <w:rPr>
          <w:rFonts w:hint="eastAsia" w:ascii="仿宋" w:hAnsi="仿宋" w:eastAsia="仿宋" w:cs="仿宋"/>
          <w:sz w:val="24"/>
          <w:szCs w:val="24"/>
          <w:shd w:val="clear" w:fill="FFF67A"/>
        </w:rPr>
        <w:t>10万元（大写：壹拾万元整）</w:t>
      </w:r>
      <w:r>
        <w:rPr>
          <w:rFonts w:hint="eastAsia" w:ascii="仿宋" w:hAnsi="仿宋" w:eastAsia="仿宋" w:cs="仿宋"/>
          <w:sz w:val="24"/>
          <w:szCs w:val="24"/>
        </w:rPr>
        <w:t>】，若违约金不足以弥补守约方损失的，违约方还应补足差额。</w:t>
      </w:r>
    </w:p>
    <w:p w14:paraId="5A01F4ED">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13.2 任一方违反本合同约定或法律规定的，应当赔偿给守约方造成的全部损失，包括但不限于直接损失及守约方为索赔支出的律师费、诉讼费、保全费、保全保险费、执行费、鉴定费、公证费、差旅费等全部费用。</w:t>
      </w:r>
    </w:p>
    <w:p w14:paraId="5A4D5A84">
      <w:pPr>
        <w:keepNext w:val="0"/>
        <w:keepLines w:val="0"/>
        <w:pageBreakBefore w:val="0"/>
        <w:widowControl w:val="0"/>
        <w:kinsoku/>
        <w:wordWrap/>
        <w:overflowPunct/>
        <w:topLinePunct w:val="0"/>
        <w:autoSpaceDE/>
        <w:autoSpaceDN/>
        <w:bidi w:val="0"/>
        <w:adjustRightInd/>
        <w:snapToGrid/>
        <w:spacing w:before="120" w:line="360" w:lineRule="auto"/>
        <w:ind w:left="0"/>
        <w:jc w:val="both"/>
        <w:textAlignment w:val="auto"/>
        <w:outlineLvl w:val="1"/>
        <w:rPr>
          <w:rFonts w:hint="eastAsia" w:ascii="仿宋" w:hAnsi="仿宋" w:eastAsia="仿宋" w:cs="仿宋"/>
          <w:sz w:val="24"/>
          <w:szCs w:val="24"/>
        </w:rPr>
      </w:pPr>
      <w:bookmarkStart w:id="13" w:name="heading_13"/>
      <w:r>
        <w:rPr>
          <w:rFonts w:hint="eastAsia" w:ascii="仿宋" w:hAnsi="仿宋" w:eastAsia="仿宋" w:cs="仿宋"/>
          <w:b/>
          <w:sz w:val="24"/>
          <w:szCs w:val="24"/>
        </w:rPr>
        <w:t>第十四条 其他约定</w:t>
      </w:r>
      <w:bookmarkEnd w:id="13"/>
    </w:p>
    <w:p w14:paraId="727C2647">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14.1 本协议附件为本协议不可分割的组成部分，与本协议具有同等法律效力。</w:t>
      </w:r>
    </w:p>
    <w:p w14:paraId="640379EB">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14.2 本协议履行过程中发生的争议，双方应首先友好协商解决；协商不成的，任何一方均有权向</w:t>
      </w:r>
      <w:r>
        <w:rPr>
          <w:rFonts w:hint="eastAsia" w:ascii="仿宋" w:hAnsi="仿宋" w:eastAsia="仿宋" w:cs="仿宋"/>
          <w:sz w:val="24"/>
          <w:szCs w:val="24"/>
          <w:lang w:eastAsia="zh-CN"/>
        </w:rPr>
        <w:t>【</w:t>
      </w:r>
      <w:r>
        <w:rPr>
          <w:rFonts w:hint="eastAsia" w:ascii="仿宋" w:hAnsi="仿宋" w:eastAsia="仿宋" w:cs="仿宋"/>
          <w:sz w:val="24"/>
          <w:szCs w:val="24"/>
          <w:highlight w:val="yellow"/>
        </w:rPr>
        <w:t>甲方所在地</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有管辖权的</w:t>
      </w:r>
      <w:r>
        <w:rPr>
          <w:rFonts w:hint="eastAsia" w:ascii="仿宋" w:hAnsi="仿宋" w:eastAsia="仿宋" w:cs="仿宋"/>
          <w:sz w:val="24"/>
          <w:szCs w:val="24"/>
        </w:rPr>
        <w:t>人民法院提起诉讼。</w:t>
      </w:r>
    </w:p>
    <w:p w14:paraId="64FF8AE1">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14.3 本协议自双方签章（甲方盖章、乙方签字并捺印）之日起生效。</w:t>
      </w:r>
    </w:p>
    <w:p w14:paraId="3968DAD3">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14.4 本协议未尽事宜，双方可另行签订补充协议，补充协议与本协议具有同等法律效力。</w:t>
      </w:r>
    </w:p>
    <w:p w14:paraId="4E991123">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14.5 本协议一式</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伍</w:t>
      </w:r>
      <w:r>
        <w:rPr>
          <w:rFonts w:hint="eastAsia" w:ascii="仿宋" w:hAnsi="仿宋" w:eastAsia="仿宋" w:cs="仿宋"/>
          <w:sz w:val="24"/>
          <w:szCs w:val="24"/>
          <w:lang w:eastAsia="zh-CN"/>
        </w:rPr>
        <w:t>】</w:t>
      </w:r>
      <w:r>
        <w:rPr>
          <w:rFonts w:hint="eastAsia" w:ascii="仿宋" w:hAnsi="仿宋" w:eastAsia="仿宋" w:cs="仿宋"/>
          <w:sz w:val="24"/>
          <w:szCs w:val="24"/>
        </w:rPr>
        <w:t>份，甲方执</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贰</w:t>
      </w:r>
      <w:r>
        <w:rPr>
          <w:rFonts w:hint="eastAsia" w:ascii="仿宋" w:hAnsi="仿宋" w:eastAsia="仿宋" w:cs="仿宋"/>
          <w:sz w:val="24"/>
          <w:szCs w:val="24"/>
          <w:lang w:eastAsia="zh-CN"/>
        </w:rPr>
        <w:t>】</w:t>
      </w:r>
      <w:r>
        <w:rPr>
          <w:rFonts w:hint="eastAsia" w:ascii="仿宋" w:hAnsi="仿宋" w:eastAsia="仿宋" w:cs="仿宋"/>
          <w:sz w:val="24"/>
          <w:szCs w:val="24"/>
        </w:rPr>
        <w:t>份，乙方三人各执</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壹</w:t>
      </w:r>
      <w:r>
        <w:rPr>
          <w:rFonts w:hint="eastAsia" w:ascii="仿宋" w:hAnsi="仿宋" w:eastAsia="仿宋" w:cs="仿宋"/>
          <w:sz w:val="24"/>
          <w:szCs w:val="24"/>
          <w:lang w:eastAsia="zh-CN"/>
        </w:rPr>
        <w:t>】</w:t>
      </w:r>
      <w:r>
        <w:rPr>
          <w:rFonts w:hint="eastAsia" w:ascii="仿宋" w:hAnsi="仿宋" w:eastAsia="仿宋" w:cs="仿宋"/>
          <w:sz w:val="24"/>
          <w:szCs w:val="24"/>
        </w:rPr>
        <w:t>份，具有同等法律效力。</w:t>
      </w:r>
    </w:p>
    <w:p w14:paraId="110A2779">
      <w:pPr>
        <w:keepNext w:val="0"/>
        <w:keepLines w:val="0"/>
        <w:pageBreakBefore w:val="0"/>
        <w:widowControl w:val="0"/>
        <w:kinsoku/>
        <w:wordWrap/>
        <w:overflowPunct/>
        <w:topLinePunct w:val="0"/>
        <w:autoSpaceDE/>
        <w:autoSpaceDN/>
        <w:bidi w:val="0"/>
        <w:adjustRightInd/>
        <w:snapToGrid/>
        <w:spacing w:before="120" w:line="360" w:lineRule="auto"/>
        <w:ind w:left="0"/>
        <w:jc w:val="both"/>
        <w:textAlignment w:val="auto"/>
        <w:rPr>
          <w:rFonts w:hint="eastAsia" w:ascii="仿宋" w:hAnsi="仿宋" w:eastAsia="仿宋" w:cs="仿宋"/>
          <w:sz w:val="24"/>
          <w:szCs w:val="24"/>
          <w:lang w:eastAsia="zh-CN"/>
        </w:rPr>
      </w:pPr>
      <w:r>
        <w:rPr>
          <w:rFonts w:hint="eastAsia" w:ascii="仿宋" w:hAnsi="仿宋" w:eastAsia="仿宋" w:cs="仿宋"/>
          <w:b/>
          <w:sz w:val="24"/>
          <w:szCs w:val="24"/>
          <w:lang w:eastAsia="zh-CN"/>
        </w:rPr>
        <w:t>【</w:t>
      </w:r>
      <w:r>
        <w:rPr>
          <w:rFonts w:hint="eastAsia" w:ascii="仿宋" w:hAnsi="仿宋" w:eastAsia="仿宋" w:cs="仿宋"/>
          <w:b/>
          <w:sz w:val="24"/>
          <w:szCs w:val="24"/>
        </w:rPr>
        <w:t>以下无正文</w:t>
      </w:r>
      <w:r>
        <w:rPr>
          <w:rFonts w:hint="eastAsia" w:ascii="仿宋" w:hAnsi="仿宋" w:eastAsia="仿宋" w:cs="仿宋"/>
          <w:b/>
          <w:sz w:val="24"/>
          <w:szCs w:val="24"/>
          <w:lang w:eastAsia="zh-CN"/>
        </w:rPr>
        <w:t>】</w:t>
      </w:r>
    </w:p>
    <w:p w14:paraId="154884A1">
      <w:pPr>
        <w:keepNext w:val="0"/>
        <w:keepLines w:val="0"/>
        <w:pageBreakBefore w:val="0"/>
        <w:widowControl w:val="0"/>
        <w:kinsoku/>
        <w:wordWrap/>
        <w:overflowPunct/>
        <w:topLinePunct w:val="0"/>
        <w:autoSpaceDE/>
        <w:autoSpaceDN/>
        <w:bidi w:val="0"/>
        <w:adjustRightInd/>
        <w:snapToGrid/>
        <w:spacing w:before="120" w:line="360" w:lineRule="auto"/>
        <w:ind w:left="0"/>
        <w:jc w:val="both"/>
        <w:textAlignment w:val="auto"/>
        <w:rPr>
          <w:rFonts w:hint="eastAsia" w:ascii="仿宋" w:hAnsi="仿宋" w:eastAsia="仿宋" w:cs="仿宋"/>
          <w:b/>
          <w:sz w:val="24"/>
          <w:szCs w:val="24"/>
          <w:lang w:eastAsia="zh-CN"/>
        </w:rPr>
      </w:pPr>
      <w:r>
        <w:rPr>
          <w:rFonts w:hint="eastAsia" w:ascii="仿宋" w:hAnsi="仿宋" w:eastAsia="仿宋" w:cs="仿宋"/>
          <w:b/>
          <w:sz w:val="24"/>
          <w:szCs w:val="24"/>
        </w:rPr>
        <w:br w:type="page"/>
      </w:r>
      <w:r>
        <w:rPr>
          <w:rFonts w:hint="eastAsia" w:ascii="仿宋" w:hAnsi="仿宋" w:eastAsia="仿宋" w:cs="仿宋"/>
          <w:b/>
          <w:sz w:val="24"/>
          <w:szCs w:val="24"/>
          <w:lang w:eastAsia="zh-CN"/>
        </w:rPr>
        <w:t>【</w:t>
      </w:r>
      <w:r>
        <w:rPr>
          <w:rFonts w:hint="eastAsia" w:ascii="仿宋" w:hAnsi="仿宋" w:eastAsia="仿宋" w:cs="仿宋"/>
          <w:b/>
          <w:sz w:val="24"/>
          <w:szCs w:val="24"/>
          <w:lang w:val="en-US" w:eastAsia="zh-CN"/>
        </w:rPr>
        <w:t>以下无正文，为项目合作协议签署页</w:t>
      </w:r>
      <w:r>
        <w:rPr>
          <w:rFonts w:hint="eastAsia" w:ascii="仿宋" w:hAnsi="仿宋" w:eastAsia="仿宋" w:cs="仿宋"/>
          <w:b/>
          <w:sz w:val="24"/>
          <w:szCs w:val="24"/>
          <w:lang w:eastAsia="zh-CN"/>
        </w:rPr>
        <w:t>】</w:t>
      </w:r>
    </w:p>
    <w:p w14:paraId="7D191C6E">
      <w:pPr>
        <w:keepNext w:val="0"/>
        <w:keepLines w:val="0"/>
        <w:pageBreakBefore w:val="0"/>
        <w:widowControl w:val="0"/>
        <w:kinsoku/>
        <w:wordWrap/>
        <w:overflowPunct/>
        <w:topLinePunct w:val="0"/>
        <w:autoSpaceDE/>
        <w:autoSpaceDN/>
        <w:bidi w:val="0"/>
        <w:adjustRightInd/>
        <w:snapToGrid/>
        <w:spacing w:before="120" w:line="360" w:lineRule="auto"/>
        <w:ind w:left="0"/>
        <w:jc w:val="both"/>
        <w:textAlignment w:val="auto"/>
        <w:rPr>
          <w:rFonts w:hint="default" w:ascii="仿宋" w:hAnsi="仿宋" w:eastAsia="仿宋" w:cs="仿宋"/>
          <w:sz w:val="24"/>
          <w:szCs w:val="24"/>
          <w:lang w:val="en-US" w:eastAsia="zh-CN"/>
        </w:rPr>
      </w:pPr>
      <w:r>
        <w:rPr>
          <w:rFonts w:hint="eastAsia" w:ascii="仿宋" w:hAnsi="仿宋" w:eastAsia="仿宋" w:cs="仿宋"/>
          <w:b/>
          <w:sz w:val="24"/>
          <w:szCs w:val="24"/>
        </w:rPr>
        <w:t>甲方（盖章）：</w:t>
      </w:r>
      <w:r>
        <w:rPr>
          <w:rFonts w:hint="eastAsia" w:ascii="仿宋" w:hAnsi="仿宋" w:eastAsia="仿宋" w:cs="仿宋"/>
          <w:b/>
          <w:sz w:val="24"/>
          <w:szCs w:val="24"/>
          <w:u w:val="single"/>
          <w:rPrChange w:id="22" w:author="sunny" w:date="2026-03-30T08:10:52Z">
            <w:rPr>
              <w:rFonts w:hint="eastAsia" w:ascii="仿宋" w:hAnsi="仿宋" w:eastAsia="仿宋" w:cs="仿宋"/>
              <w:b/>
              <w:sz w:val="24"/>
              <w:szCs w:val="24"/>
            </w:rPr>
          </w:rPrChange>
        </w:rPr>
        <w:t>高维信息技术（深圳）有限公司</w:t>
      </w:r>
      <w:ins w:id="23" w:author="sunny" w:date="2026-03-30T08:11:01Z">
        <w:r>
          <w:rPr>
            <w:rFonts w:hint="eastAsia" w:ascii="仿宋" w:hAnsi="仿宋" w:eastAsia="仿宋" w:cs="仿宋"/>
            <w:b/>
            <w:sz w:val="24"/>
            <w:szCs w:val="24"/>
            <w:u w:val="single"/>
            <w:lang w:val="en-US" w:eastAsia="zh-CN"/>
          </w:rPr>
          <w:t>高维</w:t>
        </w:r>
      </w:ins>
      <w:ins w:id="24" w:author="sunny" w:date="2026-03-30T08:11:02Z">
        <w:r>
          <w:rPr>
            <w:rFonts w:hint="eastAsia" w:ascii="仿宋" w:hAnsi="仿宋" w:eastAsia="仿宋" w:cs="仿宋"/>
            <w:b/>
            <w:sz w:val="24"/>
            <w:szCs w:val="24"/>
            <w:u w:val="single"/>
            <w:lang w:val="en-US" w:eastAsia="zh-CN"/>
          </w:rPr>
          <w:t>投资？</w:t>
        </w:r>
      </w:ins>
      <w:bookmarkStart w:id="16" w:name="_GoBack"/>
      <w:bookmarkEnd w:id="16"/>
    </w:p>
    <w:p w14:paraId="36B24C50">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法定代表人/授权代表人（签字）：</w:t>
      </w:r>
    </w:p>
    <w:p w14:paraId="07271DA2">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lang w:val="en-US" w:eastAsia="zh-CN"/>
        </w:rPr>
        <w:t>签署</w:t>
      </w:r>
      <w:r>
        <w:rPr>
          <w:rFonts w:hint="eastAsia" w:ascii="仿宋" w:hAnsi="仿宋" w:eastAsia="仿宋" w:cs="仿宋"/>
          <w:sz w:val="24"/>
          <w:szCs w:val="24"/>
        </w:rPr>
        <w:t>日期：</w:t>
      </w:r>
    </w:p>
    <w:p w14:paraId="3D1A5ED4">
      <w:pPr>
        <w:keepNext w:val="0"/>
        <w:keepLines w:val="0"/>
        <w:pageBreakBefore w:val="0"/>
        <w:widowControl w:val="0"/>
        <w:kinsoku/>
        <w:wordWrap/>
        <w:overflowPunct/>
        <w:topLinePunct w:val="0"/>
        <w:autoSpaceDE/>
        <w:autoSpaceDN/>
        <w:bidi w:val="0"/>
        <w:adjustRightInd/>
        <w:snapToGrid/>
        <w:spacing w:before="120" w:line="360" w:lineRule="auto"/>
        <w:ind w:left="0"/>
        <w:jc w:val="both"/>
        <w:textAlignment w:val="auto"/>
        <w:rPr>
          <w:rFonts w:hint="eastAsia" w:ascii="仿宋" w:hAnsi="仿宋" w:eastAsia="仿宋" w:cs="仿宋"/>
          <w:sz w:val="24"/>
          <w:szCs w:val="24"/>
        </w:rPr>
      </w:pPr>
      <w:r>
        <w:rPr>
          <w:rFonts w:hint="eastAsia" w:ascii="仿宋" w:hAnsi="仿宋" w:eastAsia="仿宋" w:cs="仿宋"/>
          <w:b/>
          <w:sz w:val="24"/>
          <w:szCs w:val="24"/>
        </w:rPr>
        <w:t>乙方（签字并捺印）：</w:t>
      </w:r>
    </w:p>
    <w:p w14:paraId="70E7EC7C">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b/>
          <w:bCs/>
          <w:sz w:val="24"/>
          <w:szCs w:val="24"/>
        </w:rPr>
      </w:pPr>
      <w:r>
        <w:rPr>
          <w:rFonts w:hint="eastAsia" w:ascii="仿宋" w:hAnsi="仿宋" w:eastAsia="仿宋" w:cs="仿宋"/>
          <w:b/>
          <w:bCs/>
          <w:sz w:val="24"/>
          <w:szCs w:val="24"/>
        </w:rPr>
        <w:t>罗鑫：</w:t>
      </w:r>
    </w:p>
    <w:p w14:paraId="49CA8315">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lang w:val="en-US" w:eastAsia="zh-CN"/>
        </w:rPr>
        <w:t>签署</w:t>
      </w:r>
      <w:r>
        <w:rPr>
          <w:rFonts w:hint="eastAsia" w:ascii="仿宋" w:hAnsi="仿宋" w:eastAsia="仿宋" w:cs="仿宋"/>
          <w:sz w:val="24"/>
          <w:szCs w:val="24"/>
        </w:rPr>
        <w:t>日期：</w:t>
      </w:r>
    </w:p>
    <w:p w14:paraId="7FE9756A">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b/>
          <w:bCs/>
          <w:sz w:val="24"/>
          <w:szCs w:val="24"/>
        </w:rPr>
      </w:pPr>
      <w:r>
        <w:rPr>
          <w:rFonts w:hint="eastAsia" w:ascii="仿宋" w:hAnsi="仿宋" w:eastAsia="仿宋" w:cs="仿宋"/>
          <w:b/>
          <w:bCs/>
          <w:sz w:val="24"/>
          <w:szCs w:val="24"/>
        </w:rPr>
        <w:t>张颖：</w:t>
      </w:r>
    </w:p>
    <w:p w14:paraId="2D60EE63">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lang w:val="en-US" w:eastAsia="zh-CN"/>
        </w:rPr>
        <w:t>签署</w:t>
      </w:r>
      <w:r>
        <w:rPr>
          <w:rFonts w:hint="eastAsia" w:ascii="仿宋" w:hAnsi="仿宋" w:eastAsia="仿宋" w:cs="仿宋"/>
          <w:sz w:val="24"/>
          <w:szCs w:val="24"/>
        </w:rPr>
        <w:t>日期：</w:t>
      </w:r>
    </w:p>
    <w:p w14:paraId="5DC21656">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b/>
          <w:bCs/>
          <w:sz w:val="24"/>
          <w:szCs w:val="24"/>
        </w:rPr>
      </w:pPr>
      <w:r>
        <w:rPr>
          <w:rFonts w:hint="eastAsia" w:ascii="仿宋" w:hAnsi="仿宋" w:eastAsia="仿宋" w:cs="仿宋"/>
          <w:b/>
          <w:bCs/>
          <w:sz w:val="24"/>
          <w:szCs w:val="24"/>
        </w:rPr>
        <w:t>王天时：</w:t>
      </w:r>
    </w:p>
    <w:p w14:paraId="5397355F">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lang w:val="en-US" w:eastAsia="zh-CN"/>
        </w:rPr>
        <w:t>签署</w:t>
      </w:r>
      <w:r>
        <w:rPr>
          <w:rFonts w:hint="eastAsia" w:ascii="仿宋" w:hAnsi="仿宋" w:eastAsia="仿宋" w:cs="仿宋"/>
          <w:sz w:val="24"/>
          <w:szCs w:val="24"/>
        </w:rPr>
        <w:t>日期：</w:t>
      </w:r>
    </w:p>
    <w:p w14:paraId="32E3C602">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1"/>
        <w:rPr>
          <w:rFonts w:hint="eastAsia" w:ascii="仿宋" w:hAnsi="仿宋" w:eastAsia="仿宋" w:cs="仿宋"/>
          <w:sz w:val="24"/>
          <w:szCs w:val="24"/>
        </w:rPr>
      </w:pPr>
      <w:bookmarkStart w:id="14" w:name="heading_14"/>
      <w:r>
        <w:rPr>
          <w:rFonts w:hint="eastAsia" w:ascii="仿宋" w:hAnsi="仿宋" w:eastAsia="仿宋" w:cs="仿宋"/>
          <w:b/>
          <w:sz w:val="24"/>
          <w:szCs w:val="24"/>
        </w:rPr>
        <w:br w:type="page"/>
      </w:r>
      <w:r>
        <w:rPr>
          <w:rFonts w:hint="eastAsia" w:ascii="仿宋" w:hAnsi="仿宋" w:eastAsia="仿宋" w:cs="仿宋"/>
          <w:b/>
          <w:sz w:val="32"/>
          <w:szCs w:val="32"/>
        </w:rPr>
        <w:t>附件一：印章使用审批流程</w:t>
      </w:r>
      <w:bookmarkEnd w:id="14"/>
    </w:p>
    <w:p w14:paraId="31F817A9">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1.用印申请人提交《用印申请单》，注明用印事项、用印份数、用印文件名称等信息，并附上相关用印文件。</w:t>
      </w:r>
    </w:p>
    <w:p w14:paraId="5E791596">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2.乙方指定的印章管理人对申请材料进行初审，确认材料齐全、用印事项合法合规。</w:t>
      </w:r>
    </w:p>
    <w:p w14:paraId="26075435">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3.若用印事项涉及技术相关内容，须经乙方三人共同签字确认；若涉及财务、经营重大事项（如大额合同、资金支出等），须经甲方书面确认。</w:t>
      </w:r>
    </w:p>
    <w:p w14:paraId="1A9CE1F7">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4.审批通过后，印章管理人方可为申请人用印，并在印章使用台账上详细记录相关信息。</w:t>
      </w:r>
    </w:p>
    <w:p w14:paraId="72BE89D8">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5.用印完毕后，申请人须在《用印申请单》上签字确认，印章管理人将《用印申请单》及用印文件复印件归档留存。</w:t>
      </w:r>
    </w:p>
    <w:p w14:paraId="1A80DCA2">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1"/>
        <w:rPr>
          <w:rFonts w:hint="eastAsia" w:ascii="仿宋" w:hAnsi="仿宋" w:eastAsia="仿宋" w:cs="仿宋"/>
          <w:sz w:val="24"/>
          <w:szCs w:val="24"/>
        </w:rPr>
      </w:pPr>
      <w:bookmarkStart w:id="15" w:name="heading_15"/>
      <w:r>
        <w:rPr>
          <w:rFonts w:hint="eastAsia" w:ascii="仿宋" w:hAnsi="仿宋" w:eastAsia="仿宋" w:cs="仿宋"/>
          <w:b/>
          <w:sz w:val="24"/>
          <w:szCs w:val="24"/>
        </w:rPr>
        <w:br w:type="page"/>
      </w:r>
      <w:r>
        <w:rPr>
          <w:rFonts w:hint="eastAsia" w:ascii="仿宋" w:hAnsi="仿宋" w:eastAsia="仿宋" w:cs="仿宋"/>
          <w:b/>
          <w:sz w:val="32"/>
          <w:szCs w:val="32"/>
        </w:rPr>
        <w:t>附件二：印章管理人确认书</w:t>
      </w:r>
      <w:bookmarkEnd w:id="15"/>
    </w:p>
    <w:p w14:paraId="6BE950FD">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经甲乙双方协商一致，确认由乙方</w:t>
      </w:r>
      <w:r>
        <w:rPr>
          <w:rFonts w:hint="eastAsia" w:ascii="仿宋" w:hAnsi="仿宋" w:eastAsia="仿宋" w:cs="仿宋"/>
          <w:sz w:val="24"/>
          <w:szCs w:val="24"/>
          <w:highlight w:val="yellow"/>
        </w:rPr>
        <w:t>__________（姓名）</w:t>
      </w:r>
      <w:r>
        <w:rPr>
          <w:rFonts w:hint="eastAsia" w:ascii="仿宋" w:hAnsi="仿宋" w:eastAsia="仿宋" w:cs="仿宋"/>
          <w:sz w:val="24"/>
          <w:szCs w:val="24"/>
        </w:rPr>
        <w:t>担任【</w:t>
      </w:r>
      <w:r>
        <w:rPr>
          <w:rFonts w:hint="eastAsia" w:ascii="仿宋" w:hAnsi="仿宋" w:eastAsia="仿宋" w:cs="仿宋"/>
          <w:sz w:val="24"/>
          <w:szCs w:val="24"/>
          <w:shd w:val="clear" w:fill="FFF67A"/>
        </w:rPr>
        <w:t>高维成都A公司</w:t>
      </w:r>
      <w:r>
        <w:rPr>
          <w:rFonts w:hint="eastAsia" w:ascii="仿宋" w:hAnsi="仿宋" w:eastAsia="仿宋" w:cs="仿宋"/>
          <w:sz w:val="24"/>
          <w:szCs w:val="24"/>
        </w:rPr>
        <w:t>】印章管理人，具体职责如下：</w:t>
      </w:r>
    </w:p>
    <w:p w14:paraId="06BF8AFE">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1.负责公司所有印章（公章、财务章、合同章等）的日常保管、存放，确保印章安全，不得擅自将印章交由他人保管或使用。</w:t>
      </w:r>
    </w:p>
    <w:p w14:paraId="6FC1158F">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2.严格按照本协议附件《印章使用审批流程》办理用印手续，未经审批不得擅自用印，不得在空白文件、空白合同上用印。</w:t>
      </w:r>
    </w:p>
    <w:p w14:paraId="7412B02F">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3.建立健全印章使用台账，详细记录用印时间、用印事项、审批人、用印人、用印份数等信息，每月向甲乙双方提交印章使用情况报告。</w:t>
      </w:r>
    </w:p>
    <w:p w14:paraId="66501EC4">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4.若因印章保管不善、违规用印导致甲方或公司遭受损失，承担全部赔偿责任。</w:t>
      </w:r>
    </w:p>
    <w:p w14:paraId="3014338C">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lang w:val="en-US" w:eastAsia="zh-CN"/>
        </w:rPr>
        <w:t>5.</w:t>
      </w:r>
      <w:r>
        <w:rPr>
          <w:rFonts w:hint="eastAsia" w:ascii="仿宋" w:hAnsi="仿宋" w:eastAsia="仿宋" w:cs="仿宋"/>
          <w:sz w:val="24"/>
          <w:szCs w:val="24"/>
        </w:rPr>
        <w:t>本确认书有效期至印章管理人变更并办理交接手续之日止。</w:t>
      </w:r>
    </w:p>
    <w:p w14:paraId="18756D01">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b/>
          <w:sz w:val="24"/>
          <w:szCs w:val="24"/>
        </w:rPr>
        <w:t>甲方（盖章）：高维信息技术（深圳）有限公司</w:t>
      </w:r>
    </w:p>
    <w:p w14:paraId="3DBEFE99">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日期：</w:t>
      </w:r>
    </w:p>
    <w:p w14:paraId="109BEFE7">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b/>
          <w:sz w:val="24"/>
          <w:szCs w:val="24"/>
        </w:rPr>
        <w:t>乙方（签字并捺印）：</w:t>
      </w:r>
    </w:p>
    <w:p w14:paraId="23FABAD4">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罗鑫：</w:t>
      </w:r>
    </w:p>
    <w:p w14:paraId="1178CC3E">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lang w:val="en-US" w:eastAsia="zh-CN"/>
        </w:rPr>
        <w:t>签署</w:t>
      </w:r>
      <w:r>
        <w:rPr>
          <w:rFonts w:hint="eastAsia" w:ascii="仿宋" w:hAnsi="仿宋" w:eastAsia="仿宋" w:cs="仿宋"/>
          <w:sz w:val="24"/>
          <w:szCs w:val="24"/>
        </w:rPr>
        <w:t>日期：</w:t>
      </w:r>
    </w:p>
    <w:p w14:paraId="7BCB5795">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张颖：</w:t>
      </w:r>
    </w:p>
    <w:p w14:paraId="0AF01BAA">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lang w:val="en-US" w:eastAsia="zh-CN"/>
        </w:rPr>
        <w:t>签署</w:t>
      </w:r>
      <w:r>
        <w:rPr>
          <w:rFonts w:hint="eastAsia" w:ascii="仿宋" w:hAnsi="仿宋" w:eastAsia="仿宋" w:cs="仿宋"/>
          <w:sz w:val="24"/>
          <w:szCs w:val="24"/>
        </w:rPr>
        <w:t>日期：</w:t>
      </w:r>
    </w:p>
    <w:p w14:paraId="212D8764">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rPr>
        <w:t>王天时：</w:t>
      </w:r>
    </w:p>
    <w:p w14:paraId="63B0B848">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lang w:val="en-US" w:eastAsia="zh-CN"/>
        </w:rPr>
        <w:t>签署</w:t>
      </w:r>
      <w:r>
        <w:rPr>
          <w:rFonts w:hint="eastAsia" w:ascii="仿宋" w:hAnsi="仿宋" w:eastAsia="仿宋" w:cs="仿宋"/>
          <w:sz w:val="24"/>
          <w:szCs w:val="24"/>
        </w:rPr>
        <w:t>日期：</w:t>
      </w:r>
    </w:p>
    <w:p w14:paraId="1E4AD8B2">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b/>
          <w:sz w:val="24"/>
          <w:szCs w:val="24"/>
        </w:rPr>
        <w:t>印章管理人（签字并捺印）：</w:t>
      </w:r>
    </w:p>
    <w:p w14:paraId="1FEA65DF">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仿宋" w:hAnsi="仿宋" w:eastAsia="仿宋" w:cs="仿宋"/>
          <w:sz w:val="24"/>
          <w:szCs w:val="24"/>
        </w:rPr>
      </w:pPr>
      <w:r>
        <w:rPr>
          <w:rFonts w:hint="eastAsia" w:ascii="仿宋" w:hAnsi="仿宋" w:eastAsia="仿宋" w:cs="仿宋"/>
          <w:sz w:val="24"/>
          <w:szCs w:val="24"/>
          <w:lang w:val="en-US" w:eastAsia="zh-CN"/>
        </w:rPr>
        <w:t>签署</w:t>
      </w:r>
      <w:r>
        <w:rPr>
          <w:rFonts w:hint="eastAsia" w:ascii="仿宋" w:hAnsi="仿宋" w:eastAsia="仿宋" w:cs="仿宋"/>
          <w:sz w:val="24"/>
          <w:szCs w:val="24"/>
        </w:rPr>
        <w:t>日期：</w:t>
      </w:r>
    </w:p>
    <w:sectPr>
      <w:headerReference r:id="rId5" w:type="default"/>
      <w:footerReference r:id="rId6" w:type="default"/>
      <w:pgSz w:w="11905" w:h="16840"/>
      <w:pgMar w:top="1240" w:right="1800" w:bottom="1440" w:left="1800" w:header="720" w:footer="720" w:gutter="0"/>
      <w:pgNumType w:fmt="decimal"/>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洪雅莉" w:date="2026-03-26T15:27:37Z" w:initials="hong">
    <w:p w14:paraId="3131BBA2">
      <w:pPr>
        <w:pStyle w:val="2"/>
        <w:rPr>
          <w:rFonts w:hint="default" w:eastAsia="宋体"/>
          <w:lang w:val="en-US" w:eastAsia="zh-CN"/>
        </w:rPr>
      </w:pPr>
      <w:r>
        <w:rPr>
          <w:rFonts w:hint="eastAsia"/>
          <w:lang w:val="en-US" w:eastAsia="zh-CN"/>
        </w:rPr>
        <w:t>风险提示：本合同标黄之处均属于需要重点确认以及调整的地方。</w:t>
      </w:r>
    </w:p>
  </w:comment>
  <w:comment w:id="1" w:author="sunny" w:date="2026-03-30T07:58:03Z" w:initials="">
    <w:p w14:paraId="775B47A4">
      <w:pPr>
        <w:pStyle w:val="2"/>
        <w:rPr>
          <w:rFonts w:hint="eastAsia" w:eastAsiaTheme="minorEastAsia"/>
          <w:lang w:val="en-US" w:eastAsia="zh-CN"/>
        </w:rPr>
      </w:pPr>
      <w:r>
        <w:rPr>
          <w:rFonts w:hint="eastAsia"/>
          <w:lang w:val="en-US" w:eastAsia="zh-CN"/>
        </w:rPr>
        <w:t>自行记录？或</w:t>
      </w:r>
      <w:r>
        <w:rPr>
          <w:rFonts w:hint="default"/>
          <w:lang w:val="en-US"/>
        </w:rPr>
        <w:t>ERP</w:t>
      </w:r>
      <w:r>
        <w:rPr>
          <w:rFonts w:hint="eastAsia"/>
          <w:lang w:val="en-US" w:eastAsia="zh-CN"/>
        </w:rPr>
        <w:t>系统</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131BBA2" w15:done="0"/>
  <w15:commentEx w15:paraId="775B47A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仿宋">
    <w:altName w:val="方正仿宋_GBK"/>
    <w:panose1 w:val="02010609060101010101"/>
    <w:charset w:val="86"/>
    <w:family w:val="auto"/>
    <w:pitch w:val="default"/>
    <w:sig w:usb0="00000000" w:usb1="00000000" w:usb2="00000016" w:usb3="00000000" w:csb0="00040001" w:csb1="00000000"/>
  </w:font>
  <w:font w:name="方正仿宋_GBK">
    <w:panose1 w:val="02000000000000000000"/>
    <w:charset w:val="86"/>
    <w:family w:val="auto"/>
    <w:pitch w:val="default"/>
    <w:sig w:usb0="A00002BF" w:usb1="38CF7CFA" w:usb2="00082016" w:usb3="00000000" w:csb0="00040001"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AF6D3B">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11683978">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8</w:t>
                          </w:r>
                          <w:r>
                            <w:fldChar w:fldCharType="end"/>
                          </w:r>
                          <w:r>
                            <w:t xml:space="preserve"> 页</w:t>
                          </w:r>
                        </w:p>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M6pebnPAAAABQEAAA8A&#10;AAAAAAAAAQAgAAAAIgAAAGRycy9kb3ducmV2LnhtbFBLAQIUABQAAAAIAIdO4kCziH4F5wEAAMcD&#10;AAAOAAAAAAAAAAEAIAAAAB4BAABkcnMvZTJvRG9jLnhtbFBLBQYAAAAABgAGAFkBAAB3BQAAAAA=&#10;">
              <v:fill on="f" focussize="0,0"/>
              <v:stroke on="f"/>
              <v:imagedata o:title=""/>
              <o:lock v:ext="edit" aspectratio="f"/>
              <v:textbox inset="0mm,0mm,0mm,0mm" style="mso-fit-shape-to-text:t;">
                <w:txbxContent>
                  <w:p w14:paraId="11683978">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8</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D076E"/>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洪雅莉">
    <w15:presenceInfo w15:providerId="None" w15:userId="洪雅莉"/>
  </w15:person>
  <w15:person w15:author="sunny">
    <w15:presenceInfo w15:providerId="WPS Office" w15:userId="22854223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trackRevisions w:val="1"/>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C97236A"/>
    <w:rsid w:val="1E1651BF"/>
    <w:rsid w:val="330E6EEC"/>
    <w:rsid w:val="7ACF6393"/>
    <w:rsid w:val="FEB7ADF9"/>
    <w:rsid w:val="FFBB21B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11</Pages>
  <Words>516</Words>
  <Characters>531</Characters>
  <TotalTime>100</TotalTime>
  <ScaleCrop>false</ScaleCrop>
  <LinksUpToDate>false</LinksUpToDate>
  <CharactersWithSpaces>607</CharactersWithSpaces>
  <Application>WPS Office_12.1.24031.24031_F1E327BC-269C-435d-A152-05C5408002CA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2026-03-27T07:09:00Z</dcterms:created>
  <dc:creator>Apache POI</dc:creator>
  <cp:lastModifiedBy>sunny</cp:lastModifiedBy>
  <dcterms:modified xsi:type="dcterms:W3CDTF">2026-03-30T08:12:21Z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eyJoZGlkIjoiMzEwNTM5NzYwMDRjMzkwZTVkZjY2ODkwMGIxNGU0OTUiLCJ1c2VySWQiOiI0MDQ4NjQ1ODIifQ==</vt:lpwstr>
  </property>
  <property fmtid="{D5CDD505-2E9C-101B-9397-08002B2CF9AE}" pid="3" name="KSOProductBuildVer">
    <vt:lpwstr>2052-12.1.24031.24031</vt:lpwstr>
  </property>
  <property fmtid="{D5CDD505-2E9C-101B-9397-08002B2CF9AE}" pid="4" name="ICV">
    <vt:lpwstr>BDD2CB352BA18695E5BFC969A4979825_43</vt:lpwstr>
  </property>
</Properties>
</file>